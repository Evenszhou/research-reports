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91CEF" w14:textId="77777777" w:rsidR="00FC3E90" w:rsidRDefault="00FC3E90">
      <w:pPr>
        <w:ind w:firstLine="560"/>
        <w:rPr>
          <w:rFonts w:ascii="楷体" w:hAnsi="楷体" w:hint="eastAsia"/>
        </w:rPr>
      </w:pPr>
      <w:bookmarkStart w:id="0" w:name="_Hlk213851459"/>
      <w:bookmarkEnd w:id="0"/>
    </w:p>
    <w:p w14:paraId="6ED7A6B5" w14:textId="77777777" w:rsidR="00FC3E90" w:rsidRDefault="00FC3E90">
      <w:pPr>
        <w:ind w:firstLine="560"/>
        <w:jc w:val="center"/>
        <w:rPr>
          <w:rFonts w:ascii="楷体" w:hAnsi="楷体" w:hint="eastAsia"/>
        </w:rPr>
      </w:pPr>
    </w:p>
    <w:p w14:paraId="62235C32" w14:textId="77777777" w:rsidR="00FC3E90" w:rsidRDefault="00FC3E90">
      <w:pPr>
        <w:ind w:firstLine="560"/>
        <w:jc w:val="center"/>
        <w:rPr>
          <w:rFonts w:ascii="楷体" w:hAnsi="楷体" w:hint="eastAsia"/>
        </w:rPr>
      </w:pPr>
    </w:p>
    <w:p w14:paraId="0194E07B" w14:textId="77777777" w:rsidR="00FC3E90" w:rsidRDefault="00000000">
      <w:pPr>
        <w:ind w:firstLine="560"/>
        <w:jc w:val="center"/>
        <w:rPr>
          <w:rFonts w:ascii="楷体" w:eastAsia="楷体" w:hAnsi="楷体" w:hint="eastAsia"/>
        </w:rPr>
      </w:pPr>
      <w:r>
        <w:rPr>
          <w:rFonts w:ascii="楷体" w:eastAsia="楷体" w:hAnsi="楷体" w:hint="eastAsia"/>
          <w:noProof/>
        </w:rPr>
        <w:drawing>
          <wp:inline distT="0" distB="0" distL="0" distR="0" wp14:anchorId="732C7E0C" wp14:editId="0CEC7FD5">
            <wp:extent cx="2839720" cy="723265"/>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900409" cy="739162"/>
                    </a:xfrm>
                    <a:prstGeom prst="rect">
                      <a:avLst/>
                    </a:prstGeom>
                  </pic:spPr>
                </pic:pic>
              </a:graphicData>
            </a:graphic>
          </wp:inline>
        </w:drawing>
      </w:r>
    </w:p>
    <w:p w14:paraId="47747AE4" w14:textId="77777777" w:rsidR="00FC3E90" w:rsidRDefault="00000000">
      <w:pPr>
        <w:ind w:firstLine="883"/>
        <w:jc w:val="center"/>
        <w:rPr>
          <w:rFonts w:ascii="楷体" w:eastAsia="楷体" w:hAnsi="楷体" w:hint="eastAsia"/>
          <w:b/>
          <w:sz w:val="44"/>
          <w:szCs w:val="44"/>
        </w:rPr>
      </w:pPr>
      <w:r>
        <w:rPr>
          <w:rFonts w:ascii="楷体" w:eastAsia="楷体" w:hAnsi="楷体" w:hint="eastAsia"/>
          <w:b/>
          <w:sz w:val="44"/>
          <w:szCs w:val="44"/>
        </w:rPr>
        <w:t>ss</w:t>
      </w:r>
    </w:p>
    <w:p w14:paraId="5A9B5D1C" w14:textId="77777777" w:rsidR="00FC3E90" w:rsidRDefault="00000000">
      <w:pPr>
        <w:widowControl/>
        <w:spacing w:line="360" w:lineRule="auto"/>
        <w:ind w:firstLine="885"/>
        <w:jc w:val="center"/>
        <w:rPr>
          <w:rFonts w:ascii="楷体" w:eastAsia="楷体" w:hAnsi="楷体" w:cs="Times New Roman" w:hint="eastAsia"/>
          <w:b/>
          <w:bCs/>
          <w:kern w:val="0"/>
          <w:sz w:val="44"/>
          <w:szCs w:val="44"/>
        </w:rPr>
      </w:pPr>
      <w:r>
        <w:rPr>
          <w:rFonts w:ascii="楷体" w:eastAsia="楷体" w:hAnsi="楷体" w:cs="Times New Roman"/>
          <w:b/>
          <w:bCs/>
          <w:kern w:val="0"/>
          <w:sz w:val="44"/>
          <w:szCs w:val="44"/>
        </w:rPr>
        <w:t>川江投资有限公司参与</w:t>
      </w:r>
    </w:p>
    <w:p w14:paraId="154FF023" w14:textId="77777777" w:rsidR="00FC3E90" w:rsidRDefault="00000000">
      <w:pPr>
        <w:widowControl/>
        <w:spacing w:line="360" w:lineRule="auto"/>
        <w:ind w:firstLine="885"/>
        <w:jc w:val="center"/>
        <w:rPr>
          <w:rFonts w:ascii="楷体" w:eastAsia="楷体" w:hAnsi="楷体" w:cs="Times New Roman" w:hint="eastAsia"/>
          <w:b/>
          <w:bCs/>
          <w:kern w:val="0"/>
          <w:sz w:val="44"/>
          <w:szCs w:val="44"/>
        </w:rPr>
      </w:pPr>
      <w:r>
        <w:rPr>
          <w:rFonts w:ascii="楷体" w:eastAsia="楷体" w:hAnsi="楷体" w:cs="Times New Roman" w:hint="eastAsia"/>
          <w:b/>
          <w:bCs/>
          <w:kern w:val="0"/>
          <w:sz w:val="44"/>
          <w:szCs w:val="44"/>
        </w:rPr>
        <w:t>通信ETF华夏（515050.SH）、通信ETF国泰（515880.SH）</w:t>
      </w:r>
    </w:p>
    <w:p w14:paraId="36BC36F2" w14:textId="77777777" w:rsidR="00FC3E90" w:rsidRDefault="00000000">
      <w:pPr>
        <w:widowControl/>
        <w:spacing w:line="360" w:lineRule="auto"/>
        <w:ind w:firstLine="885"/>
        <w:jc w:val="center"/>
        <w:rPr>
          <w:rFonts w:ascii="楷体" w:eastAsia="楷体" w:hAnsi="楷体" w:cs="Times New Roman" w:hint="eastAsia"/>
          <w:b/>
          <w:bCs/>
          <w:kern w:val="0"/>
          <w:sz w:val="44"/>
          <w:szCs w:val="44"/>
        </w:rPr>
      </w:pPr>
      <w:r>
        <w:rPr>
          <w:rFonts w:ascii="楷体" w:eastAsia="楷体" w:hAnsi="楷体" w:cs="Times New Roman" w:hint="eastAsia"/>
          <w:b/>
          <w:bCs/>
          <w:kern w:val="0"/>
          <w:sz w:val="44"/>
          <w:szCs w:val="44"/>
        </w:rPr>
        <w:t>二级市场</w:t>
      </w:r>
    </w:p>
    <w:p w14:paraId="6D94BFA6" w14:textId="77777777" w:rsidR="00FC3E90" w:rsidRDefault="00000000">
      <w:pPr>
        <w:widowControl/>
        <w:spacing w:line="360" w:lineRule="auto"/>
        <w:ind w:firstLine="885"/>
        <w:jc w:val="center"/>
        <w:rPr>
          <w:ins w:id="1" w:author="Shiqing Tang" w:date="2026-06-01T14:10:00Z"/>
          <w:rFonts w:ascii="楷体" w:eastAsia="楷体" w:hAnsi="楷体" w:cs="Times New Roman" w:hint="eastAsia"/>
          <w:b/>
          <w:bCs/>
          <w:kern w:val="0"/>
          <w:sz w:val="44"/>
          <w:szCs w:val="44"/>
        </w:rPr>
      </w:pPr>
      <w:r>
        <w:rPr>
          <w:rFonts w:ascii="楷体" w:eastAsia="楷体" w:hAnsi="楷体" w:cs="Times New Roman"/>
          <w:b/>
          <w:bCs/>
          <w:kern w:val="0"/>
          <w:sz w:val="44"/>
          <w:szCs w:val="44"/>
        </w:rPr>
        <w:t>投资报告</w:t>
      </w:r>
    </w:p>
    <w:p w14:paraId="0A3DC6A9" w14:textId="77777777" w:rsidR="00FC3E90" w:rsidRDefault="00000000" w:rsidP="00FC3E90">
      <w:pPr>
        <w:widowControl/>
        <w:spacing w:line="360" w:lineRule="auto"/>
        <w:ind w:firstLine="885"/>
        <w:rPr>
          <w:ins w:id="2" w:author="Shiqing Tang" w:date="2026-06-01T14:07:00Z"/>
          <w:rFonts w:ascii="楷体" w:eastAsia="楷体" w:hAnsi="楷体" w:cs="Times New Roman" w:hint="eastAsia"/>
          <w:b/>
          <w:bCs/>
          <w:kern w:val="0"/>
          <w:sz w:val="44"/>
          <w:szCs w:val="44"/>
        </w:rPr>
        <w:pPrChange w:id="3" w:author="Shiqing Tang" w:date="2026-06-01T14:10:00Z">
          <w:pPr>
            <w:widowControl/>
            <w:spacing w:line="360" w:lineRule="auto"/>
            <w:ind w:firstLine="885"/>
            <w:jc w:val="center"/>
          </w:pPr>
        </w:pPrChange>
      </w:pPr>
      <w:ins w:id="4" w:author="Shiqing Tang" w:date="2026-06-01T14:10:00Z">
        <w:r>
          <w:rPr>
            <w:rFonts w:ascii="楷体" w:eastAsia="楷体" w:hAnsi="楷体" w:cs="Times New Roman" w:hint="eastAsia"/>
            <w:b/>
            <w:bCs/>
            <w:kern w:val="0"/>
            <w:sz w:val="44"/>
            <w:szCs w:val="44"/>
          </w:rPr>
          <w:t>内容与结构：</w:t>
        </w:r>
      </w:ins>
    </w:p>
    <w:p w14:paraId="6B1CC90C" w14:textId="77777777" w:rsidR="00FC3E90" w:rsidRDefault="00000000">
      <w:pPr>
        <w:pStyle w:val="af6"/>
        <w:widowControl/>
        <w:numPr>
          <w:ilvl w:val="0"/>
          <w:numId w:val="3"/>
        </w:numPr>
        <w:spacing w:line="360" w:lineRule="auto"/>
        <w:rPr>
          <w:ins w:id="5" w:author="Shiqing Tang" w:date="2026-06-01T14:07:00Z"/>
          <w:rFonts w:ascii="楷体" w:eastAsia="楷体" w:hAnsi="楷体" w:cs="Times New Roman" w:hint="eastAsia"/>
          <w:b/>
          <w:bCs/>
          <w:kern w:val="0"/>
          <w:sz w:val="44"/>
          <w:szCs w:val="44"/>
        </w:rPr>
      </w:pPr>
      <w:ins w:id="6" w:author="Shiqing Tang" w:date="2026-06-01T14:07:00Z">
        <w:r>
          <w:rPr>
            <w:rFonts w:ascii="楷体" w:eastAsia="楷体" w:hAnsi="楷体" w:cs="Times New Roman" w:hint="eastAsia"/>
            <w:b/>
            <w:bCs/>
            <w:kern w:val="0"/>
            <w:sz w:val="44"/>
            <w:szCs w:val="44"/>
          </w:rPr>
          <w:t>全文布局，把产业链介绍提前，先让读者建立全局印象；且产业链介绍是关键部分，需要进一步展开描述。</w:t>
        </w:r>
      </w:ins>
    </w:p>
    <w:p w14:paraId="361400C2" w14:textId="77777777" w:rsidR="00FC3E90" w:rsidRDefault="00000000">
      <w:pPr>
        <w:pStyle w:val="af6"/>
        <w:widowControl/>
        <w:numPr>
          <w:ilvl w:val="0"/>
          <w:numId w:val="3"/>
        </w:numPr>
        <w:spacing w:line="360" w:lineRule="auto"/>
        <w:rPr>
          <w:ins w:id="7" w:author="Shiqing Tang" w:date="2026-06-01T14:09:00Z"/>
          <w:rFonts w:ascii="楷体" w:eastAsia="楷体" w:hAnsi="楷体" w:cs="Times New Roman" w:hint="eastAsia"/>
          <w:b/>
          <w:bCs/>
          <w:kern w:val="0"/>
          <w:sz w:val="44"/>
          <w:szCs w:val="44"/>
        </w:rPr>
      </w:pPr>
      <w:ins w:id="8" w:author="Shiqing Tang" w:date="2026-06-01T14:08:00Z">
        <w:r>
          <w:rPr>
            <w:rFonts w:ascii="楷体" w:eastAsia="楷体" w:hAnsi="楷体" w:cs="Times New Roman" w:hint="eastAsia"/>
            <w:b/>
            <w:bCs/>
            <w:kern w:val="0"/>
            <w:sz w:val="44"/>
            <w:szCs w:val="44"/>
          </w:rPr>
          <w:t>全文对“行业”、“市场”的描述需要准确。有的地方行业/市场写的是全行业，有的又重点写光模块，上下不统一且没有</w:t>
        </w:r>
      </w:ins>
      <w:ins w:id="9" w:author="Shiqing Tang" w:date="2026-06-01T14:09:00Z">
        <w:r>
          <w:rPr>
            <w:rFonts w:ascii="楷体" w:eastAsia="楷体" w:hAnsi="楷体" w:cs="Times New Roman" w:hint="eastAsia"/>
            <w:b/>
            <w:bCs/>
            <w:kern w:val="0"/>
            <w:sz w:val="44"/>
            <w:szCs w:val="44"/>
          </w:rPr>
          <w:t>解释。</w:t>
        </w:r>
      </w:ins>
    </w:p>
    <w:p w14:paraId="33DDF952" w14:textId="77777777" w:rsidR="00FC3E90" w:rsidRDefault="00000000">
      <w:pPr>
        <w:pStyle w:val="af6"/>
        <w:widowControl/>
        <w:numPr>
          <w:ilvl w:val="0"/>
          <w:numId w:val="3"/>
        </w:numPr>
        <w:spacing w:line="360" w:lineRule="auto"/>
        <w:rPr>
          <w:ins w:id="10" w:author="Shiqing Tang" w:date="2026-06-01T14:14:00Z"/>
          <w:rFonts w:ascii="楷体" w:eastAsia="楷体" w:hAnsi="楷体" w:cs="Times New Roman" w:hint="eastAsia"/>
          <w:b/>
          <w:bCs/>
          <w:kern w:val="0"/>
          <w:sz w:val="44"/>
          <w:szCs w:val="44"/>
        </w:rPr>
      </w:pPr>
      <w:ins w:id="11" w:author="Shiqing Tang" w:date="2026-06-01T14:09:00Z">
        <w:r>
          <w:rPr>
            <w:rFonts w:ascii="楷体" w:eastAsia="楷体" w:hAnsi="楷体" w:cs="Times New Roman" w:hint="eastAsia"/>
            <w:b/>
            <w:bCs/>
            <w:kern w:val="0"/>
            <w:sz w:val="44"/>
            <w:szCs w:val="44"/>
          </w:rPr>
          <w:lastRenderedPageBreak/>
          <w:t>如果用光模块来代表整个光通信行业，那么必须把光模块的行业价值量占比</w:t>
        </w:r>
      </w:ins>
      <w:ins w:id="12" w:author="Shiqing Tang" w:date="2026-06-01T14:10:00Z">
        <w:r>
          <w:rPr>
            <w:rFonts w:ascii="楷体" w:eastAsia="楷体" w:hAnsi="楷体" w:cs="Times New Roman" w:hint="eastAsia"/>
            <w:b/>
            <w:bCs/>
            <w:kern w:val="0"/>
            <w:sz w:val="44"/>
            <w:szCs w:val="44"/>
          </w:rPr>
          <w:t>定性</w:t>
        </w:r>
      </w:ins>
      <w:ins w:id="13" w:author="Shiqing Tang" w:date="2026-06-01T14:09:00Z">
        <w:r>
          <w:rPr>
            <w:rFonts w:ascii="楷体" w:eastAsia="楷体" w:hAnsi="楷体" w:cs="Times New Roman" w:hint="eastAsia"/>
            <w:b/>
            <w:bCs/>
            <w:kern w:val="0"/>
            <w:sz w:val="44"/>
            <w:szCs w:val="44"/>
          </w:rPr>
          <w:t>、</w:t>
        </w:r>
      </w:ins>
      <w:ins w:id="14" w:author="Shiqing Tang" w:date="2026-06-01T14:10:00Z">
        <w:r>
          <w:rPr>
            <w:rFonts w:ascii="楷体" w:eastAsia="楷体" w:hAnsi="楷体" w:cs="Times New Roman" w:hint="eastAsia"/>
            <w:b/>
            <w:bCs/>
            <w:kern w:val="0"/>
            <w:sz w:val="44"/>
            <w:szCs w:val="44"/>
          </w:rPr>
          <w:t>在本轮AI基建浪潮中光模块的重要性定性展开。</w:t>
        </w:r>
      </w:ins>
    </w:p>
    <w:p w14:paraId="2B075DE4" w14:textId="77777777" w:rsidR="00FC3E90" w:rsidRDefault="00000000">
      <w:pPr>
        <w:pStyle w:val="af6"/>
        <w:widowControl/>
        <w:numPr>
          <w:ilvl w:val="0"/>
          <w:numId w:val="3"/>
        </w:numPr>
        <w:spacing w:line="360" w:lineRule="auto"/>
        <w:rPr>
          <w:ins w:id="15" w:author="Shiqing Tang" w:date="2026-06-01T14:10:00Z"/>
          <w:rFonts w:ascii="楷体" w:eastAsia="楷体" w:hAnsi="楷体" w:cs="Times New Roman" w:hint="eastAsia"/>
          <w:b/>
          <w:bCs/>
          <w:kern w:val="0"/>
          <w:sz w:val="44"/>
          <w:szCs w:val="44"/>
        </w:rPr>
      </w:pPr>
      <w:ins w:id="16" w:author="Shiqing Tang" w:date="2026-06-01T14:14:00Z">
        <w:r>
          <w:rPr>
            <w:rFonts w:ascii="楷体" w:eastAsia="楷体" w:hAnsi="楷体" w:cs="Times New Roman" w:hint="eastAsia"/>
            <w:b/>
            <w:bCs/>
            <w:kern w:val="0"/>
            <w:sz w:val="44"/>
            <w:szCs w:val="44"/>
          </w:rPr>
          <w:t>数据的前后</w:t>
        </w:r>
      </w:ins>
      <w:ins w:id="17" w:author="Shiqing Tang" w:date="2026-06-01T14:15:00Z">
        <w:r>
          <w:rPr>
            <w:rFonts w:ascii="楷体" w:eastAsia="楷体" w:hAnsi="楷体" w:cs="Times New Roman" w:hint="eastAsia"/>
            <w:b/>
            <w:bCs/>
            <w:kern w:val="0"/>
            <w:sz w:val="44"/>
            <w:szCs w:val="44"/>
          </w:rPr>
          <w:t>一致性。比如毛利率那里，前后不一致。</w:t>
        </w:r>
      </w:ins>
    </w:p>
    <w:p w14:paraId="3FD30CC0" w14:textId="77777777" w:rsidR="00FC3E90" w:rsidRDefault="00FC3E90">
      <w:pPr>
        <w:widowControl/>
        <w:spacing w:line="360" w:lineRule="auto"/>
        <w:ind w:left="885"/>
        <w:rPr>
          <w:ins w:id="18" w:author="Shiqing Tang" w:date="2026-06-01T14:11:00Z"/>
          <w:rFonts w:ascii="楷体" w:eastAsia="楷体" w:hAnsi="楷体" w:cs="Times New Roman" w:hint="eastAsia"/>
          <w:b/>
          <w:bCs/>
          <w:kern w:val="0"/>
          <w:sz w:val="44"/>
          <w:szCs w:val="44"/>
        </w:rPr>
      </w:pPr>
    </w:p>
    <w:p w14:paraId="0E2D3463" w14:textId="77777777" w:rsidR="00FC3E90" w:rsidRDefault="00000000">
      <w:pPr>
        <w:widowControl/>
        <w:spacing w:line="360" w:lineRule="auto"/>
        <w:ind w:left="885"/>
        <w:rPr>
          <w:ins w:id="19" w:author="Shiqing Tang" w:date="2026-06-01T14:10:00Z"/>
          <w:rFonts w:ascii="楷体" w:eastAsia="楷体" w:hAnsi="楷体" w:cs="Times New Roman" w:hint="eastAsia"/>
          <w:b/>
          <w:bCs/>
          <w:kern w:val="0"/>
          <w:sz w:val="44"/>
          <w:szCs w:val="44"/>
        </w:rPr>
      </w:pPr>
      <w:ins w:id="20" w:author="Shiqing Tang" w:date="2026-06-01T14:10:00Z">
        <w:r>
          <w:rPr>
            <w:rFonts w:ascii="楷体" w:eastAsia="楷体" w:hAnsi="楷体" w:cs="Times New Roman" w:hint="eastAsia"/>
            <w:b/>
            <w:bCs/>
            <w:kern w:val="0"/>
            <w:sz w:val="44"/>
            <w:szCs w:val="44"/>
          </w:rPr>
          <w:t>格式：</w:t>
        </w:r>
      </w:ins>
    </w:p>
    <w:p w14:paraId="47EF690A" w14:textId="77777777" w:rsidR="00FC3E90" w:rsidRDefault="00000000">
      <w:pPr>
        <w:pStyle w:val="af6"/>
        <w:widowControl/>
        <w:numPr>
          <w:ilvl w:val="0"/>
          <w:numId w:val="4"/>
        </w:numPr>
        <w:spacing w:line="360" w:lineRule="auto"/>
        <w:rPr>
          <w:ins w:id="21" w:author="Shiqing Tang" w:date="2026-06-01T14:11:00Z"/>
          <w:rFonts w:ascii="楷体" w:eastAsia="楷体" w:hAnsi="楷体" w:cs="Times New Roman" w:hint="eastAsia"/>
          <w:b/>
          <w:bCs/>
          <w:kern w:val="0"/>
          <w:sz w:val="44"/>
          <w:szCs w:val="44"/>
        </w:rPr>
      </w:pPr>
      <w:ins w:id="22" w:author="Shiqing Tang" w:date="2026-06-01T14:11:00Z">
        <w:r>
          <w:rPr>
            <w:rFonts w:ascii="楷体" w:eastAsia="楷体" w:hAnsi="楷体" w:cs="Times New Roman" w:hint="eastAsia"/>
            <w:b/>
            <w:bCs/>
            <w:kern w:val="0"/>
            <w:sz w:val="44"/>
            <w:szCs w:val="44"/>
          </w:rPr>
          <w:t>标点符号完整。</w:t>
        </w:r>
      </w:ins>
    </w:p>
    <w:p w14:paraId="2386545C" w14:textId="77777777" w:rsidR="00FC3E90" w:rsidRDefault="00000000">
      <w:pPr>
        <w:pStyle w:val="af6"/>
        <w:widowControl/>
        <w:numPr>
          <w:ilvl w:val="0"/>
          <w:numId w:val="4"/>
        </w:numPr>
        <w:spacing w:line="360" w:lineRule="auto"/>
        <w:rPr>
          <w:ins w:id="23" w:author="Shiqing Tang" w:date="2026-06-01T14:12:00Z"/>
          <w:rFonts w:ascii="楷体" w:eastAsia="楷体" w:hAnsi="楷体" w:cs="Times New Roman" w:hint="eastAsia"/>
          <w:b/>
          <w:bCs/>
          <w:kern w:val="0"/>
          <w:sz w:val="44"/>
          <w:szCs w:val="44"/>
        </w:rPr>
      </w:pPr>
      <w:ins w:id="24" w:author="Shiqing Tang" w:date="2026-06-01T14:11:00Z">
        <w:r>
          <w:rPr>
            <w:rFonts w:ascii="楷体" w:eastAsia="楷体" w:hAnsi="楷体" w:cs="Times New Roman" w:hint="eastAsia"/>
            <w:b/>
            <w:bCs/>
            <w:kern w:val="0"/>
            <w:sz w:val="44"/>
            <w:szCs w:val="44"/>
          </w:rPr>
          <w:t>首行空两格。</w:t>
        </w:r>
      </w:ins>
    </w:p>
    <w:p w14:paraId="67CEE698" w14:textId="77777777" w:rsidR="00FC3E90" w:rsidRDefault="00000000">
      <w:pPr>
        <w:pStyle w:val="af6"/>
        <w:widowControl/>
        <w:numPr>
          <w:ilvl w:val="0"/>
          <w:numId w:val="4"/>
        </w:numPr>
        <w:spacing w:line="360" w:lineRule="auto"/>
        <w:rPr>
          <w:ins w:id="25" w:author="Shiqing Tang" w:date="2026-06-01T14:11:00Z"/>
          <w:rFonts w:ascii="楷体" w:eastAsia="楷体" w:hAnsi="楷体" w:cs="Times New Roman" w:hint="eastAsia"/>
          <w:b/>
          <w:bCs/>
          <w:kern w:val="0"/>
          <w:sz w:val="44"/>
          <w:szCs w:val="44"/>
        </w:rPr>
      </w:pPr>
      <w:ins w:id="26" w:author="Shiqing Tang" w:date="2026-06-01T14:12:00Z">
        <w:r>
          <w:rPr>
            <w:rFonts w:ascii="楷体" w:eastAsia="楷体" w:hAnsi="楷体" w:cs="Times New Roman" w:hint="eastAsia"/>
            <w:b/>
            <w:bCs/>
            <w:kern w:val="0"/>
            <w:sz w:val="44"/>
            <w:szCs w:val="44"/>
          </w:rPr>
          <w:t>表、图注明标题、数据来源。</w:t>
        </w:r>
      </w:ins>
    </w:p>
    <w:p w14:paraId="7A0E6DFF" w14:textId="77777777" w:rsidR="00FC3E90" w:rsidRPr="00FC3E90" w:rsidRDefault="00000000">
      <w:pPr>
        <w:pStyle w:val="af6"/>
        <w:widowControl/>
        <w:numPr>
          <w:ilvl w:val="0"/>
          <w:numId w:val="4"/>
        </w:numPr>
        <w:spacing w:line="360" w:lineRule="auto"/>
        <w:rPr>
          <w:ins w:id="27" w:author="Shiqing Tang" w:date="2026-06-01T14:11:00Z"/>
          <w:rFonts w:ascii="楷体" w:eastAsia="楷体" w:hAnsi="楷体" w:cs="Times New Roman" w:hint="eastAsia"/>
          <w:b/>
          <w:bCs/>
          <w:kern w:val="0"/>
          <w:sz w:val="44"/>
          <w:szCs w:val="44"/>
          <w:rPrChange w:id="28" w:author="Shiqing Tang" w:date="2026-06-01T14:13:00Z">
            <w:rPr>
              <w:ins w:id="29" w:author="Shiqing Tang" w:date="2026-06-01T14:11:00Z"/>
              <w:rFonts w:hint="eastAsia"/>
            </w:rPr>
          </w:rPrChange>
        </w:rPr>
      </w:pPr>
      <w:ins w:id="30" w:author="Shiqing Tang" w:date="2026-06-01T14:11:00Z">
        <w:r>
          <w:rPr>
            <w:rFonts w:ascii="楷体" w:eastAsia="楷体" w:hAnsi="楷体" w:cs="Times New Roman" w:hint="eastAsia"/>
            <w:b/>
            <w:bCs/>
            <w:kern w:val="0"/>
            <w:sz w:val="44"/>
            <w:szCs w:val="44"/>
          </w:rPr>
          <w:t>首次出现的不常用中、英文，需要写全称，后续再写简称。</w:t>
        </w:r>
      </w:ins>
    </w:p>
    <w:p w14:paraId="2394935D" w14:textId="77777777" w:rsidR="00FC3E90" w:rsidRDefault="00000000">
      <w:pPr>
        <w:pStyle w:val="af6"/>
        <w:widowControl/>
        <w:numPr>
          <w:ilvl w:val="0"/>
          <w:numId w:val="4"/>
        </w:numPr>
        <w:spacing w:line="360" w:lineRule="auto"/>
        <w:rPr>
          <w:ins w:id="31" w:author="Shiqing Tang" w:date="2026-06-01T14:12:00Z"/>
          <w:rFonts w:ascii="楷体" w:eastAsia="楷体" w:hAnsi="楷体" w:cs="Times New Roman" w:hint="eastAsia"/>
          <w:b/>
          <w:bCs/>
          <w:kern w:val="0"/>
          <w:sz w:val="44"/>
          <w:szCs w:val="44"/>
        </w:rPr>
      </w:pPr>
      <w:ins w:id="32" w:author="Shiqing Tang" w:date="2026-06-01T14:11:00Z">
        <w:r>
          <w:rPr>
            <w:rFonts w:ascii="楷体" w:eastAsia="楷体" w:hAnsi="楷体" w:cs="Times New Roman" w:hint="eastAsia"/>
            <w:b/>
            <w:bCs/>
            <w:kern w:val="0"/>
            <w:sz w:val="44"/>
            <w:szCs w:val="44"/>
          </w:rPr>
          <w:t>避免口语化表达，书面报告追求</w:t>
        </w:r>
      </w:ins>
      <w:ins w:id="33" w:author="Shiqing Tang" w:date="2026-06-01T14:12:00Z">
        <w:r>
          <w:rPr>
            <w:rFonts w:ascii="楷体" w:eastAsia="楷体" w:hAnsi="楷体" w:cs="Times New Roman" w:hint="eastAsia"/>
            <w:b/>
            <w:bCs/>
            <w:kern w:val="0"/>
            <w:sz w:val="44"/>
            <w:szCs w:val="44"/>
          </w:rPr>
          <w:t>严谨严肃。</w:t>
        </w:r>
      </w:ins>
    </w:p>
    <w:p w14:paraId="4A3C374D" w14:textId="77777777" w:rsidR="00FC3E90" w:rsidRDefault="00FC3E90">
      <w:pPr>
        <w:widowControl/>
        <w:spacing w:line="360" w:lineRule="auto"/>
        <w:ind w:left="885"/>
        <w:rPr>
          <w:ins w:id="34" w:author="Shiqing Tang" w:date="2026-06-01T14:12:00Z"/>
          <w:rFonts w:ascii="楷体" w:eastAsia="楷体" w:hAnsi="楷体" w:cs="Times New Roman" w:hint="eastAsia"/>
          <w:b/>
          <w:bCs/>
          <w:kern w:val="0"/>
          <w:sz w:val="44"/>
          <w:szCs w:val="44"/>
        </w:rPr>
      </w:pPr>
    </w:p>
    <w:p w14:paraId="5A2D4706" w14:textId="77777777" w:rsidR="00FC3E90" w:rsidRDefault="00000000">
      <w:pPr>
        <w:widowControl/>
        <w:spacing w:line="360" w:lineRule="auto"/>
        <w:ind w:left="885"/>
        <w:rPr>
          <w:ins w:id="35" w:author="Shiqing Tang" w:date="2026-06-01T14:12:00Z"/>
          <w:rFonts w:ascii="楷体" w:eastAsia="楷体" w:hAnsi="楷体" w:cs="Times New Roman" w:hint="eastAsia"/>
          <w:b/>
          <w:bCs/>
          <w:kern w:val="0"/>
          <w:sz w:val="44"/>
          <w:szCs w:val="44"/>
        </w:rPr>
      </w:pPr>
      <w:ins w:id="36" w:author="Shiqing Tang" w:date="2026-06-01T14:12:00Z">
        <w:r>
          <w:rPr>
            <w:rFonts w:ascii="楷体" w:eastAsia="楷体" w:hAnsi="楷体" w:cs="Times New Roman" w:hint="eastAsia"/>
            <w:b/>
            <w:bCs/>
            <w:kern w:val="0"/>
            <w:sz w:val="44"/>
            <w:szCs w:val="44"/>
          </w:rPr>
          <w:t>交易策略：</w:t>
        </w:r>
      </w:ins>
    </w:p>
    <w:p w14:paraId="1349B23B" w14:textId="77777777" w:rsidR="00FC3E90" w:rsidRDefault="00000000">
      <w:pPr>
        <w:pStyle w:val="af6"/>
        <w:widowControl/>
        <w:numPr>
          <w:ilvl w:val="0"/>
          <w:numId w:val="5"/>
        </w:numPr>
        <w:spacing w:line="360" w:lineRule="auto"/>
        <w:rPr>
          <w:ins w:id="37" w:author="Shiqing Tang" w:date="2026-06-01T14:13:00Z"/>
          <w:rFonts w:ascii="楷体" w:eastAsia="楷体" w:hAnsi="楷体" w:cs="Times New Roman" w:hint="eastAsia"/>
          <w:b/>
          <w:bCs/>
          <w:kern w:val="0"/>
          <w:sz w:val="44"/>
          <w:szCs w:val="44"/>
        </w:rPr>
      </w:pPr>
      <w:ins w:id="38" w:author="Shiqing Tang" w:date="2026-06-01T14:12:00Z">
        <w:r>
          <w:rPr>
            <w:rFonts w:ascii="楷体" w:eastAsia="楷体" w:hAnsi="楷体" w:cs="Times New Roman" w:hint="eastAsia"/>
            <w:b/>
            <w:bCs/>
            <w:kern w:val="0"/>
            <w:sz w:val="44"/>
            <w:szCs w:val="44"/>
          </w:rPr>
          <w:t>标的的个性化策略。</w:t>
        </w:r>
      </w:ins>
    </w:p>
    <w:p w14:paraId="375C2560" w14:textId="77777777" w:rsidR="00FC3E90" w:rsidRDefault="00000000">
      <w:pPr>
        <w:pStyle w:val="af6"/>
        <w:widowControl/>
        <w:numPr>
          <w:ilvl w:val="0"/>
          <w:numId w:val="5"/>
        </w:numPr>
        <w:spacing w:line="360" w:lineRule="auto"/>
        <w:rPr>
          <w:ins w:id="39" w:author="Shiqing Tang" w:date="2026-06-01T14:13:00Z"/>
          <w:rFonts w:ascii="楷体" w:eastAsia="楷体" w:hAnsi="楷体" w:cs="Times New Roman" w:hint="eastAsia"/>
          <w:b/>
          <w:bCs/>
          <w:kern w:val="0"/>
          <w:sz w:val="44"/>
          <w:szCs w:val="44"/>
        </w:rPr>
      </w:pPr>
      <w:ins w:id="40" w:author="Shiqing Tang" w:date="2026-06-01T14:13:00Z">
        <w:r>
          <w:rPr>
            <w:rFonts w:ascii="楷体" w:eastAsia="楷体" w:hAnsi="楷体" w:cs="Times New Roman" w:hint="eastAsia"/>
            <w:b/>
            <w:bCs/>
            <w:kern w:val="0"/>
            <w:sz w:val="44"/>
            <w:szCs w:val="44"/>
          </w:rPr>
          <w:t>同时符合公司二级市制度。</w:t>
        </w:r>
      </w:ins>
    </w:p>
    <w:p w14:paraId="48AF3EB6" w14:textId="77777777" w:rsidR="00FC3E90" w:rsidRDefault="00FC3E90">
      <w:pPr>
        <w:widowControl/>
        <w:spacing w:line="360" w:lineRule="auto"/>
        <w:rPr>
          <w:ins w:id="41" w:author="Shiqing Tang" w:date="2026-06-01T14:13:00Z"/>
          <w:rFonts w:ascii="楷体" w:eastAsia="楷体" w:hAnsi="楷体" w:cs="Times New Roman" w:hint="eastAsia"/>
          <w:b/>
          <w:bCs/>
          <w:kern w:val="0"/>
          <w:sz w:val="44"/>
          <w:szCs w:val="44"/>
        </w:rPr>
      </w:pPr>
    </w:p>
    <w:p w14:paraId="4D724CA2" w14:textId="77777777" w:rsidR="00FC3E90" w:rsidRPr="00FC3E90" w:rsidRDefault="00FC3E90" w:rsidP="00FC3E90">
      <w:pPr>
        <w:widowControl/>
        <w:spacing w:line="360" w:lineRule="auto"/>
        <w:rPr>
          <w:rFonts w:ascii="楷体" w:eastAsia="楷体" w:hAnsi="楷体" w:cs="Times New Roman" w:hint="eastAsia"/>
          <w:b/>
          <w:bCs/>
          <w:kern w:val="0"/>
          <w:sz w:val="44"/>
          <w:szCs w:val="44"/>
          <w:rPrChange w:id="42" w:author="Shiqing Tang" w:date="2026-06-01T14:13:00Z">
            <w:rPr>
              <w:rFonts w:hint="eastAsia"/>
            </w:rPr>
          </w:rPrChange>
        </w:rPr>
        <w:pPrChange w:id="43" w:author="Shiqing Tang" w:date="2026-06-01T14:13:00Z">
          <w:pPr>
            <w:widowControl/>
            <w:spacing w:line="360" w:lineRule="auto"/>
            <w:ind w:firstLine="885"/>
            <w:jc w:val="center"/>
          </w:pPr>
        </w:pPrChange>
      </w:pPr>
    </w:p>
    <w:p w14:paraId="7E89260F" w14:textId="77777777" w:rsidR="00FC3E90" w:rsidRDefault="00FC3E90">
      <w:pPr>
        <w:ind w:firstLine="560"/>
        <w:rPr>
          <w:rFonts w:ascii="楷体" w:eastAsia="楷体" w:hAnsi="楷体" w:hint="eastAsia"/>
        </w:rPr>
      </w:pPr>
    </w:p>
    <w:p w14:paraId="6E85F6DF" w14:textId="77777777" w:rsidR="00FC3E90" w:rsidRDefault="00FC3E90">
      <w:pPr>
        <w:rPr>
          <w:rFonts w:ascii="楷体" w:eastAsia="楷体" w:hAnsi="楷体" w:hint="eastAsia"/>
        </w:rPr>
      </w:pPr>
    </w:p>
    <w:p w14:paraId="245CB8BB" w14:textId="77777777" w:rsidR="00FC3E90" w:rsidRDefault="00FC3E90">
      <w:pPr>
        <w:ind w:firstLine="560"/>
        <w:rPr>
          <w:rFonts w:ascii="楷体" w:eastAsia="楷体" w:hAnsi="楷体" w:hint="eastAsia"/>
        </w:rPr>
      </w:pPr>
    </w:p>
    <w:p w14:paraId="1427B12F" w14:textId="77777777" w:rsidR="00FC3E90" w:rsidRDefault="00FC3E90">
      <w:pPr>
        <w:ind w:firstLine="560"/>
        <w:jc w:val="center"/>
        <w:rPr>
          <w:rFonts w:ascii="楷体" w:eastAsia="楷体" w:hAnsi="楷体" w:hint="eastAsia"/>
        </w:rPr>
      </w:pPr>
    </w:p>
    <w:p w14:paraId="51C503FB" w14:textId="77777777" w:rsidR="00FC3E90" w:rsidRDefault="00FC3E90">
      <w:pPr>
        <w:ind w:firstLine="560"/>
        <w:jc w:val="center"/>
        <w:rPr>
          <w:rFonts w:ascii="楷体" w:eastAsia="楷体" w:hAnsi="楷体" w:hint="eastAsia"/>
        </w:rPr>
      </w:pPr>
    </w:p>
    <w:p w14:paraId="0E369EF6" w14:textId="77777777" w:rsidR="00FC3E90" w:rsidRDefault="00FC3E90">
      <w:pPr>
        <w:ind w:firstLine="560"/>
        <w:jc w:val="center"/>
        <w:rPr>
          <w:rFonts w:ascii="楷体" w:eastAsia="楷体" w:hAnsi="楷体" w:hint="eastAsia"/>
        </w:rPr>
      </w:pPr>
    </w:p>
    <w:p w14:paraId="607CF09F" w14:textId="77777777" w:rsidR="00FC3E90" w:rsidRDefault="00000000">
      <w:pPr>
        <w:spacing w:line="360" w:lineRule="auto"/>
        <w:ind w:firstLine="720"/>
        <w:jc w:val="center"/>
        <w:rPr>
          <w:rFonts w:ascii="楷体" w:eastAsia="楷体" w:hAnsi="楷体" w:hint="eastAsia"/>
          <w:sz w:val="32"/>
          <w:szCs w:val="32"/>
        </w:rPr>
      </w:pPr>
      <w:r>
        <w:rPr>
          <w:rFonts w:ascii="楷体" w:eastAsia="楷体" w:hAnsi="楷体" w:hint="eastAsia"/>
          <w:sz w:val="32"/>
          <w:szCs w:val="32"/>
        </w:rPr>
        <w:t>2026年5月</w:t>
      </w:r>
    </w:p>
    <w:p w14:paraId="3427F8E0" w14:textId="77777777" w:rsidR="00FC3E90" w:rsidRDefault="00000000">
      <w:pPr>
        <w:spacing w:line="360" w:lineRule="auto"/>
        <w:ind w:firstLine="640"/>
        <w:jc w:val="center"/>
        <w:rPr>
          <w:rFonts w:ascii="楷体" w:eastAsia="楷体" w:hAnsi="楷体" w:hint="eastAsia"/>
          <w:sz w:val="32"/>
          <w:szCs w:val="32"/>
        </w:rPr>
      </w:pPr>
      <w:r>
        <w:rPr>
          <w:rFonts w:ascii="楷体" w:eastAsia="楷体" w:hAnsi="楷体"/>
          <w:sz w:val="32"/>
          <w:szCs w:val="32"/>
        </w:rPr>
        <w:t>川江投资有限公司</w:t>
      </w:r>
    </w:p>
    <w:p w14:paraId="1657315B" w14:textId="77777777" w:rsidR="00FC3E90" w:rsidRDefault="00000000">
      <w:pPr>
        <w:widowControl/>
        <w:ind w:firstLine="560"/>
        <w:rPr>
          <w:rFonts w:ascii="楷体" w:hAnsi="楷体" w:hint="eastAsia"/>
        </w:rPr>
      </w:pPr>
      <w:r>
        <w:rPr>
          <w:rFonts w:ascii="楷体" w:hAnsi="楷体"/>
        </w:rPr>
        <w:br w:type="page"/>
      </w:r>
    </w:p>
    <w:sdt>
      <w:sdtPr>
        <w:rPr>
          <w:rFonts w:asciiTheme="minorHAnsi" w:eastAsiaTheme="minorEastAsia" w:hAnsiTheme="minorHAnsi" w:cstheme="minorBidi"/>
          <w:color w:val="auto"/>
          <w:kern w:val="2"/>
          <w:sz w:val="22"/>
          <w:szCs w:val="24"/>
          <w:lang w:val="zh-CN"/>
          <w14:ligatures w14:val="standardContextual"/>
        </w:rPr>
        <w:id w:val="1975331516"/>
        <w:docPartObj>
          <w:docPartGallery w:val="Table of Contents"/>
          <w:docPartUnique/>
        </w:docPartObj>
      </w:sdtPr>
      <w:sdtEndPr>
        <w:rPr>
          <w:b/>
          <w:bCs/>
        </w:rPr>
      </w:sdtEndPr>
      <w:sdtContent>
        <w:p w14:paraId="729DA92E" w14:textId="77777777" w:rsidR="00FC3E90" w:rsidRDefault="00000000">
          <w:pPr>
            <w:pStyle w:val="TOC10"/>
            <w:spacing w:line="360" w:lineRule="auto"/>
            <w:jc w:val="center"/>
            <w:rPr>
              <w:rFonts w:ascii="楷体" w:eastAsia="楷体" w:hAnsi="楷体" w:hint="eastAsia"/>
              <w:color w:val="auto"/>
              <w:sz w:val="48"/>
              <w:szCs w:val="48"/>
            </w:rPr>
          </w:pPr>
          <w:r>
            <w:rPr>
              <w:rFonts w:ascii="楷体" w:eastAsia="楷体" w:hAnsi="楷体"/>
              <w:color w:val="auto"/>
              <w:sz w:val="48"/>
              <w:szCs w:val="48"/>
              <w:lang w:val="zh-CN"/>
            </w:rPr>
            <w:t>目录</w:t>
          </w:r>
        </w:p>
        <w:p w14:paraId="60A6B08F" w14:textId="77777777" w:rsidR="00FC3E90" w:rsidRDefault="00000000">
          <w:pPr>
            <w:pStyle w:val="TOC1"/>
            <w:spacing w:after="0" w:line="360" w:lineRule="auto"/>
            <w:rPr>
              <w:rFonts w:hint="eastAsia"/>
              <w:b w:val="0"/>
              <w:bCs w:val="0"/>
            </w:rPr>
          </w:pPr>
          <w:r>
            <w:rPr>
              <w:rFonts w:hint="eastAsia"/>
              <w:b w:val="0"/>
              <w:bCs w:val="0"/>
            </w:rPr>
            <w:fldChar w:fldCharType="begin"/>
          </w:r>
          <w:r>
            <w:rPr>
              <w:rFonts w:hint="eastAsia"/>
              <w:b w:val="0"/>
              <w:bCs w:val="0"/>
            </w:rPr>
            <w:instrText xml:space="preserve"> </w:instrText>
          </w:r>
          <w:r>
            <w:rPr>
              <w:b w:val="0"/>
              <w:bCs w:val="0"/>
            </w:rPr>
            <w:instrText>TOC \o "1-2" \h \z \u</w:instrText>
          </w:r>
          <w:r>
            <w:rPr>
              <w:rFonts w:hint="eastAsia"/>
              <w:b w:val="0"/>
              <w:bCs w:val="0"/>
            </w:rPr>
            <w:instrText xml:space="preserve"> </w:instrText>
          </w:r>
          <w:r>
            <w:rPr>
              <w:rFonts w:hint="eastAsia"/>
              <w:b w:val="0"/>
              <w:bCs w:val="0"/>
            </w:rPr>
            <w:fldChar w:fldCharType="separate"/>
          </w:r>
          <w:hyperlink w:anchor="_Toc231144040" w:history="1">
            <w:r>
              <w:rPr>
                <w:rStyle w:val="af2"/>
                <w:b w:val="0"/>
                <w:bCs w:val="0"/>
              </w:rPr>
              <w:t>1.</w:t>
            </w:r>
            <w:r>
              <w:rPr>
                <w:rFonts w:hint="eastAsia"/>
                <w:b w:val="0"/>
                <w:bCs w:val="0"/>
              </w:rPr>
              <w:tab/>
            </w:r>
            <w:r>
              <w:rPr>
                <w:rStyle w:val="af2"/>
                <w:b w:val="0"/>
                <w:bCs w:val="0"/>
              </w:rPr>
              <w:t>项目概况</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PAGEREF _Toc231144040 \h</w:instrText>
            </w:r>
            <w:r>
              <w:rPr>
                <w:rFonts w:hint="eastAsia"/>
                <w:b w:val="0"/>
                <w:bCs w:val="0"/>
              </w:rPr>
              <w:instrText xml:space="preserve"> </w:instrText>
            </w:r>
            <w:r>
              <w:rPr>
                <w:rFonts w:hint="eastAsia"/>
                <w:b w:val="0"/>
                <w:bCs w:val="0"/>
              </w:rPr>
            </w:r>
            <w:r>
              <w:rPr>
                <w:rFonts w:hint="eastAsia"/>
                <w:b w:val="0"/>
                <w:bCs w:val="0"/>
              </w:rPr>
              <w:fldChar w:fldCharType="separate"/>
            </w:r>
            <w:r>
              <w:rPr>
                <w:rFonts w:hint="eastAsia"/>
                <w:b w:val="0"/>
                <w:bCs w:val="0"/>
              </w:rPr>
              <w:t>4</w:t>
            </w:r>
            <w:r>
              <w:rPr>
                <w:rFonts w:hint="eastAsia"/>
                <w:b w:val="0"/>
                <w:bCs w:val="0"/>
              </w:rPr>
              <w:fldChar w:fldCharType="end"/>
            </w:r>
          </w:hyperlink>
        </w:p>
        <w:p w14:paraId="75D03DEE" w14:textId="77777777" w:rsidR="00FC3E90" w:rsidRDefault="00000000">
          <w:pPr>
            <w:pStyle w:val="TOC1"/>
            <w:spacing w:after="0" w:line="360" w:lineRule="auto"/>
            <w:rPr>
              <w:rFonts w:hint="eastAsia"/>
              <w:b w:val="0"/>
              <w:bCs w:val="0"/>
            </w:rPr>
          </w:pPr>
          <w:hyperlink w:anchor="_Toc231144041" w:history="1">
            <w:r>
              <w:rPr>
                <w:rStyle w:val="af2"/>
                <w:b w:val="0"/>
                <w:bCs w:val="0"/>
              </w:rPr>
              <w:t>2.</w:t>
            </w:r>
            <w:r>
              <w:rPr>
                <w:rFonts w:hint="eastAsia"/>
                <w:b w:val="0"/>
                <w:bCs w:val="0"/>
              </w:rPr>
              <w:tab/>
            </w:r>
            <w:r>
              <w:rPr>
                <w:rStyle w:val="af2"/>
                <w:b w:val="0"/>
                <w:bCs w:val="0"/>
              </w:rPr>
              <w:t>投资逻辑</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PAGEREF _Toc231144041 \h</w:instrText>
            </w:r>
            <w:r>
              <w:rPr>
                <w:rFonts w:hint="eastAsia"/>
                <w:b w:val="0"/>
                <w:bCs w:val="0"/>
              </w:rPr>
              <w:instrText xml:space="preserve"> </w:instrText>
            </w:r>
            <w:r>
              <w:rPr>
                <w:rFonts w:hint="eastAsia"/>
                <w:b w:val="0"/>
                <w:bCs w:val="0"/>
              </w:rPr>
            </w:r>
            <w:r>
              <w:rPr>
                <w:rFonts w:hint="eastAsia"/>
                <w:b w:val="0"/>
                <w:bCs w:val="0"/>
              </w:rPr>
              <w:fldChar w:fldCharType="separate"/>
            </w:r>
            <w:r>
              <w:rPr>
                <w:rFonts w:hint="eastAsia"/>
                <w:b w:val="0"/>
                <w:bCs w:val="0"/>
              </w:rPr>
              <w:t>5</w:t>
            </w:r>
            <w:r>
              <w:rPr>
                <w:rFonts w:hint="eastAsia"/>
                <w:b w:val="0"/>
                <w:bCs w:val="0"/>
              </w:rPr>
              <w:fldChar w:fldCharType="end"/>
            </w:r>
          </w:hyperlink>
        </w:p>
        <w:p w14:paraId="50E4C773" w14:textId="77777777" w:rsidR="00FC3E90" w:rsidRDefault="00000000">
          <w:pPr>
            <w:pStyle w:val="TOC2"/>
            <w:tabs>
              <w:tab w:val="left" w:pos="1100"/>
              <w:tab w:val="right" w:leader="dot" w:pos="8296"/>
            </w:tabs>
            <w:spacing w:after="0" w:line="360" w:lineRule="auto"/>
            <w:ind w:left="440"/>
            <w:rPr>
              <w:rFonts w:ascii="楷体" w:eastAsia="楷体" w:hAnsi="楷体" w:hint="eastAsia"/>
              <w:sz w:val="28"/>
              <w:szCs w:val="28"/>
            </w:rPr>
          </w:pPr>
          <w:hyperlink w:anchor="_Toc231144042" w:history="1">
            <w:r>
              <w:rPr>
                <w:rStyle w:val="af2"/>
                <w:rFonts w:ascii="楷体" w:eastAsia="楷体" w:hAnsi="楷体"/>
                <w:sz w:val="28"/>
                <w:szCs w:val="28"/>
              </w:rPr>
              <w:t>2.1</w:t>
            </w:r>
            <w:r>
              <w:rPr>
                <w:rFonts w:ascii="楷体" w:eastAsia="楷体" w:hAnsi="楷体" w:hint="eastAsia"/>
                <w:sz w:val="28"/>
                <w:szCs w:val="28"/>
              </w:rPr>
              <w:tab/>
            </w:r>
            <w:r>
              <w:rPr>
                <w:rStyle w:val="af2"/>
                <w:rFonts w:ascii="楷体" w:eastAsia="楷体" w:hAnsi="楷体"/>
                <w:sz w:val="28"/>
                <w:szCs w:val="28"/>
              </w:rPr>
              <w:t>AI算力拉动光通信全链路需求</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_Toc231144042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5</w:t>
            </w:r>
            <w:r>
              <w:rPr>
                <w:rFonts w:ascii="楷体" w:eastAsia="楷体" w:hAnsi="楷体" w:hint="eastAsia"/>
                <w:sz w:val="28"/>
                <w:szCs w:val="28"/>
              </w:rPr>
              <w:fldChar w:fldCharType="end"/>
            </w:r>
          </w:hyperlink>
        </w:p>
        <w:p w14:paraId="73C46782" w14:textId="77777777" w:rsidR="00FC3E90" w:rsidRDefault="00000000">
          <w:pPr>
            <w:pStyle w:val="TOC2"/>
            <w:tabs>
              <w:tab w:val="left" w:pos="1100"/>
              <w:tab w:val="right" w:leader="dot" w:pos="8296"/>
            </w:tabs>
            <w:spacing w:after="0" w:line="360" w:lineRule="auto"/>
            <w:ind w:left="440"/>
            <w:rPr>
              <w:rFonts w:ascii="楷体" w:eastAsia="楷体" w:hAnsi="楷体" w:hint="eastAsia"/>
              <w:sz w:val="28"/>
              <w:szCs w:val="28"/>
            </w:rPr>
          </w:pPr>
          <w:hyperlink w:anchor="_Toc231144043" w:history="1">
            <w:r>
              <w:rPr>
                <w:rStyle w:val="af2"/>
                <w:rFonts w:ascii="楷体" w:eastAsia="楷体" w:hAnsi="楷体"/>
                <w:sz w:val="28"/>
                <w:szCs w:val="28"/>
              </w:rPr>
              <w:t>2.2</w:t>
            </w:r>
            <w:r>
              <w:rPr>
                <w:rFonts w:ascii="楷体" w:eastAsia="楷体" w:hAnsi="楷体" w:hint="eastAsia"/>
                <w:sz w:val="28"/>
                <w:szCs w:val="28"/>
              </w:rPr>
              <w:tab/>
            </w:r>
            <w:r>
              <w:rPr>
                <w:rStyle w:val="af2"/>
                <w:rFonts w:ascii="楷体" w:eastAsia="楷体" w:hAnsi="楷体"/>
                <w:sz w:val="28"/>
                <w:szCs w:val="28"/>
              </w:rPr>
              <w:t>供需两端均可见前景广阔</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_Toc231144043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5</w:t>
            </w:r>
            <w:r>
              <w:rPr>
                <w:rFonts w:ascii="楷体" w:eastAsia="楷体" w:hAnsi="楷体" w:hint="eastAsia"/>
                <w:sz w:val="28"/>
                <w:szCs w:val="28"/>
              </w:rPr>
              <w:fldChar w:fldCharType="end"/>
            </w:r>
          </w:hyperlink>
        </w:p>
        <w:p w14:paraId="50C3D32C" w14:textId="77777777" w:rsidR="00FC3E90" w:rsidRDefault="00000000">
          <w:pPr>
            <w:pStyle w:val="TOC2"/>
            <w:tabs>
              <w:tab w:val="left" w:pos="1100"/>
              <w:tab w:val="right" w:leader="dot" w:pos="8296"/>
            </w:tabs>
            <w:spacing w:after="0" w:line="360" w:lineRule="auto"/>
            <w:ind w:left="440"/>
            <w:rPr>
              <w:rFonts w:ascii="楷体" w:eastAsia="楷体" w:hAnsi="楷体" w:hint="eastAsia"/>
              <w:sz w:val="28"/>
              <w:szCs w:val="28"/>
            </w:rPr>
          </w:pPr>
          <w:hyperlink w:anchor="_Toc231144044" w:history="1">
            <w:r>
              <w:rPr>
                <w:rStyle w:val="af2"/>
                <w:rFonts w:ascii="楷体" w:eastAsia="楷体" w:hAnsi="楷体"/>
                <w:sz w:val="28"/>
                <w:szCs w:val="28"/>
              </w:rPr>
              <w:t>2.3</w:t>
            </w:r>
            <w:r>
              <w:rPr>
                <w:rFonts w:ascii="楷体" w:eastAsia="楷体" w:hAnsi="楷体" w:hint="eastAsia"/>
                <w:sz w:val="28"/>
                <w:szCs w:val="28"/>
              </w:rPr>
              <w:tab/>
            </w:r>
            <w:r>
              <w:rPr>
                <w:rStyle w:val="af2"/>
                <w:rFonts w:ascii="楷体" w:eastAsia="楷体" w:hAnsi="楷体"/>
                <w:sz w:val="28"/>
                <w:szCs w:val="28"/>
              </w:rPr>
              <w:t>产业集中度强，马太效应明显</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_Toc231144044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5</w:t>
            </w:r>
            <w:r>
              <w:rPr>
                <w:rFonts w:ascii="楷体" w:eastAsia="楷体" w:hAnsi="楷体" w:hint="eastAsia"/>
                <w:sz w:val="28"/>
                <w:szCs w:val="28"/>
              </w:rPr>
              <w:fldChar w:fldCharType="end"/>
            </w:r>
          </w:hyperlink>
        </w:p>
        <w:p w14:paraId="03891D06" w14:textId="77777777" w:rsidR="00FC3E90" w:rsidRDefault="00000000">
          <w:pPr>
            <w:pStyle w:val="TOC2"/>
            <w:tabs>
              <w:tab w:val="left" w:pos="1100"/>
              <w:tab w:val="right" w:leader="dot" w:pos="8296"/>
            </w:tabs>
            <w:spacing w:after="0" w:line="360" w:lineRule="auto"/>
            <w:ind w:left="440"/>
            <w:rPr>
              <w:rFonts w:ascii="楷体" w:eastAsia="楷体" w:hAnsi="楷体" w:hint="eastAsia"/>
              <w:sz w:val="28"/>
              <w:szCs w:val="28"/>
            </w:rPr>
          </w:pPr>
          <w:hyperlink w:anchor="_Toc231144045" w:history="1">
            <w:r>
              <w:rPr>
                <w:rStyle w:val="af2"/>
                <w:rFonts w:ascii="楷体" w:eastAsia="楷体" w:hAnsi="楷体"/>
                <w:sz w:val="28"/>
                <w:szCs w:val="28"/>
              </w:rPr>
              <w:t>2.4</w:t>
            </w:r>
            <w:r>
              <w:rPr>
                <w:rFonts w:ascii="楷体" w:eastAsia="楷体" w:hAnsi="楷体" w:hint="eastAsia"/>
                <w:sz w:val="28"/>
                <w:szCs w:val="28"/>
              </w:rPr>
              <w:tab/>
            </w:r>
            <w:r>
              <w:rPr>
                <w:rStyle w:val="af2"/>
                <w:rFonts w:ascii="楷体" w:eastAsia="楷体" w:hAnsi="楷体"/>
                <w:sz w:val="28"/>
                <w:szCs w:val="28"/>
              </w:rPr>
              <w:t>政策支持</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_Toc231144045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5</w:t>
            </w:r>
            <w:r>
              <w:rPr>
                <w:rFonts w:ascii="楷体" w:eastAsia="楷体" w:hAnsi="楷体" w:hint="eastAsia"/>
                <w:sz w:val="28"/>
                <w:szCs w:val="28"/>
              </w:rPr>
              <w:fldChar w:fldCharType="end"/>
            </w:r>
          </w:hyperlink>
        </w:p>
        <w:p w14:paraId="3E2B2115" w14:textId="77777777" w:rsidR="00FC3E90" w:rsidRDefault="00000000">
          <w:pPr>
            <w:pStyle w:val="TOC1"/>
            <w:spacing w:after="0" w:line="360" w:lineRule="auto"/>
            <w:rPr>
              <w:rFonts w:hint="eastAsia"/>
              <w:b w:val="0"/>
              <w:bCs w:val="0"/>
            </w:rPr>
          </w:pPr>
          <w:hyperlink w:anchor="_Toc231144046" w:history="1">
            <w:r>
              <w:rPr>
                <w:rStyle w:val="af2"/>
                <w:b w:val="0"/>
                <w:bCs w:val="0"/>
              </w:rPr>
              <w:t>3. 行业情形</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PAGEREF _Toc231144046 \h</w:instrText>
            </w:r>
            <w:r>
              <w:rPr>
                <w:rFonts w:hint="eastAsia"/>
                <w:b w:val="0"/>
                <w:bCs w:val="0"/>
              </w:rPr>
              <w:instrText xml:space="preserve"> </w:instrText>
            </w:r>
            <w:r>
              <w:rPr>
                <w:rFonts w:hint="eastAsia"/>
                <w:b w:val="0"/>
                <w:bCs w:val="0"/>
              </w:rPr>
            </w:r>
            <w:r>
              <w:rPr>
                <w:rFonts w:hint="eastAsia"/>
                <w:b w:val="0"/>
                <w:bCs w:val="0"/>
              </w:rPr>
              <w:fldChar w:fldCharType="separate"/>
            </w:r>
            <w:r>
              <w:rPr>
                <w:rFonts w:hint="eastAsia"/>
                <w:b w:val="0"/>
                <w:bCs w:val="0"/>
              </w:rPr>
              <w:t>9</w:t>
            </w:r>
            <w:r>
              <w:rPr>
                <w:rFonts w:hint="eastAsia"/>
                <w:b w:val="0"/>
                <w:bCs w:val="0"/>
              </w:rPr>
              <w:fldChar w:fldCharType="end"/>
            </w:r>
          </w:hyperlink>
        </w:p>
        <w:p w14:paraId="17A0FB6C" w14:textId="77777777" w:rsidR="00FC3E90" w:rsidRDefault="00000000">
          <w:pPr>
            <w:pStyle w:val="TOC2"/>
            <w:tabs>
              <w:tab w:val="right" w:leader="dot" w:pos="8296"/>
            </w:tabs>
            <w:spacing w:after="0" w:line="360" w:lineRule="auto"/>
            <w:ind w:left="440"/>
            <w:rPr>
              <w:rFonts w:ascii="楷体" w:eastAsia="楷体" w:hAnsi="楷体" w:hint="eastAsia"/>
              <w:sz w:val="28"/>
              <w:szCs w:val="28"/>
            </w:rPr>
          </w:pPr>
          <w:hyperlink w:anchor="_Toc231144047" w:history="1">
            <w:r>
              <w:rPr>
                <w:rStyle w:val="af2"/>
                <w:rFonts w:ascii="楷体" w:eastAsia="楷体" w:hAnsi="楷体"/>
                <w:sz w:val="28"/>
                <w:szCs w:val="28"/>
              </w:rPr>
              <w:t>3.1 营收</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_Toc231144047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9</w:t>
            </w:r>
            <w:r>
              <w:rPr>
                <w:rFonts w:ascii="楷体" w:eastAsia="楷体" w:hAnsi="楷体" w:hint="eastAsia"/>
                <w:sz w:val="28"/>
                <w:szCs w:val="28"/>
              </w:rPr>
              <w:fldChar w:fldCharType="end"/>
            </w:r>
          </w:hyperlink>
        </w:p>
        <w:p w14:paraId="15DA1B14" w14:textId="77777777" w:rsidR="00FC3E90" w:rsidRDefault="00000000">
          <w:pPr>
            <w:pStyle w:val="TOC2"/>
            <w:tabs>
              <w:tab w:val="right" w:leader="dot" w:pos="8296"/>
            </w:tabs>
            <w:spacing w:after="0" w:line="360" w:lineRule="auto"/>
            <w:ind w:left="440"/>
            <w:rPr>
              <w:rFonts w:ascii="楷体" w:eastAsia="楷体" w:hAnsi="楷体" w:hint="eastAsia"/>
              <w:sz w:val="28"/>
              <w:szCs w:val="28"/>
            </w:rPr>
          </w:pPr>
          <w:hyperlink w:anchor="_Toc231144048" w:history="1">
            <w:r>
              <w:rPr>
                <w:rStyle w:val="af2"/>
                <w:rFonts w:ascii="楷体" w:eastAsia="楷体" w:hAnsi="楷体"/>
                <w:sz w:val="28"/>
                <w:szCs w:val="28"/>
              </w:rPr>
              <w:t>3.2 需求侧</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_Toc231144048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12</w:t>
            </w:r>
            <w:r>
              <w:rPr>
                <w:rFonts w:ascii="楷体" w:eastAsia="楷体" w:hAnsi="楷体" w:hint="eastAsia"/>
                <w:sz w:val="28"/>
                <w:szCs w:val="28"/>
              </w:rPr>
              <w:fldChar w:fldCharType="end"/>
            </w:r>
          </w:hyperlink>
        </w:p>
        <w:p w14:paraId="6B4D949F" w14:textId="77777777" w:rsidR="00FC3E90" w:rsidRDefault="00000000">
          <w:pPr>
            <w:pStyle w:val="TOC2"/>
            <w:tabs>
              <w:tab w:val="right" w:leader="dot" w:pos="8296"/>
            </w:tabs>
            <w:spacing w:after="0" w:line="360" w:lineRule="auto"/>
            <w:ind w:left="440"/>
            <w:rPr>
              <w:rFonts w:ascii="楷体" w:eastAsia="楷体" w:hAnsi="楷体" w:hint="eastAsia"/>
              <w:sz w:val="28"/>
              <w:szCs w:val="28"/>
            </w:rPr>
          </w:pPr>
          <w:hyperlink w:anchor="_Toc231144049" w:history="1">
            <w:r>
              <w:rPr>
                <w:rStyle w:val="af2"/>
                <w:rFonts w:ascii="楷体" w:eastAsia="楷体" w:hAnsi="楷体" w:cs="Times New Roman"/>
                <w:sz w:val="28"/>
                <w:szCs w:val="28"/>
              </w:rPr>
              <w:t xml:space="preserve">3.3 </w:t>
            </w:r>
            <w:r>
              <w:rPr>
                <w:rStyle w:val="af2"/>
                <w:rFonts w:ascii="楷体" w:eastAsia="楷体" w:hAnsi="楷体"/>
                <w:sz w:val="28"/>
                <w:szCs w:val="28"/>
              </w:rPr>
              <w:t>供给侧</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_Toc231144049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14</w:t>
            </w:r>
            <w:r>
              <w:rPr>
                <w:rFonts w:ascii="楷体" w:eastAsia="楷体" w:hAnsi="楷体" w:hint="eastAsia"/>
                <w:sz w:val="28"/>
                <w:szCs w:val="28"/>
              </w:rPr>
              <w:fldChar w:fldCharType="end"/>
            </w:r>
          </w:hyperlink>
        </w:p>
        <w:p w14:paraId="1A4B871C" w14:textId="77777777" w:rsidR="00FC3E90" w:rsidRDefault="00000000">
          <w:pPr>
            <w:pStyle w:val="TOC2"/>
            <w:tabs>
              <w:tab w:val="right" w:leader="dot" w:pos="8296"/>
            </w:tabs>
            <w:spacing w:after="0" w:line="360" w:lineRule="auto"/>
            <w:ind w:left="440"/>
            <w:rPr>
              <w:rFonts w:ascii="楷体" w:eastAsia="楷体" w:hAnsi="楷体" w:hint="eastAsia"/>
              <w:sz w:val="28"/>
              <w:szCs w:val="28"/>
            </w:rPr>
          </w:pPr>
          <w:hyperlink w:anchor="_Toc231144050" w:history="1">
            <w:r>
              <w:rPr>
                <w:rStyle w:val="af2"/>
                <w:rFonts w:ascii="楷体" w:eastAsia="楷体" w:hAnsi="楷体"/>
                <w:sz w:val="28"/>
                <w:szCs w:val="28"/>
              </w:rPr>
              <w:t>3.4 市场空间测算</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_Toc231144050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30</w:t>
            </w:r>
            <w:r>
              <w:rPr>
                <w:rFonts w:ascii="楷体" w:eastAsia="楷体" w:hAnsi="楷体" w:hint="eastAsia"/>
                <w:sz w:val="28"/>
                <w:szCs w:val="28"/>
              </w:rPr>
              <w:fldChar w:fldCharType="end"/>
            </w:r>
          </w:hyperlink>
        </w:p>
        <w:p w14:paraId="5E8AEDA6" w14:textId="77777777" w:rsidR="00FC3E90" w:rsidRDefault="00000000">
          <w:pPr>
            <w:pStyle w:val="TOC2"/>
            <w:tabs>
              <w:tab w:val="right" w:leader="dot" w:pos="8296"/>
            </w:tabs>
            <w:spacing w:after="0" w:line="360" w:lineRule="auto"/>
            <w:ind w:left="440"/>
            <w:rPr>
              <w:rFonts w:ascii="楷体" w:eastAsia="楷体" w:hAnsi="楷体" w:hint="eastAsia"/>
              <w:sz w:val="28"/>
              <w:szCs w:val="28"/>
            </w:rPr>
          </w:pPr>
          <w:hyperlink w:anchor="_Toc231144051" w:history="1">
            <w:r>
              <w:rPr>
                <w:rStyle w:val="af2"/>
                <w:rFonts w:ascii="楷体" w:eastAsia="楷体" w:hAnsi="楷体"/>
                <w:sz w:val="28"/>
                <w:szCs w:val="28"/>
              </w:rPr>
              <w:t>3.5 市场格局</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_Toc231144051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31</w:t>
            </w:r>
            <w:r>
              <w:rPr>
                <w:rFonts w:ascii="楷体" w:eastAsia="楷体" w:hAnsi="楷体" w:hint="eastAsia"/>
                <w:sz w:val="28"/>
                <w:szCs w:val="28"/>
              </w:rPr>
              <w:fldChar w:fldCharType="end"/>
            </w:r>
          </w:hyperlink>
        </w:p>
        <w:p w14:paraId="12CBE727" w14:textId="77777777" w:rsidR="00FC3E90" w:rsidRDefault="00000000">
          <w:pPr>
            <w:pStyle w:val="TOC1"/>
            <w:spacing w:after="0" w:line="360" w:lineRule="auto"/>
            <w:rPr>
              <w:rFonts w:hint="eastAsia"/>
              <w:b w:val="0"/>
              <w:bCs w:val="0"/>
            </w:rPr>
          </w:pPr>
          <w:hyperlink w:anchor="_Toc231144052" w:history="1">
            <w:r>
              <w:rPr>
                <w:rStyle w:val="af2"/>
                <w:b w:val="0"/>
                <w:bCs w:val="0"/>
              </w:rPr>
              <w:t>4. 市场复盘</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PAGEREF _Toc231144052 \h</w:instrText>
            </w:r>
            <w:r>
              <w:rPr>
                <w:rFonts w:hint="eastAsia"/>
                <w:b w:val="0"/>
                <w:bCs w:val="0"/>
              </w:rPr>
              <w:instrText xml:space="preserve"> </w:instrText>
            </w:r>
            <w:r>
              <w:rPr>
                <w:rFonts w:hint="eastAsia"/>
                <w:b w:val="0"/>
                <w:bCs w:val="0"/>
              </w:rPr>
            </w:r>
            <w:r>
              <w:rPr>
                <w:rFonts w:hint="eastAsia"/>
                <w:b w:val="0"/>
                <w:bCs w:val="0"/>
              </w:rPr>
              <w:fldChar w:fldCharType="separate"/>
            </w:r>
            <w:r>
              <w:rPr>
                <w:rFonts w:hint="eastAsia"/>
                <w:b w:val="0"/>
                <w:bCs w:val="0"/>
              </w:rPr>
              <w:t>34</w:t>
            </w:r>
            <w:r>
              <w:rPr>
                <w:rFonts w:hint="eastAsia"/>
                <w:b w:val="0"/>
                <w:bCs w:val="0"/>
              </w:rPr>
              <w:fldChar w:fldCharType="end"/>
            </w:r>
          </w:hyperlink>
        </w:p>
        <w:p w14:paraId="336F8196" w14:textId="77777777" w:rsidR="00FC3E90" w:rsidRDefault="00000000">
          <w:pPr>
            <w:pStyle w:val="TOC2"/>
            <w:tabs>
              <w:tab w:val="right" w:leader="dot" w:pos="8296"/>
            </w:tabs>
            <w:spacing w:after="0" w:line="360" w:lineRule="auto"/>
            <w:ind w:left="440"/>
            <w:rPr>
              <w:rFonts w:ascii="楷体" w:eastAsia="楷体" w:hAnsi="楷体" w:hint="eastAsia"/>
              <w:sz w:val="28"/>
              <w:szCs w:val="28"/>
            </w:rPr>
          </w:pPr>
          <w:hyperlink w:anchor="_Toc231144053" w:history="1">
            <w:r>
              <w:rPr>
                <w:rStyle w:val="af2"/>
                <w:rFonts w:ascii="楷体" w:eastAsia="楷体" w:hAnsi="楷体"/>
                <w:sz w:val="28"/>
                <w:szCs w:val="28"/>
              </w:rPr>
              <w:t>4.1 历史回顾</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_Toc231144053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34</w:t>
            </w:r>
            <w:r>
              <w:rPr>
                <w:rFonts w:ascii="楷体" w:eastAsia="楷体" w:hAnsi="楷体" w:hint="eastAsia"/>
                <w:sz w:val="28"/>
                <w:szCs w:val="28"/>
              </w:rPr>
              <w:fldChar w:fldCharType="end"/>
            </w:r>
          </w:hyperlink>
        </w:p>
        <w:p w14:paraId="57CB16BB" w14:textId="77777777" w:rsidR="00FC3E90" w:rsidRDefault="00000000">
          <w:pPr>
            <w:pStyle w:val="TOC2"/>
            <w:tabs>
              <w:tab w:val="right" w:leader="dot" w:pos="8296"/>
            </w:tabs>
            <w:spacing w:after="0" w:line="360" w:lineRule="auto"/>
            <w:ind w:left="440"/>
            <w:rPr>
              <w:rFonts w:ascii="楷体" w:eastAsia="楷体" w:hAnsi="楷体" w:hint="eastAsia"/>
              <w:sz w:val="28"/>
              <w:szCs w:val="28"/>
            </w:rPr>
          </w:pPr>
          <w:hyperlink w:anchor="_Toc231144054" w:history="1">
            <w:r>
              <w:rPr>
                <w:rStyle w:val="af2"/>
                <w:rFonts w:ascii="楷体" w:eastAsia="楷体" w:hAnsi="楷体"/>
                <w:sz w:val="28"/>
                <w:szCs w:val="28"/>
              </w:rPr>
              <w:t>4.2 跟踪指标</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_Toc231144054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35</w:t>
            </w:r>
            <w:r>
              <w:rPr>
                <w:rFonts w:ascii="楷体" w:eastAsia="楷体" w:hAnsi="楷体" w:hint="eastAsia"/>
                <w:sz w:val="28"/>
                <w:szCs w:val="28"/>
              </w:rPr>
              <w:fldChar w:fldCharType="end"/>
            </w:r>
          </w:hyperlink>
        </w:p>
        <w:p w14:paraId="2533E977" w14:textId="77777777" w:rsidR="00FC3E90" w:rsidRDefault="00000000">
          <w:pPr>
            <w:pStyle w:val="TOC1"/>
            <w:spacing w:after="0" w:line="360" w:lineRule="auto"/>
            <w:rPr>
              <w:rFonts w:hint="eastAsia"/>
              <w:b w:val="0"/>
              <w:bCs w:val="0"/>
            </w:rPr>
          </w:pPr>
          <w:hyperlink w:anchor="_Toc231144055" w:history="1">
            <w:r>
              <w:rPr>
                <w:rStyle w:val="af2"/>
                <w:b w:val="0"/>
                <w:bCs w:val="0"/>
              </w:rPr>
              <w:t>5.</w:t>
            </w:r>
            <w:r>
              <w:rPr>
                <w:rFonts w:hint="eastAsia"/>
                <w:b w:val="0"/>
                <w:bCs w:val="0"/>
              </w:rPr>
              <w:tab/>
            </w:r>
            <w:r>
              <w:rPr>
                <w:rStyle w:val="af2"/>
                <w:b w:val="0"/>
                <w:bCs w:val="0"/>
              </w:rPr>
              <w:t>相关ETF概况</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PAGEREF _Toc231144055 \h</w:instrText>
            </w:r>
            <w:r>
              <w:rPr>
                <w:rFonts w:hint="eastAsia"/>
                <w:b w:val="0"/>
                <w:bCs w:val="0"/>
              </w:rPr>
              <w:instrText xml:space="preserve"> </w:instrText>
            </w:r>
            <w:r>
              <w:rPr>
                <w:rFonts w:hint="eastAsia"/>
                <w:b w:val="0"/>
                <w:bCs w:val="0"/>
              </w:rPr>
            </w:r>
            <w:r>
              <w:rPr>
                <w:rFonts w:hint="eastAsia"/>
                <w:b w:val="0"/>
                <w:bCs w:val="0"/>
              </w:rPr>
              <w:fldChar w:fldCharType="separate"/>
            </w:r>
            <w:r>
              <w:rPr>
                <w:rFonts w:hint="eastAsia"/>
                <w:b w:val="0"/>
                <w:bCs w:val="0"/>
              </w:rPr>
              <w:t>36</w:t>
            </w:r>
            <w:r>
              <w:rPr>
                <w:rFonts w:hint="eastAsia"/>
                <w:b w:val="0"/>
                <w:bCs w:val="0"/>
              </w:rPr>
              <w:fldChar w:fldCharType="end"/>
            </w:r>
          </w:hyperlink>
        </w:p>
        <w:p w14:paraId="5390326D" w14:textId="77777777" w:rsidR="00FC3E90" w:rsidRDefault="00000000">
          <w:pPr>
            <w:pStyle w:val="TOC2"/>
            <w:tabs>
              <w:tab w:val="right" w:leader="dot" w:pos="8296"/>
            </w:tabs>
            <w:spacing w:after="0" w:line="360" w:lineRule="auto"/>
            <w:ind w:left="440"/>
            <w:rPr>
              <w:rFonts w:ascii="楷体" w:eastAsia="楷体" w:hAnsi="楷体" w:hint="eastAsia"/>
              <w:sz w:val="28"/>
              <w:szCs w:val="28"/>
            </w:rPr>
          </w:pPr>
          <w:hyperlink w:anchor="_Toc231144056" w:history="1">
            <w:r>
              <w:rPr>
                <w:rStyle w:val="af2"/>
                <w:rFonts w:ascii="楷体" w:eastAsia="楷体" w:hAnsi="楷体"/>
                <w:sz w:val="28"/>
                <w:szCs w:val="28"/>
              </w:rPr>
              <w:t>5.1 通信ETF华夏（515050.SH）</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_Toc231144056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37</w:t>
            </w:r>
            <w:r>
              <w:rPr>
                <w:rFonts w:ascii="楷体" w:eastAsia="楷体" w:hAnsi="楷体" w:hint="eastAsia"/>
                <w:sz w:val="28"/>
                <w:szCs w:val="28"/>
              </w:rPr>
              <w:fldChar w:fldCharType="end"/>
            </w:r>
          </w:hyperlink>
        </w:p>
        <w:p w14:paraId="5DEB6247" w14:textId="77777777" w:rsidR="00FC3E90" w:rsidRDefault="00000000">
          <w:pPr>
            <w:pStyle w:val="TOC2"/>
            <w:tabs>
              <w:tab w:val="right" w:leader="dot" w:pos="8296"/>
            </w:tabs>
            <w:spacing w:after="0" w:line="360" w:lineRule="auto"/>
            <w:ind w:left="440"/>
            <w:rPr>
              <w:rFonts w:ascii="楷体" w:eastAsia="楷体" w:hAnsi="楷体" w:hint="eastAsia"/>
              <w:sz w:val="28"/>
              <w:szCs w:val="28"/>
            </w:rPr>
          </w:pPr>
          <w:hyperlink w:anchor="_Toc231144057" w:history="1">
            <w:r>
              <w:rPr>
                <w:rStyle w:val="af2"/>
                <w:rFonts w:ascii="楷体" w:eastAsia="楷体" w:hAnsi="楷体"/>
                <w:sz w:val="28"/>
                <w:szCs w:val="28"/>
              </w:rPr>
              <w:t>5.2 通信ETF国泰（515880.SH）</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_Toc231144057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39</w:t>
            </w:r>
            <w:r>
              <w:rPr>
                <w:rFonts w:ascii="楷体" w:eastAsia="楷体" w:hAnsi="楷体" w:hint="eastAsia"/>
                <w:sz w:val="28"/>
                <w:szCs w:val="28"/>
              </w:rPr>
              <w:fldChar w:fldCharType="end"/>
            </w:r>
          </w:hyperlink>
        </w:p>
        <w:p w14:paraId="2A26201A" w14:textId="77777777" w:rsidR="00FC3E90" w:rsidRDefault="00000000">
          <w:pPr>
            <w:pStyle w:val="TOC1"/>
            <w:spacing w:after="0" w:line="360" w:lineRule="auto"/>
            <w:rPr>
              <w:rFonts w:hint="eastAsia"/>
              <w:b w:val="0"/>
              <w:bCs w:val="0"/>
            </w:rPr>
          </w:pPr>
          <w:hyperlink w:anchor="_Toc231144058" w:history="1">
            <w:r>
              <w:rPr>
                <w:rStyle w:val="af2"/>
                <w:b w:val="0"/>
                <w:bCs w:val="0"/>
              </w:rPr>
              <w:t>6.</w:t>
            </w:r>
            <w:r>
              <w:rPr>
                <w:rFonts w:hint="eastAsia"/>
                <w:b w:val="0"/>
                <w:bCs w:val="0"/>
              </w:rPr>
              <w:tab/>
            </w:r>
            <w:r>
              <w:rPr>
                <w:rStyle w:val="af2"/>
                <w:b w:val="0"/>
                <w:bCs w:val="0"/>
              </w:rPr>
              <w:t>交易策略</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PAGEREF _Toc231144058 \h</w:instrText>
            </w:r>
            <w:r>
              <w:rPr>
                <w:rFonts w:hint="eastAsia"/>
                <w:b w:val="0"/>
                <w:bCs w:val="0"/>
              </w:rPr>
              <w:instrText xml:space="preserve"> </w:instrText>
            </w:r>
            <w:r>
              <w:rPr>
                <w:rFonts w:hint="eastAsia"/>
                <w:b w:val="0"/>
                <w:bCs w:val="0"/>
              </w:rPr>
            </w:r>
            <w:r>
              <w:rPr>
                <w:rFonts w:hint="eastAsia"/>
                <w:b w:val="0"/>
                <w:bCs w:val="0"/>
              </w:rPr>
              <w:fldChar w:fldCharType="separate"/>
            </w:r>
            <w:r>
              <w:rPr>
                <w:rFonts w:hint="eastAsia"/>
                <w:b w:val="0"/>
                <w:bCs w:val="0"/>
              </w:rPr>
              <w:t>41</w:t>
            </w:r>
            <w:r>
              <w:rPr>
                <w:rFonts w:hint="eastAsia"/>
                <w:b w:val="0"/>
                <w:bCs w:val="0"/>
              </w:rPr>
              <w:fldChar w:fldCharType="end"/>
            </w:r>
          </w:hyperlink>
        </w:p>
        <w:p w14:paraId="13AA44EA" w14:textId="77777777" w:rsidR="00FC3E90" w:rsidRDefault="00000000">
          <w:pPr>
            <w:pStyle w:val="TOC1"/>
            <w:spacing w:after="0" w:line="360" w:lineRule="auto"/>
            <w:rPr>
              <w:rFonts w:hint="eastAsia"/>
              <w:b w:val="0"/>
              <w:bCs w:val="0"/>
            </w:rPr>
          </w:pPr>
          <w:hyperlink w:anchor="_Toc231144059" w:history="1">
            <w:r>
              <w:rPr>
                <w:rStyle w:val="af2"/>
                <w:b w:val="0"/>
                <w:bCs w:val="0"/>
              </w:rPr>
              <w:t>7.</w:t>
            </w:r>
            <w:r>
              <w:rPr>
                <w:rFonts w:hint="eastAsia"/>
                <w:b w:val="0"/>
                <w:bCs w:val="0"/>
              </w:rPr>
              <w:tab/>
            </w:r>
            <w:r>
              <w:rPr>
                <w:rStyle w:val="af2"/>
                <w:b w:val="0"/>
                <w:bCs w:val="0"/>
              </w:rPr>
              <w:t>风险提示</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PAGEREF _Toc231144059 \h</w:instrText>
            </w:r>
            <w:r>
              <w:rPr>
                <w:rFonts w:hint="eastAsia"/>
                <w:b w:val="0"/>
                <w:bCs w:val="0"/>
              </w:rPr>
              <w:instrText xml:space="preserve"> </w:instrText>
            </w:r>
            <w:r>
              <w:rPr>
                <w:rFonts w:hint="eastAsia"/>
                <w:b w:val="0"/>
                <w:bCs w:val="0"/>
              </w:rPr>
            </w:r>
            <w:r>
              <w:rPr>
                <w:rFonts w:hint="eastAsia"/>
                <w:b w:val="0"/>
                <w:bCs w:val="0"/>
              </w:rPr>
              <w:fldChar w:fldCharType="separate"/>
            </w:r>
            <w:r>
              <w:rPr>
                <w:rFonts w:hint="eastAsia"/>
                <w:b w:val="0"/>
                <w:bCs w:val="0"/>
              </w:rPr>
              <w:t>42</w:t>
            </w:r>
            <w:r>
              <w:rPr>
                <w:rFonts w:hint="eastAsia"/>
                <w:b w:val="0"/>
                <w:bCs w:val="0"/>
              </w:rPr>
              <w:fldChar w:fldCharType="end"/>
            </w:r>
          </w:hyperlink>
        </w:p>
        <w:p w14:paraId="062272B8" w14:textId="77777777" w:rsidR="00FC3E90" w:rsidRDefault="00000000">
          <w:pPr>
            <w:pStyle w:val="TOC2"/>
            <w:tabs>
              <w:tab w:val="right" w:leader="dot" w:pos="8296"/>
            </w:tabs>
            <w:spacing w:after="0" w:line="360" w:lineRule="auto"/>
            <w:ind w:left="440"/>
            <w:rPr>
              <w:rFonts w:ascii="楷体" w:eastAsia="楷体" w:hAnsi="楷体" w:hint="eastAsia"/>
              <w:sz w:val="28"/>
              <w:szCs w:val="28"/>
            </w:rPr>
          </w:pPr>
          <w:hyperlink w:anchor="_Toc231144060" w:history="1">
            <w:r>
              <w:rPr>
                <w:rStyle w:val="af2"/>
                <w:rFonts w:ascii="楷体" w:eastAsia="楷体" w:hAnsi="楷体"/>
                <w:sz w:val="28"/>
                <w:szCs w:val="28"/>
              </w:rPr>
              <w:t>7.1 技术迭代与订单波动</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_Toc231144060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42</w:t>
            </w:r>
            <w:r>
              <w:rPr>
                <w:rFonts w:ascii="楷体" w:eastAsia="楷体" w:hAnsi="楷体" w:hint="eastAsia"/>
                <w:sz w:val="28"/>
                <w:szCs w:val="28"/>
              </w:rPr>
              <w:fldChar w:fldCharType="end"/>
            </w:r>
          </w:hyperlink>
        </w:p>
        <w:p w14:paraId="7297A8AD" w14:textId="77777777" w:rsidR="00FC3E90" w:rsidRDefault="00000000">
          <w:pPr>
            <w:pStyle w:val="TOC2"/>
            <w:tabs>
              <w:tab w:val="right" w:leader="dot" w:pos="8296"/>
            </w:tabs>
            <w:spacing w:after="0" w:line="360" w:lineRule="auto"/>
            <w:ind w:left="440"/>
            <w:rPr>
              <w:rFonts w:ascii="楷体" w:eastAsia="楷体" w:hAnsi="楷体" w:hint="eastAsia"/>
              <w:sz w:val="28"/>
              <w:szCs w:val="28"/>
            </w:rPr>
          </w:pPr>
          <w:hyperlink w:anchor="_Toc231144061" w:history="1">
            <w:r>
              <w:rPr>
                <w:rStyle w:val="af2"/>
                <w:rFonts w:ascii="楷体" w:eastAsia="楷体" w:hAnsi="楷体"/>
                <w:sz w:val="28"/>
                <w:szCs w:val="28"/>
              </w:rPr>
              <w:t>7.2 客户高度集中与议价权弱</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_Toc231144061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42</w:t>
            </w:r>
            <w:r>
              <w:rPr>
                <w:rFonts w:ascii="楷体" w:eastAsia="楷体" w:hAnsi="楷体" w:hint="eastAsia"/>
                <w:sz w:val="28"/>
                <w:szCs w:val="28"/>
              </w:rPr>
              <w:fldChar w:fldCharType="end"/>
            </w:r>
          </w:hyperlink>
        </w:p>
        <w:p w14:paraId="3F2ED8A7" w14:textId="77777777" w:rsidR="00FC3E90" w:rsidRDefault="00000000">
          <w:pPr>
            <w:pStyle w:val="TOC2"/>
            <w:tabs>
              <w:tab w:val="right" w:leader="dot" w:pos="8296"/>
            </w:tabs>
            <w:spacing w:after="0" w:line="360" w:lineRule="auto"/>
            <w:ind w:left="440"/>
            <w:rPr>
              <w:rFonts w:ascii="楷体" w:eastAsia="楷体" w:hAnsi="楷体" w:hint="eastAsia"/>
              <w:sz w:val="28"/>
              <w:szCs w:val="28"/>
            </w:rPr>
          </w:pPr>
          <w:hyperlink w:anchor="_Toc231144062" w:history="1">
            <w:r>
              <w:rPr>
                <w:rStyle w:val="af2"/>
                <w:rFonts w:ascii="楷体" w:eastAsia="楷体" w:hAnsi="楷体"/>
                <w:sz w:val="28"/>
                <w:szCs w:val="28"/>
              </w:rPr>
              <w:t>7.3 地缘政治与供应链阻断导致出口管制</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_Toc231144062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42</w:t>
            </w:r>
            <w:r>
              <w:rPr>
                <w:rFonts w:ascii="楷体" w:eastAsia="楷体" w:hAnsi="楷体" w:hint="eastAsia"/>
                <w:sz w:val="28"/>
                <w:szCs w:val="28"/>
              </w:rPr>
              <w:fldChar w:fldCharType="end"/>
            </w:r>
          </w:hyperlink>
        </w:p>
        <w:p w14:paraId="033A566A" w14:textId="77777777" w:rsidR="00FC3E90" w:rsidRDefault="00000000">
          <w:pPr>
            <w:pStyle w:val="TOC2"/>
            <w:tabs>
              <w:tab w:val="right" w:leader="dot" w:pos="8296"/>
            </w:tabs>
            <w:spacing w:after="0" w:line="360" w:lineRule="auto"/>
            <w:ind w:left="440"/>
            <w:rPr>
              <w:rFonts w:ascii="楷体" w:eastAsia="楷体" w:hAnsi="楷体" w:hint="eastAsia"/>
              <w:sz w:val="28"/>
              <w:szCs w:val="28"/>
            </w:rPr>
          </w:pPr>
          <w:hyperlink w:anchor="_Toc231144063" w:history="1">
            <w:r>
              <w:rPr>
                <w:rStyle w:val="af2"/>
                <w:rFonts w:ascii="楷体" w:eastAsia="楷体" w:hAnsi="楷体"/>
                <w:sz w:val="28"/>
                <w:szCs w:val="28"/>
              </w:rPr>
              <w:t>7.4 估值高位风险</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_Toc231144063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42</w:t>
            </w:r>
            <w:r>
              <w:rPr>
                <w:rFonts w:ascii="楷体" w:eastAsia="楷体" w:hAnsi="楷体" w:hint="eastAsia"/>
                <w:sz w:val="28"/>
                <w:szCs w:val="28"/>
              </w:rPr>
              <w:fldChar w:fldCharType="end"/>
            </w:r>
          </w:hyperlink>
        </w:p>
        <w:p w14:paraId="7011C884" w14:textId="77777777" w:rsidR="00FC3E90" w:rsidRDefault="00000000">
          <w:pPr>
            <w:pStyle w:val="TOC1"/>
            <w:spacing w:after="0" w:line="360" w:lineRule="auto"/>
            <w:rPr>
              <w:rFonts w:hint="eastAsia"/>
              <w:b w:val="0"/>
              <w:bCs w:val="0"/>
            </w:rPr>
          </w:pPr>
          <w:hyperlink w:anchor="_Toc231144064" w:history="1">
            <w:r>
              <w:rPr>
                <w:rStyle w:val="af2"/>
                <w:b w:val="0"/>
                <w:bCs w:val="0"/>
              </w:rPr>
              <w:t>8.</w:t>
            </w:r>
            <w:r>
              <w:rPr>
                <w:rFonts w:hint="eastAsia"/>
                <w:b w:val="0"/>
                <w:bCs w:val="0"/>
              </w:rPr>
              <w:tab/>
            </w:r>
            <w:r>
              <w:rPr>
                <w:rStyle w:val="af2"/>
                <w:b w:val="0"/>
                <w:bCs w:val="0"/>
              </w:rPr>
              <w:t>附录</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PAGEREF _Toc231144064 \h</w:instrText>
            </w:r>
            <w:r>
              <w:rPr>
                <w:rFonts w:hint="eastAsia"/>
                <w:b w:val="0"/>
                <w:bCs w:val="0"/>
              </w:rPr>
              <w:instrText xml:space="preserve"> </w:instrText>
            </w:r>
            <w:r>
              <w:rPr>
                <w:rFonts w:hint="eastAsia"/>
                <w:b w:val="0"/>
                <w:bCs w:val="0"/>
              </w:rPr>
            </w:r>
            <w:r>
              <w:rPr>
                <w:rFonts w:hint="eastAsia"/>
                <w:b w:val="0"/>
                <w:bCs w:val="0"/>
              </w:rPr>
              <w:fldChar w:fldCharType="separate"/>
            </w:r>
            <w:r>
              <w:rPr>
                <w:rFonts w:hint="eastAsia"/>
                <w:b w:val="0"/>
                <w:bCs w:val="0"/>
              </w:rPr>
              <w:t>43</w:t>
            </w:r>
            <w:r>
              <w:rPr>
                <w:rFonts w:hint="eastAsia"/>
                <w:b w:val="0"/>
                <w:bCs w:val="0"/>
              </w:rPr>
              <w:fldChar w:fldCharType="end"/>
            </w:r>
          </w:hyperlink>
        </w:p>
        <w:p w14:paraId="25702F8A" w14:textId="77777777" w:rsidR="00FC3E90" w:rsidRDefault="00000000">
          <w:pPr>
            <w:spacing w:after="0" w:line="360" w:lineRule="auto"/>
            <w:rPr>
              <w:rFonts w:hint="eastAsia"/>
            </w:rPr>
          </w:pPr>
          <w:r>
            <w:rPr>
              <w:rFonts w:ascii="楷体" w:eastAsia="楷体" w:hAnsi="楷体" w:hint="eastAsia"/>
              <w:sz w:val="28"/>
              <w:szCs w:val="28"/>
            </w:rPr>
            <w:fldChar w:fldCharType="end"/>
          </w:r>
        </w:p>
      </w:sdtContent>
    </w:sdt>
    <w:p w14:paraId="2B7F48C7" w14:textId="77777777" w:rsidR="00FC3E90" w:rsidRDefault="00FC3E90">
      <w:pPr>
        <w:ind w:left="360" w:hanging="360"/>
        <w:rPr>
          <w:rFonts w:hint="eastAsia"/>
        </w:rPr>
      </w:pPr>
    </w:p>
    <w:p w14:paraId="256E76D2" w14:textId="77777777" w:rsidR="00FC3E90" w:rsidRDefault="00FC3E90">
      <w:pPr>
        <w:ind w:left="360" w:hanging="360"/>
        <w:rPr>
          <w:rFonts w:hint="eastAsia"/>
        </w:rPr>
      </w:pPr>
    </w:p>
    <w:p w14:paraId="051FA27B" w14:textId="77777777" w:rsidR="00FC3E90" w:rsidRDefault="00FC3E90">
      <w:pPr>
        <w:ind w:left="360" w:hanging="360"/>
        <w:rPr>
          <w:rFonts w:hint="eastAsia"/>
        </w:rPr>
      </w:pPr>
    </w:p>
    <w:p w14:paraId="52268AD8" w14:textId="77777777" w:rsidR="00FC3E90" w:rsidRDefault="00FC3E90">
      <w:pPr>
        <w:ind w:left="360" w:hanging="360"/>
        <w:rPr>
          <w:rFonts w:hint="eastAsia"/>
        </w:rPr>
      </w:pPr>
    </w:p>
    <w:p w14:paraId="1A31236D" w14:textId="77777777" w:rsidR="00FC3E90" w:rsidRDefault="00FC3E90">
      <w:pPr>
        <w:ind w:left="360" w:hanging="360"/>
        <w:rPr>
          <w:rFonts w:hint="eastAsia"/>
        </w:rPr>
      </w:pPr>
    </w:p>
    <w:p w14:paraId="3B48C8F3" w14:textId="77777777" w:rsidR="00FC3E90" w:rsidRDefault="00FC3E90">
      <w:pPr>
        <w:ind w:left="360" w:hanging="360"/>
        <w:rPr>
          <w:rFonts w:hint="eastAsia"/>
        </w:rPr>
      </w:pPr>
    </w:p>
    <w:p w14:paraId="4C3248B1" w14:textId="77777777" w:rsidR="00FC3E90" w:rsidRDefault="00FC3E90">
      <w:pPr>
        <w:ind w:left="360" w:hanging="360"/>
        <w:rPr>
          <w:rFonts w:hint="eastAsia"/>
        </w:rPr>
      </w:pPr>
    </w:p>
    <w:p w14:paraId="79E9AE44" w14:textId="77777777" w:rsidR="00FC3E90" w:rsidRDefault="00FC3E90">
      <w:pPr>
        <w:ind w:left="360" w:hanging="360"/>
        <w:rPr>
          <w:rFonts w:hint="eastAsia"/>
        </w:rPr>
      </w:pPr>
    </w:p>
    <w:p w14:paraId="72F96C0B" w14:textId="77777777" w:rsidR="00FC3E90" w:rsidRDefault="00FC3E90">
      <w:pPr>
        <w:ind w:left="360" w:hanging="360"/>
        <w:rPr>
          <w:rFonts w:hint="eastAsia"/>
        </w:rPr>
      </w:pPr>
    </w:p>
    <w:p w14:paraId="61BB52AC" w14:textId="77777777" w:rsidR="00FC3E90" w:rsidRDefault="00FC3E90">
      <w:pPr>
        <w:rPr>
          <w:rFonts w:hint="eastAsia"/>
        </w:rPr>
      </w:pPr>
    </w:p>
    <w:p w14:paraId="6BE91CDF" w14:textId="77777777" w:rsidR="00FC3E90" w:rsidRDefault="00FC3E90">
      <w:pPr>
        <w:rPr>
          <w:rFonts w:hint="eastAsia"/>
        </w:rPr>
      </w:pPr>
    </w:p>
    <w:p w14:paraId="14B53FAE" w14:textId="77777777" w:rsidR="00FC3E90" w:rsidRDefault="00FC3E90">
      <w:pPr>
        <w:rPr>
          <w:rFonts w:hint="eastAsia"/>
        </w:rPr>
      </w:pPr>
    </w:p>
    <w:p w14:paraId="56845350" w14:textId="77777777" w:rsidR="00FC3E90" w:rsidRDefault="00FC3E90">
      <w:pPr>
        <w:rPr>
          <w:rFonts w:hint="eastAsia"/>
        </w:rPr>
      </w:pPr>
    </w:p>
    <w:p w14:paraId="69D7125A" w14:textId="77777777" w:rsidR="00FC3E90" w:rsidRDefault="00FC3E90">
      <w:pPr>
        <w:rPr>
          <w:rFonts w:hint="eastAsia"/>
        </w:rPr>
      </w:pPr>
    </w:p>
    <w:p w14:paraId="60D38D06" w14:textId="77777777" w:rsidR="00FC3E90" w:rsidRDefault="00FC3E90">
      <w:pPr>
        <w:rPr>
          <w:rFonts w:hint="eastAsia"/>
        </w:rPr>
      </w:pPr>
    </w:p>
    <w:p w14:paraId="3084B11F" w14:textId="77777777" w:rsidR="00FC3E90" w:rsidRDefault="00FC3E90">
      <w:pPr>
        <w:rPr>
          <w:rFonts w:hint="eastAsia"/>
        </w:rPr>
      </w:pPr>
    </w:p>
    <w:p w14:paraId="5FB5564A" w14:textId="77777777" w:rsidR="00FC3E90" w:rsidRDefault="00FC3E90">
      <w:pPr>
        <w:rPr>
          <w:rFonts w:hint="eastAsia"/>
        </w:rPr>
      </w:pPr>
    </w:p>
    <w:p w14:paraId="0FDE0FC0" w14:textId="77777777" w:rsidR="00FC3E90" w:rsidRDefault="00FC3E90">
      <w:pPr>
        <w:rPr>
          <w:rFonts w:hint="eastAsia"/>
        </w:rPr>
      </w:pPr>
    </w:p>
    <w:p w14:paraId="6D8DCC3F" w14:textId="77777777" w:rsidR="00FC3E90" w:rsidRDefault="00FC3E90">
      <w:pPr>
        <w:rPr>
          <w:rFonts w:hint="eastAsia"/>
        </w:rPr>
      </w:pPr>
    </w:p>
    <w:p w14:paraId="161D30A2" w14:textId="77777777" w:rsidR="00FC3E90" w:rsidRDefault="00000000">
      <w:pPr>
        <w:pStyle w:val="1"/>
        <w:numPr>
          <w:ilvl w:val="0"/>
          <w:numId w:val="6"/>
        </w:numPr>
        <w:rPr>
          <w:rFonts w:ascii="楷体" w:eastAsia="楷体" w:hAnsi="楷体" w:hint="eastAsia"/>
          <w:b/>
          <w:bCs/>
          <w:color w:val="auto"/>
          <w:sz w:val="36"/>
          <w:szCs w:val="36"/>
        </w:rPr>
      </w:pPr>
      <w:bookmarkStart w:id="44" w:name="_Toc231143510"/>
      <w:bookmarkStart w:id="45" w:name="_Toc231144040"/>
      <w:r>
        <w:rPr>
          <w:rFonts w:ascii="楷体" w:eastAsia="楷体" w:hAnsi="楷体" w:hint="eastAsia"/>
          <w:b/>
          <w:bCs/>
          <w:color w:val="auto"/>
          <w:sz w:val="36"/>
          <w:szCs w:val="36"/>
        </w:rPr>
        <w:lastRenderedPageBreak/>
        <w:t>项目概况</w:t>
      </w:r>
      <w:bookmarkEnd w:id="44"/>
      <w:bookmarkEnd w:id="45"/>
    </w:p>
    <w:p w14:paraId="2BB85DB4" w14:textId="77777777" w:rsidR="00FC3E90" w:rsidRDefault="00000000">
      <w:pPr>
        <w:pStyle w:val="af9"/>
        <w:rPr>
          <w:sz w:val="16"/>
          <w:szCs w:val="13"/>
        </w:rPr>
      </w:pPr>
      <w:r>
        <w:rPr>
          <w:rFonts w:ascii="楷体" w:hAnsi="楷体"/>
          <w:szCs w:val="13"/>
        </w:rPr>
        <w:t>表</w:t>
      </w:r>
      <w:r>
        <w:rPr>
          <w:rFonts w:ascii="楷体" w:hAnsi="楷体" w:hint="eastAsia"/>
          <w:szCs w:val="13"/>
        </w:rPr>
        <w:t>：</w:t>
      </w:r>
      <w:r>
        <w:rPr>
          <w:rFonts w:ascii="楷体" w:hAnsi="楷体"/>
          <w:szCs w:val="13"/>
        </w:rPr>
        <w:t>项目要素表</w:t>
      </w:r>
    </w:p>
    <w:tbl>
      <w:tblPr>
        <w:tblStyle w:val="120"/>
        <w:tblW w:w="0" w:type="auto"/>
        <w:jc w:val="center"/>
        <w:tblLook w:val="04A0" w:firstRow="1" w:lastRow="0" w:firstColumn="1" w:lastColumn="0" w:noHBand="0" w:noVBand="1"/>
      </w:tblPr>
      <w:tblGrid>
        <w:gridCol w:w="1980"/>
        <w:gridCol w:w="6257"/>
      </w:tblGrid>
      <w:tr w:rsidR="00FC3E90" w14:paraId="574CC507" w14:textId="77777777">
        <w:trPr>
          <w:trHeight w:val="491"/>
          <w:jc w:val="center"/>
        </w:trPr>
        <w:tc>
          <w:tcPr>
            <w:tcW w:w="1980" w:type="dxa"/>
            <w:vAlign w:val="center"/>
          </w:tcPr>
          <w:p w14:paraId="5AEF9E67" w14:textId="77777777" w:rsidR="00FC3E90" w:rsidRDefault="00000000">
            <w:pPr>
              <w:pStyle w:val="af9"/>
            </w:pPr>
            <w:r>
              <w:rPr>
                <w:rFonts w:ascii="楷体" w:hAnsi="楷体"/>
              </w:rPr>
              <w:t>投资标的</w:t>
            </w:r>
          </w:p>
        </w:tc>
        <w:tc>
          <w:tcPr>
            <w:tcW w:w="6257" w:type="dxa"/>
            <w:vAlign w:val="center"/>
          </w:tcPr>
          <w:p w14:paraId="359CB15B" w14:textId="77777777" w:rsidR="00FC3E90" w:rsidRDefault="00000000">
            <w:pPr>
              <w:pStyle w:val="af9"/>
            </w:pPr>
            <w:bookmarkStart w:id="46" w:name="OLE_LINK3"/>
            <w:r>
              <w:rPr>
                <w:rFonts w:ascii="楷体" w:hAnsi="楷体" w:hint="eastAsia"/>
              </w:rPr>
              <w:t>通信ETF华夏（515050.SH）、通信ETF国泰（515880.SH）</w:t>
            </w:r>
            <w:bookmarkEnd w:id="46"/>
          </w:p>
        </w:tc>
      </w:tr>
      <w:tr w:rsidR="00FC3E90" w14:paraId="629A7FE9" w14:textId="77777777">
        <w:trPr>
          <w:trHeight w:val="169"/>
          <w:jc w:val="center"/>
        </w:trPr>
        <w:tc>
          <w:tcPr>
            <w:tcW w:w="1980" w:type="dxa"/>
            <w:vAlign w:val="center"/>
          </w:tcPr>
          <w:p w14:paraId="372F76A2" w14:textId="77777777" w:rsidR="00FC3E90" w:rsidRDefault="00000000">
            <w:pPr>
              <w:pStyle w:val="af9"/>
            </w:pPr>
            <w:r>
              <w:rPr>
                <w:rFonts w:ascii="楷体" w:hAnsi="楷体"/>
              </w:rPr>
              <w:t>投资主体</w:t>
            </w:r>
          </w:p>
        </w:tc>
        <w:tc>
          <w:tcPr>
            <w:tcW w:w="6257" w:type="dxa"/>
            <w:vAlign w:val="center"/>
          </w:tcPr>
          <w:p w14:paraId="32E6FD91" w14:textId="77777777" w:rsidR="00FC3E90" w:rsidRDefault="00000000">
            <w:pPr>
              <w:pStyle w:val="af9"/>
            </w:pPr>
            <w:r>
              <w:rPr>
                <w:rFonts w:ascii="楷体" w:hAnsi="楷体"/>
              </w:rPr>
              <w:t>川江投资有限公司</w:t>
            </w:r>
          </w:p>
        </w:tc>
      </w:tr>
      <w:tr w:rsidR="00FC3E90" w14:paraId="0296D5AC" w14:textId="77777777">
        <w:trPr>
          <w:trHeight w:val="89"/>
          <w:jc w:val="center"/>
        </w:trPr>
        <w:tc>
          <w:tcPr>
            <w:tcW w:w="1980" w:type="dxa"/>
            <w:vAlign w:val="center"/>
          </w:tcPr>
          <w:p w14:paraId="5C29FE7C" w14:textId="77777777" w:rsidR="00FC3E90" w:rsidRDefault="00000000">
            <w:pPr>
              <w:pStyle w:val="af9"/>
            </w:pPr>
            <w:r>
              <w:rPr>
                <w:rFonts w:ascii="楷体" w:hAnsi="楷体"/>
              </w:rPr>
              <w:t>投资方式</w:t>
            </w:r>
          </w:p>
        </w:tc>
        <w:tc>
          <w:tcPr>
            <w:tcW w:w="6257" w:type="dxa"/>
            <w:vAlign w:val="center"/>
          </w:tcPr>
          <w:p w14:paraId="5214CA04" w14:textId="77777777" w:rsidR="00FC3E90" w:rsidRDefault="00000000">
            <w:pPr>
              <w:pStyle w:val="af9"/>
            </w:pPr>
            <w:r>
              <w:rPr>
                <w:rFonts w:ascii="楷体" w:hAnsi="楷体"/>
              </w:rPr>
              <w:t>二级市场投资</w:t>
            </w:r>
          </w:p>
        </w:tc>
      </w:tr>
      <w:tr w:rsidR="00FC3E90" w14:paraId="1B10A629" w14:textId="77777777">
        <w:trPr>
          <w:trHeight w:val="60"/>
          <w:jc w:val="center"/>
        </w:trPr>
        <w:tc>
          <w:tcPr>
            <w:tcW w:w="1980" w:type="dxa"/>
            <w:vAlign w:val="center"/>
          </w:tcPr>
          <w:p w14:paraId="6F8FCF45" w14:textId="77777777" w:rsidR="00FC3E90" w:rsidRDefault="00000000">
            <w:pPr>
              <w:pStyle w:val="af9"/>
            </w:pPr>
            <w:r>
              <w:rPr>
                <w:rFonts w:ascii="楷体" w:hAnsi="楷体"/>
              </w:rPr>
              <w:t>投资通道</w:t>
            </w:r>
          </w:p>
        </w:tc>
        <w:tc>
          <w:tcPr>
            <w:tcW w:w="6257" w:type="dxa"/>
            <w:vAlign w:val="center"/>
          </w:tcPr>
          <w:p w14:paraId="7B0F7537" w14:textId="77777777" w:rsidR="00FC3E90" w:rsidRDefault="00000000">
            <w:pPr>
              <w:pStyle w:val="af9"/>
            </w:pPr>
            <w:r>
              <w:rPr>
                <w:rFonts w:ascii="楷体" w:hAnsi="楷体"/>
              </w:rPr>
              <w:t>川江证券账户</w:t>
            </w:r>
          </w:p>
        </w:tc>
      </w:tr>
      <w:tr w:rsidR="00FC3E90" w14:paraId="5B5075AF" w14:textId="77777777">
        <w:trPr>
          <w:trHeight w:val="60"/>
          <w:jc w:val="center"/>
        </w:trPr>
        <w:tc>
          <w:tcPr>
            <w:tcW w:w="1980" w:type="dxa"/>
            <w:vAlign w:val="center"/>
          </w:tcPr>
          <w:p w14:paraId="68C32B03" w14:textId="77777777" w:rsidR="00FC3E90" w:rsidRDefault="00000000">
            <w:pPr>
              <w:pStyle w:val="af9"/>
            </w:pPr>
            <w:r>
              <w:rPr>
                <w:rFonts w:ascii="楷体" w:hAnsi="楷体"/>
              </w:rPr>
              <w:t>投资金额</w:t>
            </w:r>
          </w:p>
        </w:tc>
        <w:tc>
          <w:tcPr>
            <w:tcW w:w="6257" w:type="dxa"/>
            <w:vAlign w:val="center"/>
          </w:tcPr>
          <w:p w14:paraId="2256142B" w14:textId="77777777" w:rsidR="00FC3E90" w:rsidRDefault="00000000">
            <w:pPr>
              <w:pStyle w:val="af9"/>
            </w:pPr>
            <w:r>
              <w:rPr>
                <w:rFonts w:ascii="楷体" w:hAnsi="楷体" w:hint="eastAsia"/>
              </w:rPr>
              <w:t>单个ETF不超过500万元</w:t>
            </w:r>
          </w:p>
        </w:tc>
      </w:tr>
      <w:tr w:rsidR="00FC3E90" w14:paraId="23EE69FF" w14:textId="77777777">
        <w:trPr>
          <w:trHeight w:val="374"/>
          <w:jc w:val="center"/>
        </w:trPr>
        <w:tc>
          <w:tcPr>
            <w:tcW w:w="1980" w:type="dxa"/>
            <w:vAlign w:val="center"/>
          </w:tcPr>
          <w:p w14:paraId="77C0FE89" w14:textId="77777777" w:rsidR="00FC3E90" w:rsidRDefault="00000000">
            <w:pPr>
              <w:pStyle w:val="af9"/>
            </w:pPr>
            <w:r>
              <w:rPr>
                <w:rFonts w:ascii="楷体" w:hAnsi="楷体"/>
              </w:rPr>
              <w:t>退出策略</w:t>
            </w:r>
          </w:p>
        </w:tc>
        <w:tc>
          <w:tcPr>
            <w:tcW w:w="6257" w:type="dxa"/>
            <w:vAlign w:val="center"/>
          </w:tcPr>
          <w:p w14:paraId="72D9ADD3" w14:textId="77777777" w:rsidR="00FC3E90" w:rsidRDefault="00000000">
            <w:pPr>
              <w:pStyle w:val="af9"/>
            </w:pPr>
            <w:r>
              <w:t>止损线：单一标的初始止损线为批准投资额度的</w:t>
            </w:r>
            <w:r>
              <w:t>12%</w:t>
            </w:r>
            <w:r>
              <w:t>即</w:t>
            </w:r>
            <w:r>
              <w:t>60</w:t>
            </w:r>
            <w:r>
              <w:t>万；若超过需特别调整的，需重新过会</w:t>
            </w:r>
          </w:p>
        </w:tc>
      </w:tr>
    </w:tbl>
    <w:p w14:paraId="4F12F9C2"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2026年以来，光模块作为AI数据通信的桥梁和神经，正逐渐成为算力基建业务中高确定性，强爆发力的环节。可由于市场上暂无专门聚焦光模块的ETF产品，故而我们将范围扩大到通信ETF作为代替。通信ETF覆盖了光通信，光模块，数据中心互联等关键产业。其权重构成紧密贴合光模块产业链。我们选择通信ETF国泰（515880）和通信ETF华夏（515050）作为跟踪光模块产业景气和AI算力硬件β的配置工具，将其纳入川江股票池交易。</w:t>
      </w:r>
    </w:p>
    <w:p w14:paraId="7CCDE62A" w14:textId="77777777" w:rsidR="00FC3E90" w:rsidRDefault="00FC3E90">
      <w:pPr>
        <w:rPr>
          <w:rFonts w:ascii="楷体" w:eastAsia="楷体" w:hAnsi="楷体" w:hint="eastAsia"/>
          <w:sz w:val="28"/>
          <w:szCs w:val="28"/>
        </w:rPr>
      </w:pPr>
    </w:p>
    <w:p w14:paraId="67B7A140" w14:textId="77777777" w:rsidR="00FC3E90" w:rsidRDefault="00FC3E90">
      <w:pPr>
        <w:rPr>
          <w:rFonts w:ascii="楷体" w:eastAsia="楷体" w:hAnsi="楷体" w:hint="eastAsia"/>
          <w:sz w:val="28"/>
          <w:szCs w:val="28"/>
        </w:rPr>
      </w:pPr>
    </w:p>
    <w:p w14:paraId="6BD8F98C" w14:textId="77777777" w:rsidR="00FC3E90" w:rsidRDefault="00FC3E90">
      <w:pPr>
        <w:rPr>
          <w:rFonts w:ascii="楷体" w:eastAsia="楷体" w:hAnsi="楷体" w:hint="eastAsia"/>
          <w:sz w:val="28"/>
          <w:szCs w:val="28"/>
        </w:rPr>
      </w:pPr>
    </w:p>
    <w:p w14:paraId="23F13D8C" w14:textId="77777777" w:rsidR="00FC3E90" w:rsidRDefault="00FC3E90">
      <w:pPr>
        <w:rPr>
          <w:rFonts w:ascii="楷体" w:eastAsia="楷体" w:hAnsi="楷体" w:hint="eastAsia"/>
          <w:sz w:val="28"/>
          <w:szCs w:val="28"/>
        </w:rPr>
      </w:pPr>
    </w:p>
    <w:p w14:paraId="7558AA9F" w14:textId="77777777" w:rsidR="00FC3E90" w:rsidRDefault="00FC3E90">
      <w:pPr>
        <w:rPr>
          <w:rFonts w:ascii="楷体" w:eastAsia="楷体" w:hAnsi="楷体" w:hint="eastAsia"/>
          <w:sz w:val="28"/>
          <w:szCs w:val="28"/>
        </w:rPr>
      </w:pPr>
    </w:p>
    <w:p w14:paraId="71516B5B" w14:textId="77777777" w:rsidR="00FC3E90" w:rsidRDefault="00FC3E90">
      <w:pPr>
        <w:rPr>
          <w:rFonts w:ascii="楷体" w:eastAsia="楷体" w:hAnsi="楷体" w:hint="eastAsia"/>
          <w:sz w:val="28"/>
          <w:szCs w:val="28"/>
        </w:rPr>
      </w:pPr>
    </w:p>
    <w:p w14:paraId="7552F7A4" w14:textId="77777777" w:rsidR="00FC3E90" w:rsidRDefault="00FC3E90">
      <w:pPr>
        <w:rPr>
          <w:rFonts w:ascii="楷体" w:eastAsia="楷体" w:hAnsi="楷体" w:hint="eastAsia"/>
          <w:sz w:val="28"/>
          <w:szCs w:val="28"/>
        </w:rPr>
      </w:pPr>
    </w:p>
    <w:p w14:paraId="3CD34E1C" w14:textId="77777777" w:rsidR="00FC3E90" w:rsidRDefault="00000000">
      <w:pPr>
        <w:pStyle w:val="1"/>
        <w:numPr>
          <w:ilvl w:val="0"/>
          <w:numId w:val="6"/>
        </w:numPr>
        <w:rPr>
          <w:rFonts w:ascii="楷体" w:eastAsia="楷体" w:hAnsi="楷体" w:hint="eastAsia"/>
          <w:b/>
          <w:bCs/>
          <w:color w:val="auto"/>
          <w:sz w:val="36"/>
          <w:szCs w:val="36"/>
        </w:rPr>
      </w:pPr>
      <w:bookmarkStart w:id="47" w:name="_Toc231143511"/>
      <w:bookmarkStart w:id="48" w:name="_Toc231144041"/>
      <w:r>
        <w:rPr>
          <w:rFonts w:ascii="楷体" w:eastAsia="楷体" w:hAnsi="楷体" w:hint="eastAsia"/>
          <w:b/>
          <w:bCs/>
          <w:color w:val="auto"/>
          <w:sz w:val="36"/>
          <w:szCs w:val="36"/>
        </w:rPr>
        <w:lastRenderedPageBreak/>
        <w:t>投资逻辑</w:t>
      </w:r>
      <w:bookmarkEnd w:id="47"/>
      <w:bookmarkEnd w:id="48"/>
    </w:p>
    <w:p w14:paraId="23E9B46C" w14:textId="77777777" w:rsidR="00FC3E90" w:rsidRDefault="00000000">
      <w:pPr>
        <w:pStyle w:val="2"/>
        <w:numPr>
          <w:ilvl w:val="1"/>
          <w:numId w:val="6"/>
        </w:numPr>
        <w:rPr>
          <w:rFonts w:ascii="楷体" w:eastAsia="楷体" w:hAnsi="楷体" w:hint="eastAsia"/>
          <w:b/>
          <w:bCs/>
          <w:color w:val="auto"/>
          <w:sz w:val="32"/>
          <w:szCs w:val="32"/>
        </w:rPr>
      </w:pPr>
      <w:bookmarkStart w:id="49" w:name="_Toc231143512"/>
      <w:bookmarkStart w:id="50" w:name="_Toc231144042"/>
      <w:r>
        <w:rPr>
          <w:rFonts w:ascii="楷体" w:eastAsia="楷体" w:hAnsi="楷体" w:hint="eastAsia"/>
          <w:b/>
          <w:bCs/>
          <w:color w:val="auto"/>
          <w:sz w:val="32"/>
          <w:szCs w:val="32"/>
        </w:rPr>
        <w:t>AI算力持续扩充拉动光通信全链路需求</w:t>
      </w:r>
      <w:bookmarkEnd w:id="49"/>
      <w:bookmarkEnd w:id="50"/>
    </w:p>
    <w:p w14:paraId="1F54F0D1"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从2023年gpt问世以来，各大云服务厂商就在强力扩充自身算力规模。2026年初claude code和openclaw等智能体问世之后，对于算力的紧缺更进一步。2026年第一季度，以微软，亚马逊，谷歌和meta为代表的海外四大云厂capex增速达到高峰，国内光通信增速也达到近年峰值，拐点尚未得见。在这一前提下，光模块的短期需求也清晰且有力。</w:t>
      </w:r>
    </w:p>
    <w:p w14:paraId="057C8292" w14:textId="77777777" w:rsidR="00FC3E90" w:rsidRDefault="00000000">
      <w:pPr>
        <w:pStyle w:val="2"/>
        <w:numPr>
          <w:ilvl w:val="1"/>
          <w:numId w:val="6"/>
        </w:numPr>
        <w:rPr>
          <w:rFonts w:ascii="楷体" w:eastAsia="楷体" w:hAnsi="楷体" w:hint="eastAsia"/>
          <w:b/>
          <w:bCs/>
          <w:color w:val="auto"/>
          <w:sz w:val="32"/>
          <w:szCs w:val="32"/>
        </w:rPr>
      </w:pPr>
      <w:bookmarkStart w:id="51" w:name="_Toc231143513"/>
      <w:bookmarkStart w:id="52" w:name="_Toc231144043"/>
      <w:r>
        <w:rPr>
          <w:rFonts w:ascii="楷体" w:eastAsia="楷体" w:hAnsi="楷体" w:hint="eastAsia"/>
          <w:b/>
          <w:bCs/>
          <w:color w:val="auto"/>
          <w:sz w:val="32"/>
          <w:szCs w:val="32"/>
        </w:rPr>
        <w:t>光模块供需两端均可见前景广阔</w:t>
      </w:r>
      <w:bookmarkEnd w:id="51"/>
      <w:bookmarkEnd w:id="52"/>
    </w:p>
    <w:p w14:paraId="70F2EC46" w14:textId="77777777" w:rsidR="00FC3E90" w:rsidRDefault="00000000">
      <w:pPr>
        <w:ind w:firstLineChars="200" w:firstLine="560"/>
        <w:rPr>
          <w:rFonts w:ascii="楷体" w:eastAsia="楷体" w:hAnsi="楷体" w:hint="eastAsia"/>
          <w:sz w:val="28"/>
          <w:szCs w:val="32"/>
        </w:rPr>
      </w:pPr>
      <w:r>
        <w:rPr>
          <w:rFonts w:ascii="楷体" w:eastAsia="楷体" w:hAnsi="楷体" w:hint="eastAsia"/>
          <w:sz w:val="28"/>
          <w:szCs w:val="32"/>
        </w:rPr>
        <w:t>AI数通光模块供给方面，从上游材料，中游器件，下游成品均宣布告急，短期内量价齐升格局确定，戴维斯双击时刻已至。</w:t>
      </w:r>
    </w:p>
    <w:p w14:paraId="63F5A616" w14:textId="77777777" w:rsidR="00FC3E90" w:rsidRDefault="00000000">
      <w:pPr>
        <w:ind w:firstLineChars="200" w:firstLine="560"/>
        <w:rPr>
          <w:rFonts w:ascii="楷体" w:eastAsia="楷体" w:hAnsi="楷体" w:hint="eastAsia"/>
          <w:sz w:val="28"/>
          <w:szCs w:val="32"/>
        </w:rPr>
      </w:pPr>
      <w:r>
        <w:rPr>
          <w:rFonts w:ascii="楷体" w:eastAsia="楷体" w:hAnsi="楷体" w:hint="eastAsia"/>
          <w:sz w:val="28"/>
          <w:szCs w:val="32"/>
        </w:rPr>
        <w:t>AI数通光模块需求方面，2026年，四大云厂Capex根据其资本开支指引近乎翻倍，全球云服务商总capex预期超过8000亿美元。长协锁定层出不穷，中期需求强力且确定。</w:t>
      </w:r>
    </w:p>
    <w:p w14:paraId="356209A5" w14:textId="77777777" w:rsidR="00FC3E90" w:rsidRDefault="00000000">
      <w:pPr>
        <w:pStyle w:val="2"/>
        <w:numPr>
          <w:ilvl w:val="1"/>
          <w:numId w:val="6"/>
        </w:numPr>
        <w:rPr>
          <w:rFonts w:ascii="楷体" w:eastAsia="楷体" w:hAnsi="楷体" w:hint="eastAsia"/>
          <w:b/>
          <w:bCs/>
          <w:color w:val="auto"/>
          <w:sz w:val="32"/>
          <w:szCs w:val="32"/>
        </w:rPr>
      </w:pPr>
      <w:bookmarkStart w:id="53" w:name="_Toc231144044"/>
      <w:bookmarkStart w:id="54" w:name="_Toc231143514"/>
      <w:r>
        <w:rPr>
          <w:rFonts w:ascii="楷体" w:eastAsia="楷体" w:hAnsi="楷体" w:hint="eastAsia"/>
          <w:b/>
          <w:bCs/>
          <w:color w:val="auto"/>
          <w:sz w:val="32"/>
          <w:szCs w:val="32"/>
        </w:rPr>
        <w:t>光模块产业集中度强，马太效应明显</w:t>
      </w:r>
      <w:bookmarkEnd w:id="53"/>
      <w:bookmarkEnd w:id="54"/>
    </w:p>
    <w:p w14:paraId="65431E54" w14:textId="77777777" w:rsidR="00FC3E90" w:rsidRDefault="00000000">
      <w:pPr>
        <w:ind w:firstLineChars="200" w:firstLine="560"/>
        <w:rPr>
          <w:rFonts w:ascii="楷体" w:eastAsia="楷体" w:hAnsi="楷体" w:hint="eastAsia"/>
          <w:sz w:val="28"/>
          <w:szCs w:val="32"/>
        </w:rPr>
      </w:pPr>
      <w:r>
        <w:rPr>
          <w:rFonts w:ascii="楷体" w:eastAsia="楷体" w:hAnsi="楷体" w:hint="eastAsia"/>
          <w:sz w:val="28"/>
          <w:szCs w:val="32"/>
        </w:rPr>
        <w:t>光模块全球产业已经形成以中际旭创，新易盛，光迅科技，lumentum和Coherent为主的几大寡头，市场格局清晰，强者恒强特性显著。且高速光模块技术壁垒高，订单可见度清晰，不易陷入过量供给和价格内卷。</w:t>
      </w:r>
    </w:p>
    <w:p w14:paraId="58C873F2" w14:textId="77777777" w:rsidR="00FC3E90" w:rsidRDefault="00000000">
      <w:pPr>
        <w:pStyle w:val="2"/>
        <w:numPr>
          <w:ilvl w:val="1"/>
          <w:numId w:val="6"/>
        </w:numPr>
        <w:rPr>
          <w:rFonts w:ascii="楷体" w:eastAsia="楷体" w:hAnsi="楷体" w:hint="eastAsia"/>
          <w:b/>
          <w:bCs/>
          <w:color w:val="auto"/>
          <w:sz w:val="32"/>
          <w:szCs w:val="32"/>
        </w:rPr>
      </w:pPr>
      <w:bookmarkStart w:id="55" w:name="_Toc231143515"/>
      <w:bookmarkStart w:id="56" w:name="_Toc231144045"/>
      <w:r>
        <w:rPr>
          <w:rFonts w:ascii="楷体" w:eastAsia="楷体" w:hAnsi="楷体" w:hint="eastAsia"/>
          <w:b/>
          <w:bCs/>
          <w:color w:val="auto"/>
          <w:sz w:val="32"/>
          <w:szCs w:val="32"/>
        </w:rPr>
        <w:lastRenderedPageBreak/>
        <w:t>政策支持</w:t>
      </w:r>
      <w:bookmarkEnd w:id="55"/>
      <w:bookmarkEnd w:id="56"/>
    </w:p>
    <w:p w14:paraId="36C057D4"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AI基础设施已被提升到国家战略层面</w:t>
      </w:r>
      <w:commentRangeStart w:id="57"/>
      <w:commentRangeStart w:id="58"/>
      <w:r>
        <w:rPr>
          <w:rFonts w:ascii="楷体" w:eastAsia="楷体" w:hAnsi="楷体" w:hint="eastAsia"/>
          <w:sz w:val="28"/>
          <w:szCs w:val="28"/>
        </w:rPr>
        <w:t>。</w:t>
      </w:r>
      <w:commentRangeEnd w:id="57"/>
      <w:r>
        <w:rPr>
          <w:rStyle w:val="af3"/>
          <w:rFonts w:ascii="楷体" w:eastAsia="楷体" w:hAnsi="楷体" w:hint="eastAsia"/>
          <w:sz w:val="28"/>
          <w:szCs w:val="28"/>
        </w:rPr>
        <w:commentReference w:id="57"/>
      </w:r>
      <w:commentRangeEnd w:id="58"/>
      <w:r>
        <w:rPr>
          <w:rStyle w:val="af3"/>
          <w:rFonts w:ascii="楷体" w:eastAsia="楷体" w:hAnsi="楷体" w:hint="eastAsia"/>
          <w:sz w:val="28"/>
          <w:szCs w:val="28"/>
        </w:rPr>
        <w:commentReference w:id="58"/>
      </w:r>
      <w:r>
        <w:rPr>
          <w:rFonts w:ascii="楷体" w:eastAsia="楷体" w:hAnsi="楷体" w:hint="eastAsia"/>
          <w:sz w:val="28"/>
          <w:szCs w:val="28"/>
        </w:rPr>
        <w:t>国务院2025年7-8月连续发布AI相关文件，从顶层设计到产业落地的政策框架已基本成型。2026年两会期间，中央也明确提出了承接十四五总体规划，继续加强加快全国算力网络和基础设施以适配AI新发展格局的要求。</w:t>
      </w:r>
    </w:p>
    <w:p w14:paraId="0BF62913"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政策层面的核心逻辑是：算力基础设施类似于高铁、电网，是数字经济时代的新型"基建"。中国要通过"东数西算"工程和算力枢纽节点建设，系统性地布局智算中心网络。</w:t>
      </w:r>
    </w:p>
    <w:p w14:paraId="7D927532"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这带来的直接利好是：政策驱动的算力建设需求独立于市场化Capex周期，提供了一个额外的需求安全垫。即使海外云商Capex短期波动，国内政策驱动的算力建设仍在持续推进，从而形成从产业界到国家基建层面的双轮驱动。</w:t>
      </w:r>
    </w:p>
    <w:p w14:paraId="3F54B255" w14:textId="77777777" w:rsidR="00FC3E90" w:rsidRDefault="00FC3E90">
      <w:pPr>
        <w:rPr>
          <w:rFonts w:ascii="楷体" w:eastAsia="楷体" w:hAnsi="楷体" w:hint="eastAsia"/>
          <w:szCs w:val="22"/>
        </w:rPr>
      </w:pPr>
    </w:p>
    <w:p w14:paraId="76A70150" w14:textId="77777777" w:rsidR="00FC3E90" w:rsidRDefault="00000000">
      <w:pPr>
        <w:pStyle w:val="af6"/>
        <w:ind w:left="360"/>
        <w:jc w:val="center"/>
        <w:rPr>
          <w:rFonts w:ascii="楷体" w:eastAsia="楷体" w:hAnsi="楷体" w:hint="eastAsia"/>
          <w:sz w:val="16"/>
          <w:szCs w:val="16"/>
        </w:rPr>
      </w:pPr>
      <w:r>
        <w:rPr>
          <w:rFonts w:ascii="楷体" w:eastAsia="楷体" w:hAnsi="楷体" w:hint="eastAsia"/>
          <w:sz w:val="21"/>
          <w:szCs w:val="16"/>
        </w:rPr>
        <w:t>表：中央政策</w:t>
      </w:r>
    </w:p>
    <w:tbl>
      <w:tblPr>
        <w:tblStyle w:val="af1"/>
        <w:tblW w:w="10349" w:type="dxa"/>
        <w:tblInd w:w="-998" w:type="dxa"/>
        <w:tblLook w:val="04A0" w:firstRow="1" w:lastRow="0" w:firstColumn="1" w:lastColumn="0" w:noHBand="0" w:noVBand="1"/>
      </w:tblPr>
      <w:tblGrid>
        <w:gridCol w:w="2694"/>
        <w:gridCol w:w="2127"/>
        <w:gridCol w:w="5528"/>
      </w:tblGrid>
      <w:tr w:rsidR="00FC3E90" w14:paraId="38151600" w14:textId="77777777">
        <w:tc>
          <w:tcPr>
            <w:tcW w:w="2694" w:type="dxa"/>
            <w:tcBorders>
              <w:bottom w:val="single" w:sz="4" w:space="0" w:color="auto"/>
            </w:tcBorders>
          </w:tcPr>
          <w:p w14:paraId="7FEA4787"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政策名称</w:t>
            </w:r>
          </w:p>
        </w:tc>
        <w:tc>
          <w:tcPr>
            <w:tcW w:w="2127" w:type="dxa"/>
            <w:tcBorders>
              <w:bottom w:val="single" w:sz="4" w:space="0" w:color="auto"/>
            </w:tcBorders>
          </w:tcPr>
          <w:p w14:paraId="59C714C8"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政策主体</w:t>
            </w:r>
          </w:p>
        </w:tc>
        <w:tc>
          <w:tcPr>
            <w:tcW w:w="5528" w:type="dxa"/>
            <w:tcBorders>
              <w:bottom w:val="single" w:sz="4" w:space="0" w:color="auto"/>
            </w:tcBorders>
          </w:tcPr>
          <w:p w14:paraId="4575178B"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政策要点</w:t>
            </w:r>
          </w:p>
        </w:tc>
      </w:tr>
      <w:tr w:rsidR="00FC3E90" w14:paraId="2630B545" w14:textId="77777777">
        <w:tc>
          <w:tcPr>
            <w:tcW w:w="2694" w:type="dxa"/>
            <w:tcBorders>
              <w:bottom w:val="nil"/>
            </w:tcBorders>
          </w:tcPr>
          <w:p w14:paraId="1BF9C40F" w14:textId="77777777" w:rsidR="00FC3E90" w:rsidRDefault="00000000">
            <w:pPr>
              <w:jc w:val="center"/>
              <w:rPr>
                <w:rFonts w:ascii="楷体" w:eastAsia="楷体" w:hAnsi="楷体" w:hint="eastAsia"/>
                <w:sz w:val="21"/>
                <w:szCs w:val="21"/>
              </w:rPr>
            </w:pPr>
            <w:r>
              <w:rPr>
                <w:rFonts w:ascii="楷体" w:eastAsia="楷体" w:hAnsi="楷体"/>
                <w:sz w:val="21"/>
                <w:szCs w:val="21"/>
              </w:rPr>
              <w:t>《中共中央关于制定国民经济和社会发展第十五个五年规划和二〇三五年远景目标的建议》</w:t>
            </w:r>
          </w:p>
        </w:tc>
        <w:tc>
          <w:tcPr>
            <w:tcW w:w="2127" w:type="dxa"/>
            <w:tcBorders>
              <w:bottom w:val="nil"/>
            </w:tcBorders>
          </w:tcPr>
          <w:p w14:paraId="57E346EB" w14:textId="77777777" w:rsidR="00FC3E90" w:rsidRDefault="00000000">
            <w:pPr>
              <w:jc w:val="center"/>
              <w:rPr>
                <w:rFonts w:ascii="楷体" w:eastAsia="楷体" w:hAnsi="楷体" w:hint="eastAsia"/>
                <w:sz w:val="21"/>
                <w:szCs w:val="21"/>
              </w:rPr>
            </w:pPr>
            <w:r>
              <w:rPr>
                <w:rFonts w:ascii="楷体" w:eastAsia="楷体" w:hAnsi="楷体"/>
                <w:sz w:val="21"/>
                <w:szCs w:val="21"/>
              </w:rPr>
              <w:t>中共中央</w:t>
            </w:r>
          </w:p>
        </w:tc>
        <w:tc>
          <w:tcPr>
            <w:tcW w:w="5528" w:type="dxa"/>
            <w:tcBorders>
              <w:bottom w:val="nil"/>
            </w:tcBorders>
          </w:tcPr>
          <w:p w14:paraId="45248C8C" w14:textId="77777777" w:rsidR="00FC3E90" w:rsidRDefault="00000000">
            <w:pPr>
              <w:rPr>
                <w:rFonts w:ascii="楷体" w:eastAsia="楷体" w:hAnsi="楷体" w:hint="eastAsia"/>
                <w:sz w:val="21"/>
                <w:szCs w:val="21"/>
              </w:rPr>
            </w:pPr>
            <w:r>
              <w:rPr>
                <w:rFonts w:ascii="楷体" w:eastAsia="楷体" w:hAnsi="楷体" w:hint="eastAsia"/>
                <w:sz w:val="21"/>
                <w:szCs w:val="21"/>
              </w:rPr>
              <w:t>适度超前建设新型基础设施；推进信息通信网络、全国一体化算力网、重大科技基础设施等建设和集约高效利用</w:t>
            </w:r>
          </w:p>
        </w:tc>
      </w:tr>
      <w:tr w:rsidR="00FC3E90" w14:paraId="315FE758" w14:textId="77777777">
        <w:tc>
          <w:tcPr>
            <w:tcW w:w="2694" w:type="dxa"/>
            <w:tcBorders>
              <w:bottom w:val="single" w:sz="4" w:space="0" w:color="auto"/>
            </w:tcBorders>
          </w:tcPr>
          <w:p w14:paraId="35A6ECD0" w14:textId="77777777" w:rsidR="00FC3E90" w:rsidRDefault="00000000">
            <w:pPr>
              <w:jc w:val="center"/>
              <w:rPr>
                <w:rFonts w:ascii="楷体" w:eastAsia="楷体" w:hAnsi="楷体" w:hint="eastAsia"/>
                <w:sz w:val="21"/>
                <w:szCs w:val="21"/>
              </w:rPr>
            </w:pPr>
            <w:r>
              <w:rPr>
                <w:rFonts w:ascii="楷体" w:eastAsia="楷体" w:hAnsi="楷体"/>
                <w:sz w:val="21"/>
                <w:szCs w:val="21"/>
              </w:rPr>
              <w:t>《中华人民共和国国民经济和社会发展第十五个五年规划和2035年远景目标纲要》</w:t>
            </w:r>
          </w:p>
        </w:tc>
        <w:tc>
          <w:tcPr>
            <w:tcW w:w="2127" w:type="dxa"/>
            <w:tcBorders>
              <w:bottom w:val="single" w:sz="4" w:space="0" w:color="auto"/>
            </w:tcBorders>
          </w:tcPr>
          <w:p w14:paraId="5FD7ABBF" w14:textId="77777777" w:rsidR="00FC3E90" w:rsidRDefault="00000000">
            <w:pPr>
              <w:jc w:val="center"/>
              <w:rPr>
                <w:rFonts w:ascii="楷体" w:eastAsia="楷体" w:hAnsi="楷体" w:hint="eastAsia"/>
                <w:sz w:val="21"/>
                <w:szCs w:val="21"/>
              </w:rPr>
            </w:pPr>
            <w:r>
              <w:rPr>
                <w:rFonts w:ascii="楷体" w:eastAsia="楷体" w:hAnsi="楷体"/>
                <w:sz w:val="21"/>
                <w:szCs w:val="21"/>
              </w:rPr>
              <w:t>国务院/全国人大</w:t>
            </w:r>
          </w:p>
        </w:tc>
        <w:tc>
          <w:tcPr>
            <w:tcW w:w="5528" w:type="dxa"/>
            <w:tcBorders>
              <w:bottom w:val="single" w:sz="4" w:space="0" w:color="auto"/>
            </w:tcBorders>
          </w:tcPr>
          <w:p w14:paraId="6FE4A376" w14:textId="77777777" w:rsidR="00FC3E90" w:rsidRDefault="00000000">
            <w:pPr>
              <w:rPr>
                <w:rFonts w:ascii="楷体" w:eastAsia="楷体" w:hAnsi="楷体" w:hint="eastAsia"/>
                <w:sz w:val="21"/>
                <w:szCs w:val="21"/>
              </w:rPr>
            </w:pPr>
            <w:r>
              <w:rPr>
                <w:rFonts w:ascii="楷体" w:eastAsia="楷体" w:hAnsi="楷体" w:hint="eastAsia"/>
                <w:sz w:val="21"/>
                <w:szCs w:val="21"/>
              </w:rPr>
              <w:t>提升数智化发展水平单独成篇；强化算力算法数据高效供给；建设新一代超算、通算、智算设施体系；论证建设超大规模智算集群；推动算力设施市场化运营；支持政府购买算力服务、算力租赁；推动绿色电力与算力协同布局；建设算力监测调度平台；培育自主可控软硬件生态；创新发展标准化可扩展的智算云服务</w:t>
            </w:r>
          </w:p>
        </w:tc>
      </w:tr>
      <w:tr w:rsidR="00FC3E90" w14:paraId="74D9E2B4" w14:textId="77777777">
        <w:tc>
          <w:tcPr>
            <w:tcW w:w="2694" w:type="dxa"/>
            <w:tcBorders>
              <w:bottom w:val="single" w:sz="4" w:space="0" w:color="auto"/>
            </w:tcBorders>
          </w:tcPr>
          <w:p w14:paraId="473AF003" w14:textId="77777777" w:rsidR="00FC3E90" w:rsidRDefault="00000000">
            <w:pPr>
              <w:jc w:val="center"/>
              <w:rPr>
                <w:rFonts w:ascii="楷体" w:eastAsia="楷体" w:hAnsi="楷体" w:hint="eastAsia"/>
                <w:sz w:val="21"/>
                <w:szCs w:val="21"/>
              </w:rPr>
            </w:pPr>
            <w:r>
              <w:rPr>
                <w:rFonts w:ascii="楷体" w:eastAsia="楷体" w:hAnsi="楷体"/>
                <w:sz w:val="21"/>
                <w:szCs w:val="21"/>
              </w:rPr>
              <w:lastRenderedPageBreak/>
              <w:t>《关于推动新型信息基础设施协调发展有关事项的通知》</w:t>
            </w:r>
          </w:p>
        </w:tc>
        <w:tc>
          <w:tcPr>
            <w:tcW w:w="2127" w:type="dxa"/>
            <w:tcBorders>
              <w:bottom w:val="single" w:sz="4" w:space="0" w:color="auto"/>
            </w:tcBorders>
          </w:tcPr>
          <w:p w14:paraId="3B168326" w14:textId="77777777" w:rsidR="00FC3E90" w:rsidRDefault="00000000">
            <w:pPr>
              <w:jc w:val="center"/>
              <w:rPr>
                <w:rFonts w:ascii="楷体" w:eastAsia="楷体" w:hAnsi="楷体" w:hint="eastAsia"/>
                <w:sz w:val="21"/>
                <w:szCs w:val="21"/>
              </w:rPr>
            </w:pPr>
            <w:r>
              <w:rPr>
                <w:rFonts w:ascii="楷体" w:eastAsia="楷体" w:hAnsi="楷体"/>
                <w:sz w:val="21"/>
                <w:szCs w:val="21"/>
              </w:rPr>
              <w:t>工信部等</w:t>
            </w:r>
          </w:p>
          <w:p w14:paraId="69B21D66" w14:textId="77777777" w:rsidR="00FC3E90" w:rsidRDefault="00FC3E90">
            <w:pPr>
              <w:jc w:val="center"/>
              <w:rPr>
                <w:rFonts w:ascii="楷体" w:eastAsia="楷体" w:hAnsi="楷体" w:hint="eastAsia"/>
                <w:sz w:val="21"/>
                <w:szCs w:val="21"/>
              </w:rPr>
            </w:pPr>
          </w:p>
        </w:tc>
        <w:tc>
          <w:tcPr>
            <w:tcW w:w="5528" w:type="dxa"/>
            <w:tcBorders>
              <w:bottom w:val="single" w:sz="4" w:space="0" w:color="auto"/>
            </w:tcBorders>
          </w:tcPr>
          <w:p w14:paraId="411F9D14" w14:textId="77777777" w:rsidR="00FC3E90" w:rsidRDefault="00000000">
            <w:pPr>
              <w:rPr>
                <w:rFonts w:ascii="楷体" w:eastAsia="楷体" w:hAnsi="楷体" w:hint="eastAsia"/>
                <w:sz w:val="21"/>
                <w:szCs w:val="21"/>
              </w:rPr>
            </w:pPr>
            <w:r>
              <w:rPr>
                <w:rFonts w:ascii="楷体" w:eastAsia="楷体" w:hAnsi="楷体" w:hint="eastAsia"/>
                <w:sz w:val="21"/>
                <w:szCs w:val="21"/>
              </w:rPr>
              <w:t>深化5G、千兆光网规模部署；推进5G-A、万兆光网建设；建设100万个50G-PON端口；加快5G-A规模商用（建设50万个基站）；加强6G技术研发、标准研制和应用验证；统筹推进卫星互联网星座建设；完善民用空间基础设施</w:t>
            </w:r>
          </w:p>
        </w:tc>
      </w:tr>
      <w:tr w:rsidR="00FC3E90" w14:paraId="6042D3A8" w14:textId="77777777">
        <w:tc>
          <w:tcPr>
            <w:tcW w:w="2694" w:type="dxa"/>
            <w:tcBorders>
              <w:top w:val="single" w:sz="4" w:space="0" w:color="auto"/>
            </w:tcBorders>
          </w:tcPr>
          <w:p w14:paraId="65DAF672" w14:textId="77777777" w:rsidR="00FC3E90" w:rsidRDefault="00000000">
            <w:pPr>
              <w:jc w:val="center"/>
              <w:rPr>
                <w:rFonts w:ascii="楷体" w:eastAsia="楷体" w:hAnsi="楷体" w:hint="eastAsia"/>
                <w:sz w:val="21"/>
                <w:szCs w:val="21"/>
              </w:rPr>
            </w:pPr>
            <w:r>
              <w:rPr>
                <w:rFonts w:ascii="楷体" w:eastAsia="楷体" w:hAnsi="楷体"/>
                <w:sz w:val="21"/>
                <w:szCs w:val="21"/>
              </w:rPr>
              <w:t>深入实施 “东数西算” 工程加快构建全国一体化算力网的实施意见</w:t>
            </w:r>
          </w:p>
        </w:tc>
        <w:tc>
          <w:tcPr>
            <w:tcW w:w="2127" w:type="dxa"/>
            <w:tcBorders>
              <w:top w:val="single" w:sz="4" w:space="0" w:color="auto"/>
            </w:tcBorders>
          </w:tcPr>
          <w:p w14:paraId="1C2D525A" w14:textId="77777777" w:rsidR="00FC3E90" w:rsidRDefault="00000000">
            <w:pPr>
              <w:jc w:val="center"/>
              <w:rPr>
                <w:rFonts w:ascii="楷体" w:eastAsia="楷体" w:hAnsi="楷体" w:hint="eastAsia"/>
                <w:sz w:val="21"/>
                <w:szCs w:val="21"/>
              </w:rPr>
            </w:pPr>
            <w:r>
              <w:rPr>
                <w:rFonts w:ascii="楷体" w:eastAsia="楷体" w:hAnsi="楷体"/>
                <w:sz w:val="21"/>
                <w:szCs w:val="21"/>
              </w:rPr>
              <w:t>国家发改委等五部门</w:t>
            </w:r>
          </w:p>
        </w:tc>
        <w:tc>
          <w:tcPr>
            <w:tcW w:w="5528" w:type="dxa"/>
            <w:tcBorders>
              <w:top w:val="single" w:sz="4" w:space="0" w:color="auto"/>
            </w:tcBorders>
          </w:tcPr>
          <w:p w14:paraId="1AA2527A" w14:textId="77777777" w:rsidR="00FC3E90" w:rsidRDefault="00000000">
            <w:pPr>
              <w:rPr>
                <w:rFonts w:ascii="楷体" w:eastAsia="楷体" w:hAnsi="楷体" w:hint="eastAsia"/>
                <w:sz w:val="21"/>
                <w:szCs w:val="21"/>
              </w:rPr>
            </w:pPr>
            <w:r>
              <w:rPr>
                <w:rFonts w:ascii="楷体" w:eastAsia="楷体" w:hAnsi="楷体"/>
                <w:sz w:val="21"/>
                <w:szCs w:val="21"/>
              </w:rPr>
              <w:t>到 2025 年底，通用算力、智能算力、超级算力等多元算力加速集聚，国家枢纽节点地区各类新增算力占全国新增算力的 60% 以上，国家枢纽节点算力资源使用率显著超过全国平均水平</w:t>
            </w:r>
          </w:p>
        </w:tc>
      </w:tr>
      <w:tr w:rsidR="00FC3E90" w14:paraId="1E2E4154" w14:textId="77777777">
        <w:tc>
          <w:tcPr>
            <w:tcW w:w="2694" w:type="dxa"/>
          </w:tcPr>
          <w:p w14:paraId="7EBEBCDA" w14:textId="77777777" w:rsidR="00FC3E90" w:rsidRDefault="00000000">
            <w:pPr>
              <w:jc w:val="center"/>
              <w:rPr>
                <w:rFonts w:ascii="楷体" w:eastAsia="楷体" w:hAnsi="楷体" w:hint="eastAsia"/>
                <w:sz w:val="21"/>
                <w:szCs w:val="21"/>
              </w:rPr>
            </w:pPr>
            <w:r>
              <w:rPr>
                <w:rFonts w:ascii="楷体" w:eastAsia="楷体" w:hAnsi="楷体"/>
                <w:sz w:val="21"/>
                <w:szCs w:val="21"/>
              </w:rPr>
              <w:t>算力基础设施高质量发展行动计划</w:t>
            </w:r>
          </w:p>
        </w:tc>
        <w:tc>
          <w:tcPr>
            <w:tcW w:w="2127" w:type="dxa"/>
          </w:tcPr>
          <w:p w14:paraId="765FFBD1" w14:textId="77777777" w:rsidR="00FC3E90" w:rsidRDefault="00000000">
            <w:pPr>
              <w:jc w:val="center"/>
              <w:rPr>
                <w:rFonts w:ascii="楷体" w:eastAsia="楷体" w:hAnsi="楷体" w:hint="eastAsia"/>
                <w:sz w:val="21"/>
                <w:szCs w:val="21"/>
              </w:rPr>
            </w:pPr>
            <w:r>
              <w:rPr>
                <w:rFonts w:ascii="楷体" w:eastAsia="楷体" w:hAnsi="楷体"/>
                <w:sz w:val="21"/>
                <w:szCs w:val="21"/>
              </w:rPr>
              <w:t>工信部等六部门</w:t>
            </w:r>
          </w:p>
        </w:tc>
        <w:tc>
          <w:tcPr>
            <w:tcW w:w="5528" w:type="dxa"/>
          </w:tcPr>
          <w:p w14:paraId="5B4C6E3F" w14:textId="77777777" w:rsidR="00FC3E90" w:rsidRDefault="00000000">
            <w:pPr>
              <w:rPr>
                <w:rFonts w:ascii="楷体" w:eastAsia="楷体" w:hAnsi="楷体" w:hint="eastAsia"/>
                <w:sz w:val="21"/>
                <w:szCs w:val="21"/>
              </w:rPr>
            </w:pPr>
            <w:r>
              <w:rPr>
                <w:rFonts w:ascii="楷体" w:eastAsia="楷体" w:hAnsi="楷体"/>
                <w:sz w:val="21"/>
                <w:szCs w:val="21"/>
              </w:rPr>
              <w:t>到 2025 年算力规模超过 300EFLOPS，智能算力占比达到 35%。推动算力结构多元配置，逐步提升智能算力占比，推动智能算力与通用算力协同，满足不同类型算力业务需求</w:t>
            </w:r>
          </w:p>
        </w:tc>
      </w:tr>
      <w:tr w:rsidR="00FC3E90" w14:paraId="796B975E" w14:textId="77777777">
        <w:tc>
          <w:tcPr>
            <w:tcW w:w="2694" w:type="dxa"/>
          </w:tcPr>
          <w:p w14:paraId="6F8CF034" w14:textId="77777777" w:rsidR="00FC3E90" w:rsidRDefault="00000000">
            <w:pPr>
              <w:jc w:val="center"/>
              <w:rPr>
                <w:rFonts w:ascii="楷体" w:eastAsia="楷体" w:hAnsi="楷体" w:hint="eastAsia"/>
                <w:sz w:val="21"/>
                <w:szCs w:val="21"/>
              </w:rPr>
            </w:pPr>
            <w:r>
              <w:rPr>
                <w:rFonts w:ascii="楷体" w:eastAsia="楷体" w:hAnsi="楷体"/>
                <w:sz w:val="21"/>
                <w:szCs w:val="21"/>
              </w:rPr>
              <w:t>数字中国建设整体布局规划</w:t>
            </w:r>
          </w:p>
        </w:tc>
        <w:tc>
          <w:tcPr>
            <w:tcW w:w="2127" w:type="dxa"/>
          </w:tcPr>
          <w:p w14:paraId="0CE8000B" w14:textId="77777777" w:rsidR="00FC3E90" w:rsidRDefault="00000000">
            <w:pPr>
              <w:jc w:val="center"/>
              <w:rPr>
                <w:rFonts w:ascii="楷体" w:eastAsia="楷体" w:hAnsi="楷体" w:hint="eastAsia"/>
                <w:sz w:val="21"/>
                <w:szCs w:val="21"/>
              </w:rPr>
            </w:pPr>
            <w:r>
              <w:rPr>
                <w:rFonts w:ascii="楷体" w:eastAsia="楷体" w:hAnsi="楷体"/>
                <w:sz w:val="21"/>
                <w:szCs w:val="21"/>
              </w:rPr>
              <w:t>国务院</w:t>
            </w:r>
          </w:p>
        </w:tc>
        <w:tc>
          <w:tcPr>
            <w:tcW w:w="5528" w:type="dxa"/>
          </w:tcPr>
          <w:p w14:paraId="3B5650EE" w14:textId="77777777" w:rsidR="00FC3E90" w:rsidRDefault="00000000">
            <w:pPr>
              <w:rPr>
                <w:rFonts w:ascii="楷体" w:eastAsia="楷体" w:hAnsi="楷体" w:hint="eastAsia"/>
                <w:sz w:val="21"/>
                <w:szCs w:val="21"/>
              </w:rPr>
            </w:pPr>
            <w:r>
              <w:rPr>
                <w:rFonts w:ascii="楷体" w:eastAsia="楷体" w:hAnsi="楷体" w:hint="eastAsia"/>
                <w:sz w:val="21"/>
                <w:szCs w:val="21"/>
              </w:rPr>
              <w:t>系统优化算力基础设施布局，促进东西部算力高效互补和协同联动，引导通用数据中心超算中心、智能计算中心、边缘数据中心等合理梯次布局</w:t>
            </w:r>
          </w:p>
        </w:tc>
      </w:tr>
      <w:tr w:rsidR="00FC3E90" w14:paraId="6FFC4494" w14:textId="77777777">
        <w:tc>
          <w:tcPr>
            <w:tcW w:w="2694" w:type="dxa"/>
          </w:tcPr>
          <w:p w14:paraId="2F9AFA58" w14:textId="77777777" w:rsidR="00FC3E90" w:rsidRDefault="00000000">
            <w:pPr>
              <w:jc w:val="center"/>
              <w:rPr>
                <w:rFonts w:ascii="楷体" w:eastAsia="楷体" w:hAnsi="楷体" w:hint="eastAsia"/>
                <w:sz w:val="21"/>
                <w:szCs w:val="21"/>
              </w:rPr>
            </w:pPr>
            <w:r>
              <w:rPr>
                <w:rFonts w:ascii="楷体" w:eastAsia="楷体" w:hAnsi="楷体"/>
                <w:sz w:val="21"/>
                <w:szCs w:val="21"/>
              </w:rPr>
              <w:t>国家发展改革委等部门关于同意京津冀地区启动建设全国一体化算力网络国家枢纽节点的复函</w:t>
            </w:r>
          </w:p>
        </w:tc>
        <w:tc>
          <w:tcPr>
            <w:tcW w:w="2127" w:type="dxa"/>
          </w:tcPr>
          <w:p w14:paraId="6782CBEC" w14:textId="77777777" w:rsidR="00FC3E90" w:rsidRDefault="00000000">
            <w:pPr>
              <w:jc w:val="center"/>
              <w:rPr>
                <w:rFonts w:ascii="楷体" w:eastAsia="楷体" w:hAnsi="楷体" w:hint="eastAsia"/>
                <w:sz w:val="21"/>
                <w:szCs w:val="21"/>
              </w:rPr>
            </w:pPr>
            <w:r>
              <w:rPr>
                <w:rFonts w:ascii="楷体" w:eastAsia="楷体" w:hAnsi="楷体"/>
                <w:sz w:val="21"/>
                <w:szCs w:val="21"/>
              </w:rPr>
              <w:t>国家发改委等四部门</w:t>
            </w:r>
          </w:p>
        </w:tc>
        <w:tc>
          <w:tcPr>
            <w:tcW w:w="5528" w:type="dxa"/>
          </w:tcPr>
          <w:p w14:paraId="1FD6014A" w14:textId="77777777" w:rsidR="00FC3E90" w:rsidRDefault="00000000">
            <w:pPr>
              <w:rPr>
                <w:rFonts w:ascii="楷体" w:eastAsia="楷体" w:hAnsi="楷体" w:hint="eastAsia"/>
                <w:sz w:val="21"/>
                <w:szCs w:val="21"/>
              </w:rPr>
            </w:pPr>
            <w:r>
              <w:rPr>
                <w:rFonts w:ascii="楷体" w:eastAsia="楷体" w:hAnsi="楷体"/>
                <w:sz w:val="21"/>
                <w:szCs w:val="21"/>
              </w:rPr>
              <w:t>同意在京津冀地区启动建设全国一体化算力网络国家枢纽节点，发展高密度高能效、低碳数据中心集群，通过云网协同、云边协同等优化数据中心供给结构，扩展算力增长空间，实现大规模算力部署</w:t>
            </w:r>
          </w:p>
        </w:tc>
      </w:tr>
      <w:tr w:rsidR="00FC3E90" w14:paraId="538E8EB7" w14:textId="77777777">
        <w:tc>
          <w:tcPr>
            <w:tcW w:w="2694" w:type="dxa"/>
          </w:tcPr>
          <w:p w14:paraId="3BDFD3A8" w14:textId="77777777" w:rsidR="00FC3E90" w:rsidRDefault="00000000">
            <w:pPr>
              <w:jc w:val="center"/>
              <w:rPr>
                <w:rFonts w:ascii="楷体" w:eastAsia="楷体" w:hAnsi="楷体" w:hint="eastAsia"/>
                <w:sz w:val="21"/>
                <w:szCs w:val="21"/>
              </w:rPr>
            </w:pPr>
            <w:r>
              <w:rPr>
                <w:rFonts w:ascii="楷体" w:eastAsia="楷体" w:hAnsi="楷体"/>
                <w:sz w:val="21"/>
                <w:szCs w:val="21"/>
              </w:rPr>
              <w:t>“十四五” 国家信息化规划</w:t>
            </w:r>
          </w:p>
        </w:tc>
        <w:tc>
          <w:tcPr>
            <w:tcW w:w="2127" w:type="dxa"/>
          </w:tcPr>
          <w:p w14:paraId="14C7B178"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中央网络安全和信息化委员会</w:t>
            </w:r>
          </w:p>
        </w:tc>
        <w:tc>
          <w:tcPr>
            <w:tcW w:w="5528" w:type="dxa"/>
          </w:tcPr>
          <w:p w14:paraId="4BF00F7A" w14:textId="77777777" w:rsidR="00FC3E90" w:rsidRDefault="00000000">
            <w:pPr>
              <w:rPr>
                <w:rFonts w:ascii="楷体" w:eastAsia="楷体" w:hAnsi="楷体" w:hint="eastAsia"/>
                <w:sz w:val="21"/>
                <w:szCs w:val="21"/>
              </w:rPr>
            </w:pPr>
            <w:r>
              <w:rPr>
                <w:rFonts w:ascii="楷体" w:eastAsia="楷体" w:hAnsi="楷体"/>
                <w:sz w:val="21"/>
                <w:szCs w:val="21"/>
              </w:rPr>
              <w:t>统筹建设面向区块链和人工智能等的算力和算法中心，构建具备周边环境感应能力和反馈回应能力的边缘计算节点提供低时延、高可靠强安全边缘计算服务</w:t>
            </w:r>
          </w:p>
        </w:tc>
      </w:tr>
      <w:tr w:rsidR="00FC3E90" w14:paraId="0D573A71" w14:textId="77777777">
        <w:tc>
          <w:tcPr>
            <w:tcW w:w="2694" w:type="dxa"/>
          </w:tcPr>
          <w:p w14:paraId="1F05E2B1" w14:textId="77777777" w:rsidR="00FC3E90" w:rsidRDefault="00000000">
            <w:pPr>
              <w:jc w:val="center"/>
              <w:rPr>
                <w:rFonts w:ascii="楷体" w:eastAsia="楷体" w:hAnsi="楷体" w:hint="eastAsia"/>
                <w:sz w:val="21"/>
                <w:szCs w:val="21"/>
              </w:rPr>
            </w:pPr>
            <w:r>
              <w:rPr>
                <w:rFonts w:ascii="楷体" w:eastAsia="楷体" w:hAnsi="楷体"/>
                <w:sz w:val="21"/>
                <w:szCs w:val="21"/>
              </w:rPr>
              <w:t>“十四五” 大数据产业发展规划</w:t>
            </w:r>
          </w:p>
        </w:tc>
        <w:tc>
          <w:tcPr>
            <w:tcW w:w="2127" w:type="dxa"/>
          </w:tcPr>
          <w:p w14:paraId="3FD65C78" w14:textId="77777777" w:rsidR="00FC3E90" w:rsidRDefault="00000000">
            <w:pPr>
              <w:jc w:val="center"/>
              <w:rPr>
                <w:rFonts w:ascii="楷体" w:eastAsia="楷体" w:hAnsi="楷体" w:hint="eastAsia"/>
                <w:sz w:val="21"/>
                <w:szCs w:val="21"/>
              </w:rPr>
            </w:pPr>
            <w:r>
              <w:rPr>
                <w:rFonts w:ascii="楷体" w:eastAsia="楷体" w:hAnsi="楷体"/>
                <w:sz w:val="21"/>
                <w:szCs w:val="21"/>
              </w:rPr>
              <w:t>工信部</w:t>
            </w:r>
          </w:p>
        </w:tc>
        <w:tc>
          <w:tcPr>
            <w:tcW w:w="5528" w:type="dxa"/>
          </w:tcPr>
          <w:p w14:paraId="1DA63BF7" w14:textId="77777777" w:rsidR="00FC3E90" w:rsidRDefault="00000000">
            <w:pPr>
              <w:rPr>
                <w:rFonts w:ascii="楷体" w:eastAsia="楷体" w:hAnsi="楷体" w:hint="eastAsia"/>
                <w:sz w:val="21"/>
                <w:szCs w:val="21"/>
              </w:rPr>
            </w:pPr>
            <w:r>
              <w:rPr>
                <w:rFonts w:ascii="楷体" w:eastAsia="楷体" w:hAnsi="楷体"/>
                <w:sz w:val="21"/>
                <w:szCs w:val="21"/>
              </w:rPr>
              <w:t>加快构建全国一体化大数据中心体系，推进国家工业互联网大数据中心建设强化算力统筹智能调度，建设若干国家枢纽节点和大数据中心集群。建设高性能计算集群，合理部署超级计算中心</w:t>
            </w:r>
          </w:p>
        </w:tc>
      </w:tr>
    </w:tbl>
    <w:p w14:paraId="6669AE01" w14:textId="77777777" w:rsidR="00FC3E90" w:rsidRDefault="00FC3E90">
      <w:pPr>
        <w:pStyle w:val="af6"/>
        <w:ind w:left="360"/>
        <w:jc w:val="center"/>
        <w:rPr>
          <w:rFonts w:ascii="楷体" w:eastAsia="楷体" w:hAnsi="楷体" w:hint="eastAsia"/>
          <w:sz w:val="21"/>
          <w:szCs w:val="21"/>
        </w:rPr>
      </w:pPr>
    </w:p>
    <w:p w14:paraId="7F455BF6" w14:textId="77777777" w:rsidR="00FC3E90" w:rsidRDefault="00000000">
      <w:pPr>
        <w:pStyle w:val="af6"/>
        <w:ind w:left="360"/>
        <w:jc w:val="center"/>
        <w:rPr>
          <w:rFonts w:ascii="楷体" w:eastAsia="楷体" w:hAnsi="楷体" w:hint="eastAsia"/>
          <w:sz w:val="16"/>
          <w:szCs w:val="16"/>
        </w:rPr>
      </w:pPr>
      <w:r>
        <w:rPr>
          <w:rFonts w:ascii="楷体" w:eastAsia="楷体" w:hAnsi="楷体" w:hint="eastAsia"/>
          <w:sz w:val="21"/>
          <w:szCs w:val="16"/>
        </w:rPr>
        <w:t>表：部分地方政策</w:t>
      </w:r>
    </w:p>
    <w:tbl>
      <w:tblPr>
        <w:tblStyle w:val="af1"/>
        <w:tblW w:w="10349" w:type="dxa"/>
        <w:tblInd w:w="-998" w:type="dxa"/>
        <w:tblLook w:val="04A0" w:firstRow="1" w:lastRow="0" w:firstColumn="1" w:lastColumn="0" w:noHBand="0" w:noVBand="1"/>
      </w:tblPr>
      <w:tblGrid>
        <w:gridCol w:w="2694"/>
        <w:gridCol w:w="2127"/>
        <w:gridCol w:w="5528"/>
      </w:tblGrid>
      <w:tr w:rsidR="00FC3E90" w14:paraId="0A59510F" w14:textId="77777777">
        <w:tc>
          <w:tcPr>
            <w:tcW w:w="2694" w:type="dxa"/>
          </w:tcPr>
          <w:p w14:paraId="22E5F962"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政策名称</w:t>
            </w:r>
          </w:p>
        </w:tc>
        <w:tc>
          <w:tcPr>
            <w:tcW w:w="2127" w:type="dxa"/>
          </w:tcPr>
          <w:p w14:paraId="6B9CF8BE"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政策主体</w:t>
            </w:r>
          </w:p>
        </w:tc>
        <w:tc>
          <w:tcPr>
            <w:tcW w:w="5528" w:type="dxa"/>
          </w:tcPr>
          <w:p w14:paraId="7FFF908C"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政策要点</w:t>
            </w:r>
          </w:p>
        </w:tc>
      </w:tr>
      <w:tr w:rsidR="00FC3E90" w14:paraId="7FFDA47B" w14:textId="77777777">
        <w:tc>
          <w:tcPr>
            <w:tcW w:w="2694" w:type="dxa"/>
          </w:tcPr>
          <w:p w14:paraId="1F876C37" w14:textId="77777777" w:rsidR="00FC3E90" w:rsidRDefault="00000000">
            <w:pPr>
              <w:jc w:val="center"/>
              <w:rPr>
                <w:rFonts w:ascii="楷体" w:eastAsia="楷体" w:hAnsi="楷体" w:hint="eastAsia"/>
                <w:sz w:val="21"/>
                <w:szCs w:val="21"/>
              </w:rPr>
            </w:pPr>
            <w:r>
              <w:rPr>
                <w:rFonts w:ascii="楷体" w:eastAsia="楷体" w:hAnsi="楷体"/>
                <w:sz w:val="21"/>
                <w:szCs w:val="21"/>
              </w:rPr>
              <w:t>陕西省加快推动人工智能产业发展实施方案 (2024-2026 年)</w:t>
            </w:r>
          </w:p>
        </w:tc>
        <w:tc>
          <w:tcPr>
            <w:tcW w:w="2127" w:type="dxa"/>
          </w:tcPr>
          <w:p w14:paraId="294F4390"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陕西省</w:t>
            </w:r>
          </w:p>
        </w:tc>
        <w:tc>
          <w:tcPr>
            <w:tcW w:w="5528" w:type="dxa"/>
          </w:tcPr>
          <w:p w14:paraId="60DFAD06" w14:textId="77777777" w:rsidR="00FC3E90" w:rsidRDefault="00000000">
            <w:pPr>
              <w:rPr>
                <w:rFonts w:ascii="楷体" w:eastAsia="楷体" w:hAnsi="楷体" w:hint="eastAsia"/>
                <w:sz w:val="21"/>
                <w:szCs w:val="21"/>
              </w:rPr>
            </w:pPr>
            <w:r>
              <w:rPr>
                <w:rFonts w:ascii="楷体" w:eastAsia="楷体" w:hAnsi="楷体"/>
                <w:sz w:val="21"/>
                <w:szCs w:val="21"/>
              </w:rPr>
              <w:t>整合省内算力资源，建设省级算力统筹调度平台，实现 “算力一网化、统筹一体化、调度一站式”，2026 年建设运营智能算达到 3000P 以上，可统筹的公共智能算力</w:t>
            </w:r>
            <w:r>
              <w:rPr>
                <w:rFonts w:ascii="楷体" w:eastAsia="楷体" w:hAnsi="楷体"/>
                <w:sz w:val="21"/>
                <w:szCs w:val="21"/>
              </w:rPr>
              <w:lastRenderedPageBreak/>
              <w:t>达到西部领先水平</w:t>
            </w:r>
          </w:p>
        </w:tc>
      </w:tr>
      <w:tr w:rsidR="00FC3E90" w14:paraId="26766021" w14:textId="77777777">
        <w:tc>
          <w:tcPr>
            <w:tcW w:w="2694" w:type="dxa"/>
          </w:tcPr>
          <w:p w14:paraId="409BF2B4" w14:textId="77777777" w:rsidR="00FC3E90" w:rsidRDefault="00000000">
            <w:pPr>
              <w:jc w:val="center"/>
              <w:rPr>
                <w:rFonts w:ascii="楷体" w:eastAsia="楷体" w:hAnsi="楷体" w:hint="eastAsia"/>
                <w:sz w:val="21"/>
                <w:szCs w:val="21"/>
              </w:rPr>
            </w:pPr>
            <w:r>
              <w:rPr>
                <w:rFonts w:ascii="楷体" w:eastAsia="楷体" w:hAnsi="楷体"/>
                <w:sz w:val="21"/>
                <w:szCs w:val="21"/>
              </w:rPr>
              <w:lastRenderedPageBreak/>
              <w:t>北京市算力基础设施建设实施方案 (2024-2027 年)</w:t>
            </w:r>
          </w:p>
        </w:tc>
        <w:tc>
          <w:tcPr>
            <w:tcW w:w="2127" w:type="dxa"/>
          </w:tcPr>
          <w:p w14:paraId="39BAAC26"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北京市</w:t>
            </w:r>
          </w:p>
        </w:tc>
        <w:tc>
          <w:tcPr>
            <w:tcW w:w="5528" w:type="dxa"/>
          </w:tcPr>
          <w:p w14:paraId="496AEF97" w14:textId="77777777" w:rsidR="00FC3E90" w:rsidRDefault="00000000">
            <w:pPr>
              <w:rPr>
                <w:rFonts w:ascii="楷体" w:eastAsia="楷体" w:hAnsi="楷体" w:hint="eastAsia"/>
                <w:sz w:val="21"/>
                <w:szCs w:val="21"/>
              </w:rPr>
            </w:pPr>
            <w:r>
              <w:rPr>
                <w:rFonts w:ascii="楷体" w:eastAsia="楷体" w:hAnsi="楷体"/>
                <w:sz w:val="21"/>
                <w:szCs w:val="21"/>
              </w:rPr>
              <w:t>改变算建建设 “小散” 局面，集中建设一批智算单一大集群，到 2025 年，本市智算供给规模达到 45EFLOPS。到 2027 年，实现智算基础设施软硬件产品全栈自主可控，整体性能达到国内领先水平，具备 100% 自主可控智算中心建设能力</w:t>
            </w:r>
          </w:p>
        </w:tc>
      </w:tr>
      <w:tr w:rsidR="00FC3E90" w14:paraId="3DFB4FCB" w14:textId="77777777">
        <w:tc>
          <w:tcPr>
            <w:tcW w:w="2694" w:type="dxa"/>
          </w:tcPr>
          <w:p w14:paraId="26529786" w14:textId="77777777" w:rsidR="00FC3E90" w:rsidRDefault="00000000">
            <w:pPr>
              <w:jc w:val="center"/>
              <w:rPr>
                <w:rFonts w:ascii="楷体" w:eastAsia="楷体" w:hAnsi="楷体" w:hint="eastAsia"/>
                <w:sz w:val="21"/>
                <w:szCs w:val="21"/>
              </w:rPr>
            </w:pPr>
            <w:r>
              <w:rPr>
                <w:rFonts w:ascii="楷体" w:eastAsia="楷体" w:hAnsi="楷体"/>
                <w:sz w:val="21"/>
                <w:szCs w:val="21"/>
              </w:rPr>
              <w:t>上海市智能算力基础设施高质量发展 “算力浦江” 智算行动实施方案</w:t>
            </w:r>
          </w:p>
        </w:tc>
        <w:tc>
          <w:tcPr>
            <w:tcW w:w="2127" w:type="dxa"/>
          </w:tcPr>
          <w:p w14:paraId="498BB8BC"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上海市</w:t>
            </w:r>
          </w:p>
        </w:tc>
        <w:tc>
          <w:tcPr>
            <w:tcW w:w="5528" w:type="dxa"/>
          </w:tcPr>
          <w:p w14:paraId="103AE1F6" w14:textId="77777777" w:rsidR="00FC3E90" w:rsidRDefault="00000000">
            <w:pPr>
              <w:rPr>
                <w:rFonts w:ascii="楷体" w:eastAsia="楷体" w:hAnsi="楷体" w:hint="eastAsia"/>
                <w:sz w:val="21"/>
                <w:szCs w:val="21"/>
              </w:rPr>
            </w:pPr>
            <w:r>
              <w:rPr>
                <w:rFonts w:ascii="楷体" w:eastAsia="楷体" w:hAnsi="楷体"/>
                <w:sz w:val="21"/>
                <w:szCs w:val="21"/>
              </w:rPr>
              <w:t>到 2025 年，新建智算中心国产算力芯片使用占比超过 50%，国产存储使用占比超过 50%，PUE 值将降至 1.25 以下。到 2025 年，上海市智能算力规模将超过 30EFLOPS，占比达到总算力的 50% 以上，智算中心内先进存储容量占比达到 50% 以上</w:t>
            </w:r>
          </w:p>
        </w:tc>
      </w:tr>
      <w:tr w:rsidR="00FC3E90" w14:paraId="6A298381" w14:textId="77777777">
        <w:tc>
          <w:tcPr>
            <w:tcW w:w="2694" w:type="dxa"/>
          </w:tcPr>
          <w:p w14:paraId="6D30E5C7" w14:textId="77777777" w:rsidR="00FC3E90" w:rsidRDefault="00000000">
            <w:pPr>
              <w:jc w:val="center"/>
              <w:rPr>
                <w:rFonts w:ascii="楷体" w:eastAsia="楷体" w:hAnsi="楷体" w:hint="eastAsia"/>
                <w:sz w:val="21"/>
                <w:szCs w:val="21"/>
              </w:rPr>
            </w:pPr>
            <w:r>
              <w:rPr>
                <w:rFonts w:ascii="楷体" w:eastAsia="楷体" w:hAnsi="楷体"/>
                <w:sz w:val="21"/>
                <w:szCs w:val="21"/>
              </w:rPr>
              <w:t>广东省算力基础设施高质量发展行动暨 “粤算” 行动计划 (2024-2025 年)</w:t>
            </w:r>
          </w:p>
        </w:tc>
        <w:tc>
          <w:tcPr>
            <w:tcW w:w="2127" w:type="dxa"/>
          </w:tcPr>
          <w:p w14:paraId="07EBE4A1"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广东省</w:t>
            </w:r>
          </w:p>
        </w:tc>
        <w:tc>
          <w:tcPr>
            <w:tcW w:w="5528" w:type="dxa"/>
          </w:tcPr>
          <w:p w14:paraId="7FAEA62A" w14:textId="77777777" w:rsidR="00FC3E90" w:rsidRDefault="00000000">
            <w:pPr>
              <w:rPr>
                <w:rFonts w:ascii="楷体" w:eastAsia="楷体" w:hAnsi="楷体" w:hint="eastAsia"/>
                <w:sz w:val="21"/>
                <w:szCs w:val="21"/>
              </w:rPr>
            </w:pPr>
            <w:r>
              <w:rPr>
                <w:rFonts w:ascii="楷体" w:eastAsia="楷体" w:hAnsi="楷体"/>
                <w:sz w:val="21"/>
                <w:szCs w:val="21"/>
              </w:rPr>
              <w:t>到 2025 年，在计算力方面，算力规模达到 38EFLOPS，智能算力占比达到 50%。建成智能计算中心 10 个，基本形成算力规模体量与数字化发展需求相适应、算力供给结构与业务需求相匹配的发展格局</w:t>
            </w:r>
          </w:p>
        </w:tc>
      </w:tr>
      <w:tr w:rsidR="00FC3E90" w14:paraId="734B3365" w14:textId="77777777">
        <w:tc>
          <w:tcPr>
            <w:tcW w:w="2694" w:type="dxa"/>
          </w:tcPr>
          <w:p w14:paraId="55A6DB95" w14:textId="77777777" w:rsidR="00FC3E90" w:rsidRDefault="00000000">
            <w:pPr>
              <w:jc w:val="center"/>
              <w:rPr>
                <w:rFonts w:ascii="楷体" w:eastAsia="楷体" w:hAnsi="楷体" w:hint="eastAsia"/>
                <w:sz w:val="21"/>
                <w:szCs w:val="21"/>
              </w:rPr>
            </w:pPr>
            <w:r>
              <w:rPr>
                <w:rFonts w:ascii="楷体" w:eastAsia="楷体" w:hAnsi="楷体"/>
                <w:sz w:val="21"/>
                <w:szCs w:val="21"/>
              </w:rPr>
              <w:t>深圳市算力基础设施高质量发展行动计划 (2024-2025)</w:t>
            </w:r>
          </w:p>
        </w:tc>
        <w:tc>
          <w:tcPr>
            <w:tcW w:w="2127" w:type="dxa"/>
          </w:tcPr>
          <w:p w14:paraId="7D42B64C"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深圳市</w:t>
            </w:r>
          </w:p>
        </w:tc>
        <w:tc>
          <w:tcPr>
            <w:tcW w:w="5528" w:type="dxa"/>
          </w:tcPr>
          <w:p w14:paraId="03587348" w14:textId="77777777" w:rsidR="00FC3E90" w:rsidRDefault="00000000">
            <w:pPr>
              <w:rPr>
                <w:rFonts w:ascii="楷体" w:eastAsia="楷体" w:hAnsi="楷体" w:hint="eastAsia"/>
                <w:sz w:val="21"/>
                <w:szCs w:val="21"/>
              </w:rPr>
            </w:pPr>
            <w:r>
              <w:rPr>
                <w:rFonts w:ascii="楷体" w:eastAsia="楷体" w:hAnsi="楷体"/>
                <w:sz w:val="21"/>
                <w:szCs w:val="21"/>
              </w:rPr>
              <w:t>到 2025 年，通用算力达到 14 EFLOPS (FP32)，智能算力达到 25 EFLOPS (FP16)，超算算力达到 2 EFLOPS (FP64)，存储量达到 90EB。先进存储容量占比达到 80% 以上，重点行业核心数据、重要数据灾备覆盖率达到 100%</w:t>
            </w:r>
          </w:p>
        </w:tc>
      </w:tr>
      <w:tr w:rsidR="00FC3E90" w14:paraId="2A230617" w14:textId="77777777">
        <w:tc>
          <w:tcPr>
            <w:tcW w:w="2694" w:type="dxa"/>
          </w:tcPr>
          <w:p w14:paraId="26FFAA45" w14:textId="77777777" w:rsidR="00FC3E90" w:rsidRDefault="00000000">
            <w:pPr>
              <w:jc w:val="center"/>
              <w:rPr>
                <w:rFonts w:ascii="楷体" w:eastAsia="楷体" w:hAnsi="楷体" w:hint="eastAsia"/>
                <w:sz w:val="21"/>
                <w:szCs w:val="21"/>
              </w:rPr>
            </w:pPr>
            <w:r>
              <w:rPr>
                <w:rFonts w:ascii="楷体" w:eastAsia="楷体" w:hAnsi="楷体"/>
                <w:sz w:val="21"/>
                <w:szCs w:val="21"/>
              </w:rPr>
              <w:t>山东省数字基础设施建设行动方案 (2024-2025 年)</w:t>
            </w:r>
          </w:p>
        </w:tc>
        <w:tc>
          <w:tcPr>
            <w:tcW w:w="2127" w:type="dxa"/>
          </w:tcPr>
          <w:p w14:paraId="3933E738"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山东省</w:t>
            </w:r>
          </w:p>
        </w:tc>
        <w:tc>
          <w:tcPr>
            <w:tcW w:w="5528" w:type="dxa"/>
          </w:tcPr>
          <w:p w14:paraId="173A1421" w14:textId="77777777" w:rsidR="00FC3E90" w:rsidRDefault="00000000">
            <w:pPr>
              <w:rPr>
                <w:rFonts w:ascii="楷体" w:eastAsia="楷体" w:hAnsi="楷体" w:hint="eastAsia"/>
                <w:sz w:val="21"/>
                <w:szCs w:val="21"/>
              </w:rPr>
            </w:pPr>
            <w:r>
              <w:rPr>
                <w:rFonts w:ascii="楷体" w:eastAsia="楷体" w:hAnsi="楷体"/>
                <w:sz w:val="21"/>
                <w:szCs w:val="21"/>
              </w:rPr>
              <w:t>到 2025 年，全省数据中心在用标准机架总数达到 45 万个，总算力达到 12.5EFLOPS，智能算力占比达到 35%，算力规模达 65EB，先进存储占比达到 35% 以上</w:t>
            </w:r>
          </w:p>
        </w:tc>
      </w:tr>
      <w:tr w:rsidR="00FC3E90" w14:paraId="092528CF" w14:textId="77777777">
        <w:tc>
          <w:tcPr>
            <w:tcW w:w="2694" w:type="dxa"/>
          </w:tcPr>
          <w:p w14:paraId="1CAD5A81" w14:textId="77777777" w:rsidR="00FC3E90" w:rsidRDefault="00000000">
            <w:pPr>
              <w:jc w:val="center"/>
              <w:rPr>
                <w:rFonts w:ascii="楷体" w:eastAsia="楷体" w:hAnsi="楷体" w:hint="eastAsia"/>
                <w:sz w:val="21"/>
                <w:szCs w:val="21"/>
              </w:rPr>
            </w:pPr>
            <w:r>
              <w:rPr>
                <w:rFonts w:ascii="楷体" w:eastAsia="楷体" w:hAnsi="楷体"/>
                <w:sz w:val="21"/>
                <w:szCs w:val="21"/>
              </w:rPr>
              <w:t>河南省重大新型基础设施建设提速行动方案 (2023-2025 年)</w:t>
            </w:r>
          </w:p>
        </w:tc>
        <w:tc>
          <w:tcPr>
            <w:tcW w:w="2127" w:type="dxa"/>
          </w:tcPr>
          <w:p w14:paraId="4175B88A"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河南省</w:t>
            </w:r>
          </w:p>
        </w:tc>
        <w:tc>
          <w:tcPr>
            <w:tcW w:w="5528" w:type="dxa"/>
          </w:tcPr>
          <w:p w14:paraId="5C357061" w14:textId="77777777" w:rsidR="00FC3E90" w:rsidRDefault="00000000">
            <w:pPr>
              <w:rPr>
                <w:rFonts w:ascii="楷体" w:eastAsia="楷体" w:hAnsi="楷体" w:hint="eastAsia"/>
                <w:sz w:val="21"/>
                <w:szCs w:val="21"/>
              </w:rPr>
            </w:pPr>
            <w:r>
              <w:rPr>
                <w:rFonts w:ascii="楷体" w:eastAsia="楷体" w:hAnsi="楷体"/>
                <w:sz w:val="21"/>
                <w:szCs w:val="21"/>
              </w:rPr>
              <w:t>到 2025 年智算和超算算力规模超过 2000PFLOPS，高性能算力占比超过 30%。持续提升国家超算郑州中心超算能力，建设智算中心和郑州城市算力网调度中心，资源利用率达到 70%</w:t>
            </w:r>
          </w:p>
        </w:tc>
      </w:tr>
      <w:tr w:rsidR="00FC3E90" w14:paraId="50FCC6FB" w14:textId="77777777">
        <w:tc>
          <w:tcPr>
            <w:tcW w:w="2694" w:type="dxa"/>
          </w:tcPr>
          <w:p w14:paraId="719B526E" w14:textId="77777777" w:rsidR="00FC3E90" w:rsidRDefault="00000000">
            <w:pPr>
              <w:jc w:val="center"/>
              <w:rPr>
                <w:rFonts w:ascii="楷体" w:eastAsia="楷体" w:hAnsi="楷体" w:hint="eastAsia"/>
                <w:sz w:val="21"/>
                <w:szCs w:val="21"/>
              </w:rPr>
            </w:pPr>
            <w:r>
              <w:rPr>
                <w:rFonts w:ascii="楷体" w:eastAsia="楷体" w:hAnsi="楷体"/>
                <w:sz w:val="21"/>
                <w:szCs w:val="21"/>
              </w:rPr>
              <w:t>临港新片区加快构建算力产业生态行动方案 (2023-2025 年)</w:t>
            </w:r>
          </w:p>
        </w:tc>
        <w:tc>
          <w:tcPr>
            <w:tcW w:w="2127" w:type="dxa"/>
          </w:tcPr>
          <w:p w14:paraId="6EB63FDE"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上海市</w:t>
            </w:r>
          </w:p>
        </w:tc>
        <w:tc>
          <w:tcPr>
            <w:tcW w:w="5528" w:type="dxa"/>
          </w:tcPr>
          <w:p w14:paraId="60BD15DE" w14:textId="77777777" w:rsidR="00FC3E90" w:rsidRDefault="00000000">
            <w:pPr>
              <w:rPr>
                <w:rFonts w:ascii="楷体" w:eastAsia="楷体" w:hAnsi="楷体" w:hint="eastAsia"/>
                <w:sz w:val="21"/>
                <w:szCs w:val="21"/>
              </w:rPr>
            </w:pPr>
            <w:r>
              <w:rPr>
                <w:rFonts w:ascii="楷体" w:eastAsia="楷体" w:hAnsi="楷体"/>
                <w:sz w:val="21"/>
                <w:szCs w:val="21"/>
              </w:rPr>
              <w:t>到 2025 年，新片区算力供给形成以智算算力为主、基础算力和超算算力协同的多元算力供给体系，总算力超过 5EFLOPS (FP32)，AI 算力占比达到 80%，新建数据中心 PUE 控制在 1.25 以内</w:t>
            </w:r>
          </w:p>
        </w:tc>
      </w:tr>
      <w:tr w:rsidR="00FC3E90" w14:paraId="6CAC0FA5" w14:textId="77777777">
        <w:tc>
          <w:tcPr>
            <w:tcW w:w="2694" w:type="dxa"/>
          </w:tcPr>
          <w:p w14:paraId="0C6A6327" w14:textId="77777777" w:rsidR="00FC3E90" w:rsidRDefault="00000000">
            <w:pPr>
              <w:jc w:val="center"/>
              <w:rPr>
                <w:rFonts w:ascii="楷体" w:eastAsia="楷体" w:hAnsi="楷体" w:hint="eastAsia"/>
                <w:sz w:val="21"/>
                <w:szCs w:val="21"/>
              </w:rPr>
            </w:pPr>
            <w:r>
              <w:rPr>
                <w:rFonts w:ascii="楷体" w:eastAsia="楷体" w:hAnsi="楷体"/>
                <w:sz w:val="21"/>
                <w:szCs w:val="21"/>
              </w:rPr>
              <w:t>面向全国的算力保障基地建设规划</w:t>
            </w:r>
          </w:p>
        </w:tc>
        <w:tc>
          <w:tcPr>
            <w:tcW w:w="2127" w:type="dxa"/>
          </w:tcPr>
          <w:p w14:paraId="686A8C15" w14:textId="77777777" w:rsidR="00FC3E90" w:rsidRDefault="00000000">
            <w:pPr>
              <w:jc w:val="center"/>
              <w:rPr>
                <w:rFonts w:ascii="楷体" w:eastAsia="楷体" w:hAnsi="楷体" w:hint="eastAsia"/>
                <w:sz w:val="21"/>
                <w:szCs w:val="21"/>
              </w:rPr>
            </w:pPr>
            <w:r>
              <w:rPr>
                <w:rFonts w:ascii="楷体" w:eastAsia="楷体" w:hAnsi="楷体"/>
                <w:sz w:val="21"/>
                <w:szCs w:val="21"/>
              </w:rPr>
              <w:t>贵州</w:t>
            </w:r>
            <w:r>
              <w:rPr>
                <w:rFonts w:ascii="楷体" w:eastAsia="楷体" w:hAnsi="楷体" w:hint="eastAsia"/>
                <w:sz w:val="21"/>
                <w:szCs w:val="21"/>
              </w:rPr>
              <w:t>省</w:t>
            </w:r>
          </w:p>
        </w:tc>
        <w:tc>
          <w:tcPr>
            <w:tcW w:w="5528" w:type="dxa"/>
          </w:tcPr>
          <w:p w14:paraId="5A8CF551" w14:textId="77777777" w:rsidR="00FC3E90" w:rsidRDefault="00000000">
            <w:pPr>
              <w:rPr>
                <w:rFonts w:ascii="楷体" w:eastAsia="楷体" w:hAnsi="楷体" w:hint="eastAsia"/>
                <w:sz w:val="21"/>
                <w:szCs w:val="21"/>
              </w:rPr>
            </w:pPr>
            <w:r>
              <w:rPr>
                <w:rFonts w:ascii="楷体" w:eastAsia="楷体" w:hAnsi="楷体"/>
                <w:sz w:val="21"/>
                <w:szCs w:val="21"/>
              </w:rPr>
              <w:t>围绕高可靠、高可用目标，从备份中心提升为计算中心、效益中心，重点布局智算基础设施，形成低时延人工智能算力基地、全国低成本中心、高安全中心，到 2024 年通</w:t>
            </w:r>
            <w:r>
              <w:rPr>
                <w:rFonts w:ascii="楷体" w:eastAsia="楷体" w:hAnsi="楷体"/>
                <w:sz w:val="21"/>
                <w:szCs w:val="21"/>
              </w:rPr>
              <w:lastRenderedPageBreak/>
              <w:t>用算力、智算算力、超算算力的总规模达到 5EFLOPS</w:t>
            </w:r>
          </w:p>
        </w:tc>
      </w:tr>
    </w:tbl>
    <w:p w14:paraId="617C0C1F" w14:textId="77777777" w:rsidR="00FC3E90" w:rsidRDefault="00000000">
      <w:pPr>
        <w:rPr>
          <w:rFonts w:ascii="楷体" w:eastAsia="楷体" w:hAnsi="楷体" w:hint="eastAsia"/>
          <w:sz w:val="18"/>
          <w:szCs w:val="18"/>
        </w:rPr>
      </w:pPr>
      <w:r>
        <w:rPr>
          <w:rFonts w:ascii="楷体" w:eastAsia="楷体" w:hAnsi="楷体" w:hint="eastAsia"/>
          <w:sz w:val="21"/>
          <w:szCs w:val="18"/>
        </w:rPr>
        <w:lastRenderedPageBreak/>
        <w:t>信息来源：银河证券</w:t>
      </w:r>
    </w:p>
    <w:p w14:paraId="6901273D" w14:textId="77777777" w:rsidR="00FC3E90" w:rsidRDefault="00000000">
      <w:pPr>
        <w:pStyle w:val="1"/>
        <w:numPr>
          <w:ilvl w:val="0"/>
          <w:numId w:val="6"/>
        </w:numPr>
        <w:rPr>
          <w:rFonts w:ascii="楷体" w:eastAsia="楷体" w:hAnsi="楷体" w:hint="eastAsia"/>
          <w:b/>
          <w:bCs/>
          <w:color w:val="auto"/>
          <w:sz w:val="36"/>
          <w:szCs w:val="36"/>
        </w:rPr>
      </w:pPr>
      <w:bookmarkStart w:id="59" w:name="_Toc231143516"/>
      <w:bookmarkStart w:id="60" w:name="_Toc231144046"/>
      <w:r>
        <w:rPr>
          <w:rFonts w:ascii="楷体" w:eastAsia="楷体" w:hAnsi="楷体" w:hint="eastAsia"/>
          <w:b/>
          <w:bCs/>
          <w:color w:val="auto"/>
          <w:sz w:val="36"/>
          <w:szCs w:val="36"/>
        </w:rPr>
        <w:t>行业情形</w:t>
      </w:r>
      <w:bookmarkEnd w:id="59"/>
      <w:bookmarkEnd w:id="60"/>
    </w:p>
    <w:p w14:paraId="3F9D3C99" w14:textId="36D945BF" w:rsidR="00FC3E90" w:rsidRDefault="00000000" w:rsidP="00740F13">
      <w:pPr>
        <w:pStyle w:val="2"/>
        <w:rPr>
          <w:rFonts w:ascii="楷体" w:eastAsia="楷体" w:hAnsi="楷体"/>
          <w:color w:val="000000" w:themeColor="text1"/>
        </w:rPr>
      </w:pPr>
      <w:r w:rsidRPr="00740F13">
        <w:rPr>
          <w:rFonts w:ascii="楷体" w:eastAsia="楷体" w:hAnsi="楷体" w:hint="eastAsia"/>
          <w:color w:val="000000" w:themeColor="text1"/>
        </w:rPr>
        <w:t>3.1</w:t>
      </w:r>
      <w:r w:rsidR="00E96CD2">
        <w:rPr>
          <w:rFonts w:ascii="楷体" w:eastAsia="楷体" w:hAnsi="楷体" w:hint="eastAsia"/>
          <w:color w:val="000000" w:themeColor="text1"/>
        </w:rPr>
        <w:t xml:space="preserve"> 概述 </w:t>
      </w:r>
      <w:r w:rsidR="00740F13" w:rsidRPr="00740F13">
        <w:rPr>
          <w:rFonts w:ascii="楷体" w:eastAsia="楷体" w:hAnsi="楷体" w:hint="eastAsia"/>
          <w:color w:val="000000" w:themeColor="text1"/>
        </w:rPr>
        <w:t xml:space="preserve"> </w:t>
      </w:r>
      <w:r w:rsidRPr="00740F13">
        <w:rPr>
          <w:rFonts w:ascii="楷体" w:eastAsia="楷体" w:hAnsi="楷体" w:hint="eastAsia"/>
          <w:color w:val="000000" w:themeColor="text1"/>
        </w:rPr>
        <w:t>new 光模块的3w，来龙去脉。（复杂行业和高精尖行业的入门问题）（不完全是扫盲，前因后果）（算力，HBM，互联）</w:t>
      </w:r>
    </w:p>
    <w:p w14:paraId="484358E0" w14:textId="30947E13" w:rsidR="009F086C" w:rsidRDefault="00012986" w:rsidP="00740F13">
      <w:pPr>
        <w:rPr>
          <w:rFonts w:ascii="楷体" w:eastAsia="楷体" w:hAnsi="楷体"/>
          <w:sz w:val="28"/>
          <w:szCs w:val="28"/>
        </w:rPr>
      </w:pPr>
      <w:r>
        <w:rPr>
          <w:rFonts w:ascii="楷体" w:eastAsia="楷体" w:hAnsi="楷体" w:hint="eastAsia"/>
          <w:sz w:val="28"/>
          <w:szCs w:val="28"/>
        </w:rPr>
        <w:t>通信行业进入工业化之初，电是最主要的载体。在</w:t>
      </w:r>
      <w:r w:rsidR="000A2150">
        <w:rPr>
          <w:rFonts w:ascii="楷体" w:eastAsia="楷体" w:hAnsi="楷体" w:hint="eastAsia"/>
          <w:sz w:val="28"/>
          <w:szCs w:val="28"/>
        </w:rPr>
        <w:t>十九世纪</w:t>
      </w:r>
      <w:r w:rsidR="00A0654E">
        <w:rPr>
          <w:rFonts w:ascii="楷体" w:eastAsia="楷体" w:hAnsi="楷体" w:hint="eastAsia"/>
          <w:sz w:val="28"/>
          <w:szCs w:val="28"/>
        </w:rPr>
        <w:t>到</w:t>
      </w:r>
      <w:r>
        <w:rPr>
          <w:rFonts w:ascii="楷体" w:eastAsia="楷体" w:hAnsi="楷体" w:hint="eastAsia"/>
          <w:sz w:val="28"/>
          <w:szCs w:val="28"/>
        </w:rPr>
        <w:t>二十世纪初</w:t>
      </w:r>
      <w:r w:rsidR="00A0654E">
        <w:rPr>
          <w:rFonts w:ascii="楷体" w:eastAsia="楷体" w:hAnsi="楷体" w:hint="eastAsia"/>
          <w:sz w:val="28"/>
          <w:szCs w:val="28"/>
        </w:rPr>
        <w:t>出现的</w:t>
      </w:r>
      <w:r>
        <w:rPr>
          <w:rFonts w:ascii="楷体" w:eastAsia="楷体" w:hAnsi="楷体" w:hint="eastAsia"/>
          <w:sz w:val="28"/>
          <w:szCs w:val="28"/>
        </w:rPr>
        <w:t>电报，电话，</w:t>
      </w:r>
      <w:r w:rsidR="00A0654E">
        <w:rPr>
          <w:rFonts w:ascii="楷体" w:eastAsia="楷体" w:hAnsi="楷体" w:hint="eastAsia"/>
          <w:sz w:val="28"/>
          <w:szCs w:val="28"/>
        </w:rPr>
        <w:t>其工作方式</w:t>
      </w:r>
      <w:r>
        <w:rPr>
          <w:rFonts w:ascii="楷体" w:eastAsia="楷体" w:hAnsi="楷体" w:hint="eastAsia"/>
          <w:sz w:val="28"/>
          <w:szCs w:val="28"/>
        </w:rPr>
        <w:t>都是依靠</w:t>
      </w:r>
      <w:r w:rsidR="000A2150">
        <w:rPr>
          <w:rFonts w:ascii="楷体" w:eastAsia="楷体" w:hAnsi="楷体" w:hint="eastAsia"/>
          <w:sz w:val="28"/>
          <w:szCs w:val="28"/>
        </w:rPr>
        <w:t>电，尤其是以</w:t>
      </w:r>
      <w:r w:rsidR="00A0654E">
        <w:rPr>
          <w:rFonts w:ascii="楷体" w:eastAsia="楷体" w:hAnsi="楷体" w:hint="eastAsia"/>
          <w:sz w:val="28"/>
          <w:szCs w:val="28"/>
        </w:rPr>
        <w:t>铜缆</w:t>
      </w:r>
      <w:r w:rsidR="000A2150">
        <w:rPr>
          <w:rFonts w:ascii="楷体" w:eastAsia="楷体" w:hAnsi="楷体" w:hint="eastAsia"/>
          <w:sz w:val="28"/>
          <w:szCs w:val="28"/>
        </w:rPr>
        <w:t>为物理载体的电通信实现的。一个例子是1858年的跨大西洋电缆，第一次实现了两大洲之间的高速通信。</w:t>
      </w:r>
    </w:p>
    <w:p w14:paraId="6910BB67" w14:textId="0670964C" w:rsidR="00740F13" w:rsidRDefault="004B4460" w:rsidP="00740F13">
      <w:pPr>
        <w:rPr>
          <w:rFonts w:ascii="楷体" w:eastAsia="楷体" w:hAnsi="楷体"/>
          <w:sz w:val="28"/>
          <w:szCs w:val="28"/>
        </w:rPr>
      </w:pPr>
      <w:r>
        <w:rPr>
          <w:rFonts w:ascii="楷体" w:eastAsia="楷体" w:hAnsi="楷体" w:hint="eastAsia"/>
          <w:sz w:val="28"/>
          <w:szCs w:val="28"/>
        </w:rPr>
        <w:t>在整个电报和前电话时代，</w:t>
      </w:r>
      <w:r w:rsidR="00A0654E">
        <w:rPr>
          <w:rFonts w:ascii="楷体" w:eastAsia="楷体" w:hAnsi="楷体" w:hint="eastAsia"/>
          <w:sz w:val="28"/>
          <w:szCs w:val="28"/>
        </w:rPr>
        <w:t>铜缆</w:t>
      </w:r>
      <w:r>
        <w:rPr>
          <w:rFonts w:ascii="楷体" w:eastAsia="楷体" w:hAnsi="楷体" w:hint="eastAsia"/>
          <w:sz w:val="28"/>
          <w:szCs w:val="28"/>
        </w:rPr>
        <w:t>都占据了十分重要的地位（其实在今天依然占据着很重要的地位），</w:t>
      </w:r>
      <w:r w:rsidR="009F086C">
        <w:rPr>
          <w:rFonts w:ascii="楷体" w:eastAsia="楷体" w:hAnsi="楷体" w:hint="eastAsia"/>
          <w:sz w:val="28"/>
          <w:szCs w:val="28"/>
        </w:rPr>
        <w:t>通信工业对于</w:t>
      </w:r>
      <w:r w:rsidR="00A0654E">
        <w:rPr>
          <w:rFonts w:ascii="楷体" w:eastAsia="楷体" w:hAnsi="楷体" w:hint="eastAsia"/>
          <w:sz w:val="28"/>
          <w:szCs w:val="28"/>
        </w:rPr>
        <w:t>铜缆</w:t>
      </w:r>
      <w:r w:rsidR="009F086C">
        <w:rPr>
          <w:rFonts w:ascii="楷体" w:eastAsia="楷体" w:hAnsi="楷体" w:hint="eastAsia"/>
          <w:sz w:val="28"/>
          <w:szCs w:val="28"/>
        </w:rPr>
        <w:t>进行了各种各样的开发和研究，使之适用于不同的场景</w:t>
      </w:r>
      <w:r w:rsidR="00A23BBD">
        <w:rPr>
          <w:rFonts w:ascii="楷体" w:eastAsia="楷体" w:hAnsi="楷体" w:hint="eastAsia"/>
          <w:sz w:val="28"/>
          <w:szCs w:val="28"/>
        </w:rPr>
        <w:t>，</w:t>
      </w:r>
      <w:r w:rsidR="009F086C">
        <w:rPr>
          <w:rFonts w:ascii="楷体" w:eastAsia="楷体" w:hAnsi="楷体" w:hint="eastAsia"/>
          <w:sz w:val="28"/>
          <w:szCs w:val="28"/>
        </w:rPr>
        <w:t>。</w:t>
      </w:r>
    </w:p>
    <w:p w14:paraId="12D32D66" w14:textId="2448AA08" w:rsidR="00414355" w:rsidRDefault="009F086C" w:rsidP="00740F13">
      <w:pPr>
        <w:rPr>
          <w:rFonts w:ascii="楷体" w:eastAsia="楷体" w:hAnsi="楷体"/>
          <w:sz w:val="28"/>
          <w:szCs w:val="28"/>
        </w:rPr>
      </w:pPr>
      <w:r>
        <w:rPr>
          <w:rFonts w:ascii="楷体" w:eastAsia="楷体" w:hAnsi="楷体" w:hint="eastAsia"/>
          <w:sz w:val="28"/>
          <w:szCs w:val="28"/>
        </w:rPr>
        <w:t>但</w:t>
      </w:r>
      <w:r w:rsidR="003A6CF5">
        <w:rPr>
          <w:rFonts w:ascii="楷体" w:eastAsia="楷体" w:hAnsi="楷体" w:hint="eastAsia"/>
          <w:sz w:val="28"/>
          <w:szCs w:val="28"/>
        </w:rPr>
        <w:t>随着通信技术的不断发展，</w:t>
      </w:r>
      <w:r w:rsidR="00F0435F">
        <w:rPr>
          <w:rFonts w:ascii="楷体" w:eastAsia="楷体" w:hAnsi="楷体" w:hint="eastAsia"/>
          <w:sz w:val="28"/>
          <w:szCs w:val="28"/>
        </w:rPr>
        <w:t>和数据传输量与速率的巨幅提高，铜缆遭遇了</w:t>
      </w:r>
      <w:r w:rsidR="002711E7">
        <w:rPr>
          <w:rFonts w:ascii="楷体" w:eastAsia="楷体" w:hAnsi="楷体" w:hint="eastAsia"/>
          <w:sz w:val="28"/>
          <w:szCs w:val="28"/>
        </w:rPr>
        <w:t>多方面的瓶颈限制</w:t>
      </w:r>
      <w:r w:rsidR="005E45C7">
        <w:rPr>
          <w:rFonts w:ascii="楷体" w:eastAsia="楷体" w:hAnsi="楷体" w:hint="eastAsia"/>
          <w:sz w:val="28"/>
          <w:szCs w:val="28"/>
        </w:rPr>
        <w:t>，如插入损耗（铜缆越长，数据传输速率越高，损失越大），串扰（铜缆与铜缆间</w:t>
      </w:r>
      <w:r w:rsidR="003714D5">
        <w:rPr>
          <w:rFonts w:ascii="楷体" w:eastAsia="楷体" w:hAnsi="楷体" w:hint="eastAsia"/>
          <w:sz w:val="28"/>
          <w:szCs w:val="28"/>
        </w:rPr>
        <w:t>信号</w:t>
      </w:r>
      <w:r w:rsidR="005E45C7">
        <w:rPr>
          <w:rFonts w:ascii="楷体" w:eastAsia="楷体" w:hAnsi="楷体" w:hint="eastAsia"/>
          <w:sz w:val="28"/>
          <w:szCs w:val="28"/>
        </w:rPr>
        <w:t>相互干扰，A铜缆的</w:t>
      </w:r>
      <w:r w:rsidR="006E15B7">
        <w:rPr>
          <w:rFonts w:ascii="楷体" w:eastAsia="楷体" w:hAnsi="楷体" w:hint="eastAsia"/>
          <w:sz w:val="28"/>
          <w:szCs w:val="28"/>
        </w:rPr>
        <w:t>传输数据串流</w:t>
      </w:r>
      <w:r w:rsidR="005E45C7">
        <w:rPr>
          <w:rFonts w:ascii="楷体" w:eastAsia="楷体" w:hAnsi="楷体" w:hint="eastAsia"/>
          <w:sz w:val="28"/>
          <w:szCs w:val="28"/>
        </w:rPr>
        <w:t>到B上，B铜缆的</w:t>
      </w:r>
      <w:r w:rsidR="006E15B7">
        <w:rPr>
          <w:rFonts w:ascii="楷体" w:eastAsia="楷体" w:hAnsi="楷体" w:hint="eastAsia"/>
          <w:sz w:val="28"/>
          <w:szCs w:val="28"/>
        </w:rPr>
        <w:t>传输数据串流</w:t>
      </w:r>
      <w:r w:rsidR="005E45C7">
        <w:rPr>
          <w:rFonts w:ascii="楷体" w:eastAsia="楷体" w:hAnsi="楷体" w:hint="eastAsia"/>
          <w:sz w:val="28"/>
          <w:szCs w:val="28"/>
        </w:rPr>
        <w:t>A上）</w:t>
      </w:r>
      <w:r w:rsidR="003714D5">
        <w:rPr>
          <w:rFonts w:ascii="楷体" w:eastAsia="楷体" w:hAnsi="楷体" w:hint="eastAsia"/>
          <w:sz w:val="28"/>
          <w:szCs w:val="28"/>
        </w:rPr>
        <w:t>，反射（</w:t>
      </w:r>
      <w:r w:rsidR="006E15B7">
        <w:rPr>
          <w:rFonts w:ascii="楷体" w:eastAsia="楷体" w:hAnsi="楷体" w:hint="eastAsia"/>
          <w:sz w:val="28"/>
          <w:szCs w:val="28"/>
        </w:rPr>
        <w:t>铜线一般是双绞线结构，可以理解为双螺旋形，是一种典型的抗干扰结构，</w:t>
      </w:r>
      <w:r w:rsidR="003714D5">
        <w:rPr>
          <w:rFonts w:ascii="楷体" w:eastAsia="楷体" w:hAnsi="楷体" w:hint="eastAsia"/>
          <w:sz w:val="28"/>
          <w:szCs w:val="28"/>
        </w:rPr>
        <w:t>插头，双绞线结构一旦出现结构形变，铜缆整体信息传送速率立刻降低，极难排查）</w:t>
      </w:r>
      <w:r w:rsidR="00B33626">
        <w:rPr>
          <w:rFonts w:ascii="楷体" w:eastAsia="楷体" w:hAnsi="楷体" w:hint="eastAsia"/>
          <w:sz w:val="28"/>
          <w:szCs w:val="28"/>
        </w:rPr>
        <w:t>抗干扰约束（</w:t>
      </w:r>
      <w:r w:rsidR="008668AC">
        <w:rPr>
          <w:rFonts w:ascii="楷体" w:eastAsia="楷体" w:hAnsi="楷体" w:hint="eastAsia"/>
          <w:sz w:val="28"/>
          <w:szCs w:val="28"/>
        </w:rPr>
        <w:t>高速率铜缆的相绞密度很高，额外的屏蔽层也很厚，导致整个电信非常粗，用料上的笨重导致成</w:t>
      </w:r>
      <w:r w:rsidR="008668AC">
        <w:rPr>
          <w:rFonts w:ascii="楷体" w:eastAsia="楷体" w:hAnsi="楷体" w:hint="eastAsia"/>
          <w:sz w:val="28"/>
          <w:szCs w:val="28"/>
        </w:rPr>
        <w:lastRenderedPageBreak/>
        <w:t>本也很大</w:t>
      </w:r>
      <w:r w:rsidR="00B33626">
        <w:rPr>
          <w:rFonts w:ascii="楷体" w:eastAsia="楷体" w:hAnsi="楷体" w:hint="eastAsia"/>
          <w:sz w:val="28"/>
          <w:szCs w:val="28"/>
        </w:rPr>
        <w:t>）</w:t>
      </w:r>
      <w:r w:rsidR="003714D5">
        <w:rPr>
          <w:rFonts w:ascii="楷体" w:eastAsia="楷体" w:hAnsi="楷体" w:hint="eastAsia"/>
          <w:sz w:val="28"/>
          <w:szCs w:val="28"/>
        </w:rPr>
        <w:t>等等。</w:t>
      </w:r>
    </w:p>
    <w:p w14:paraId="69D7DA2B" w14:textId="4E0F6C29" w:rsidR="005B4425" w:rsidRDefault="005B4425" w:rsidP="00740F13">
      <w:pPr>
        <w:rPr>
          <w:rFonts w:ascii="楷体" w:eastAsia="楷体" w:hAnsi="楷体" w:hint="eastAsia"/>
          <w:sz w:val="28"/>
          <w:szCs w:val="28"/>
        </w:rPr>
      </w:pPr>
      <w:r>
        <w:rPr>
          <w:rFonts w:ascii="楷体" w:eastAsia="楷体" w:hAnsi="楷体" w:hint="eastAsia"/>
          <w:sz w:val="28"/>
          <w:szCs w:val="28"/>
        </w:rPr>
        <w:t>在这一情况下，发展以光为载体的通信就成为了必然，</w:t>
      </w:r>
      <w:r w:rsidR="00ED0FF3">
        <w:rPr>
          <w:rFonts w:ascii="楷体" w:eastAsia="楷体" w:hAnsi="楷体" w:hint="eastAsia"/>
          <w:sz w:val="28"/>
          <w:szCs w:val="28"/>
        </w:rPr>
        <w:t>光通信作为一条新的道路，从距离，干扰，发热，体积上解决了铜缆遭遇的问题。距离上，光在纤芯中几乎</w:t>
      </w:r>
      <w:r w:rsidR="00AC2C30">
        <w:rPr>
          <w:rFonts w:ascii="楷体" w:eastAsia="楷体" w:hAnsi="楷体" w:hint="eastAsia"/>
          <w:sz w:val="28"/>
          <w:szCs w:val="28"/>
        </w:rPr>
        <w:t>衰减极小，干扰上，光与光之间不存在类似电磁的干扰，发热上，光自身没有电热效应，体积上，光并不需要做高密度双绞结构来提升抗干扰能力，也就没有越做越粗的</w:t>
      </w:r>
      <w:r w:rsidR="00F91B17">
        <w:rPr>
          <w:rFonts w:ascii="楷体" w:eastAsia="楷体" w:hAnsi="楷体" w:hint="eastAsia"/>
          <w:sz w:val="28"/>
          <w:szCs w:val="28"/>
        </w:rPr>
        <w:t>需求</w:t>
      </w:r>
      <w:r w:rsidR="00AC2C30">
        <w:rPr>
          <w:rFonts w:ascii="楷体" w:eastAsia="楷体" w:hAnsi="楷体" w:hint="eastAsia"/>
          <w:sz w:val="28"/>
          <w:szCs w:val="28"/>
        </w:rPr>
        <w:t>。</w:t>
      </w:r>
      <w:r w:rsidR="000B4949">
        <w:rPr>
          <w:rFonts w:ascii="楷体" w:eastAsia="楷体" w:hAnsi="楷体" w:hint="eastAsia"/>
          <w:sz w:val="28"/>
          <w:szCs w:val="28"/>
        </w:rPr>
        <w:t>因为这些优良的品质，光纤成为了</w:t>
      </w:r>
      <w:r w:rsidR="00425073">
        <w:rPr>
          <w:rFonts w:ascii="楷体" w:eastAsia="楷体" w:hAnsi="楷体" w:hint="eastAsia"/>
          <w:sz w:val="28"/>
          <w:szCs w:val="28"/>
        </w:rPr>
        <w:t>二十世纪末以来最主要也是得到最大发展的通信载体。而光模块就是为了配套以光纤为主的光通信而诞生的。</w:t>
      </w:r>
    </w:p>
    <w:p w14:paraId="30FA3DF2" w14:textId="77777777" w:rsidR="00B259FD" w:rsidRDefault="00B259FD" w:rsidP="00740F13">
      <w:pPr>
        <w:rPr>
          <w:rFonts w:ascii="楷体" w:eastAsia="楷体" w:hAnsi="楷体" w:hint="eastAsia"/>
          <w:sz w:val="28"/>
          <w:szCs w:val="28"/>
        </w:rPr>
      </w:pPr>
    </w:p>
    <w:p w14:paraId="6C4B4073" w14:textId="77777777" w:rsidR="00FC3E90" w:rsidRDefault="00000000">
      <w:pPr>
        <w:pStyle w:val="2"/>
        <w:rPr>
          <w:rFonts w:ascii="楷体" w:eastAsia="楷体" w:hAnsi="楷体" w:hint="eastAsia"/>
          <w:b/>
          <w:bCs/>
          <w:color w:val="auto"/>
          <w:sz w:val="32"/>
          <w:szCs w:val="32"/>
        </w:rPr>
      </w:pPr>
      <w:bookmarkStart w:id="61" w:name="_Toc231143517"/>
      <w:bookmarkStart w:id="62" w:name="_Toc231144047"/>
      <w:r>
        <w:rPr>
          <w:rFonts w:ascii="楷体" w:eastAsia="楷体" w:hAnsi="楷体" w:hint="eastAsia"/>
          <w:b/>
          <w:bCs/>
          <w:color w:val="auto"/>
          <w:sz w:val="32"/>
          <w:szCs w:val="32"/>
        </w:rPr>
        <w:t>3.1 通信行业整体营收</w:t>
      </w:r>
      <w:bookmarkEnd w:id="61"/>
      <w:bookmarkEnd w:id="62"/>
      <w:r>
        <w:rPr>
          <w:rFonts w:ascii="楷体" w:eastAsia="楷体" w:hAnsi="楷体" w:hint="eastAsia"/>
          <w:b/>
          <w:bCs/>
          <w:color w:val="auto"/>
          <w:sz w:val="32"/>
          <w:szCs w:val="32"/>
        </w:rPr>
        <w:t>和毛利率：高毛利率下的营收增速再达峰，光模块领衔转型</w:t>
      </w:r>
    </w:p>
    <w:p w14:paraId="3389FD59" w14:textId="77777777" w:rsidR="00FC3E90" w:rsidRDefault="00000000">
      <w:pPr>
        <w:jc w:val="center"/>
        <w:rPr>
          <w:rFonts w:ascii="楷体" w:eastAsia="楷体" w:hAnsi="楷体" w:hint="eastAsia"/>
          <w:sz w:val="21"/>
          <w:szCs w:val="18"/>
        </w:rPr>
      </w:pPr>
      <w:r>
        <w:rPr>
          <w:rFonts w:ascii="楷体" w:eastAsia="楷体" w:hAnsi="楷体" w:hint="eastAsia"/>
          <w:sz w:val="21"/>
          <w:szCs w:val="18"/>
        </w:rPr>
        <w:t>表：2018-2026Q1国内通信板块整体营收情况</w:t>
      </w:r>
    </w:p>
    <w:p w14:paraId="60C3DBB2" w14:textId="77777777" w:rsidR="00FC3E90" w:rsidRDefault="00000000">
      <w:pPr>
        <w:rPr>
          <w:rFonts w:ascii="楷体" w:eastAsia="楷体" w:hAnsi="楷体" w:hint="eastAsia"/>
          <w:szCs w:val="22"/>
        </w:rPr>
      </w:pPr>
      <w:commentRangeStart w:id="63"/>
      <w:r>
        <w:rPr>
          <w:rFonts w:ascii="楷体" w:eastAsia="楷体" w:hAnsi="楷体"/>
          <w:noProof/>
          <w:sz w:val="28"/>
          <w:szCs w:val="22"/>
        </w:rPr>
        <w:drawing>
          <wp:inline distT="0" distB="0" distL="0" distR="0" wp14:anchorId="67F0D063" wp14:editId="1C776725">
            <wp:extent cx="5274310" cy="2091690"/>
            <wp:effectExtent l="0" t="0" r="2540" b="3810"/>
            <wp:docPr id="1639145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45072" name="图片 1"/>
                    <pic:cNvPicPr>
                      <a:picLocks noChangeAspect="1"/>
                    </pic:cNvPicPr>
                  </pic:nvPicPr>
                  <pic:blipFill>
                    <a:blip r:embed="rId12"/>
                    <a:srcRect t="9645"/>
                    <a:stretch>
                      <a:fillRect/>
                    </a:stretch>
                  </pic:blipFill>
                  <pic:spPr>
                    <a:xfrm>
                      <a:off x="0" y="0"/>
                      <a:ext cx="5274310" cy="2091927"/>
                    </a:xfrm>
                    <a:prstGeom prst="rect">
                      <a:avLst/>
                    </a:prstGeom>
                    <a:ln>
                      <a:noFill/>
                    </a:ln>
                  </pic:spPr>
                </pic:pic>
              </a:graphicData>
            </a:graphic>
          </wp:inline>
        </w:drawing>
      </w:r>
      <w:commentRangeEnd w:id="63"/>
      <w:r>
        <w:rPr>
          <w:rStyle w:val="af3"/>
          <w:rFonts w:ascii="楷体" w:eastAsia="楷体" w:hAnsi="楷体" w:hint="eastAsia"/>
          <w:sz w:val="22"/>
          <w:szCs w:val="22"/>
        </w:rPr>
        <w:commentReference w:id="63"/>
      </w:r>
    </w:p>
    <w:p w14:paraId="615F4740" w14:textId="77777777" w:rsidR="00FC3E90" w:rsidRDefault="00000000">
      <w:pPr>
        <w:rPr>
          <w:rFonts w:ascii="楷体" w:eastAsia="楷体" w:hAnsi="楷体" w:hint="eastAsia"/>
          <w:szCs w:val="22"/>
        </w:rPr>
      </w:pPr>
      <w:r>
        <w:rPr>
          <w:rFonts w:ascii="楷体" w:eastAsia="楷体" w:hAnsi="楷体" w:hint="eastAsia"/>
          <w:szCs w:val="22"/>
        </w:rPr>
        <w:t>数据来源：国泰海通研究</w:t>
      </w:r>
    </w:p>
    <w:p w14:paraId="5C37C0E9" w14:textId="77777777" w:rsidR="00FC3E90" w:rsidRDefault="00000000">
      <w:pPr>
        <w:rPr>
          <w:rFonts w:ascii="楷体" w:eastAsia="楷体" w:hAnsi="楷体" w:hint="eastAsia"/>
          <w:szCs w:val="22"/>
        </w:rPr>
      </w:pPr>
      <w:r>
        <w:rPr>
          <w:rFonts w:ascii="楷体" w:eastAsia="楷体" w:hAnsi="楷体" w:hint="eastAsia"/>
          <w:szCs w:val="22"/>
        </w:rPr>
        <w:t>注：根据海通研究，本处通信行业综合应包含：光模块与器件、通信PCB与</w:t>
      </w:r>
      <w:commentRangeStart w:id="64"/>
      <w:commentRangeStart w:id="65"/>
      <w:r>
        <w:rPr>
          <w:rFonts w:ascii="楷体" w:eastAsia="楷体" w:hAnsi="楷体" w:hint="eastAsia"/>
          <w:szCs w:val="22"/>
        </w:rPr>
        <w:t>CCL</w:t>
      </w:r>
      <w:commentRangeEnd w:id="64"/>
      <w:r>
        <w:rPr>
          <w:rStyle w:val="af3"/>
          <w:rFonts w:ascii="楷体" w:eastAsia="楷体" w:hAnsi="楷体" w:hint="eastAsia"/>
          <w:sz w:val="22"/>
          <w:szCs w:val="22"/>
        </w:rPr>
        <w:commentReference w:id="64"/>
      </w:r>
      <w:commentRangeEnd w:id="65"/>
      <w:r>
        <w:rPr>
          <w:rStyle w:val="af3"/>
          <w:rFonts w:ascii="楷体" w:eastAsia="楷体" w:hAnsi="楷体" w:hint="eastAsia"/>
          <w:sz w:val="22"/>
          <w:szCs w:val="22"/>
        </w:rPr>
        <w:commentReference w:id="65"/>
      </w:r>
      <w:r>
        <w:rPr>
          <w:rFonts w:ascii="楷体" w:eastAsia="楷体" w:hAnsi="楷体" w:hint="eastAsia"/>
          <w:szCs w:val="22"/>
        </w:rPr>
        <w:t>、通信芯片、激光行业、IDC、光纤光缆、电信运营、通信专网设备、物联网模组与方案、智能控制器、网络安全及可视化分析、工业互联、基站射频设备、网络设备、云视频会</w:t>
      </w:r>
      <w:r>
        <w:rPr>
          <w:rFonts w:ascii="楷体" w:eastAsia="楷体" w:hAnsi="楷体" w:hint="eastAsia"/>
          <w:szCs w:val="22"/>
        </w:rPr>
        <w:lastRenderedPageBreak/>
        <w:t>议服务商。</w:t>
      </w:r>
    </w:p>
    <w:p w14:paraId="7EFDF7EF"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营收情况方面，从年度来看，2025年通信行业年度营收同比增速峰值，同比+13.43%；同时也是年度营收金额峰值，达37470.45亿元。从季度来看，2026(Q1)为通信行业整体季度营收增速峰值，实现营收9892.52亿元，同比增加17.42%。</w:t>
      </w:r>
    </w:p>
    <w:p w14:paraId="701D8415"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自2025Q1国产算力崛起以来，通信行业的扣非归母净利润增速常态化高于归母净利润增速，说明</w:t>
      </w:r>
      <w:r>
        <w:rPr>
          <w:rFonts w:ascii="楷体" w:eastAsia="楷体" w:hAnsi="楷体"/>
          <w:sz w:val="28"/>
          <w:szCs w:val="28"/>
        </w:rPr>
        <w:t>非经常性损益对利润的扰动正在减弱，主业盈利能力的改善是当期利润增长的核心驱动力，行业整体经营质量呈现良性回升态势</w:t>
      </w:r>
      <w:r>
        <w:rPr>
          <w:rFonts w:ascii="楷体" w:eastAsia="楷体" w:hAnsi="楷体" w:hint="eastAsia"/>
          <w:sz w:val="28"/>
          <w:szCs w:val="28"/>
        </w:rPr>
        <w:t>，核心业务健康。</w:t>
      </w:r>
    </w:p>
    <w:p w14:paraId="37610800"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利润情况方面，年度上，2025年为通信行业整体的年度扣非净利润增速峰值和金额峰值；季度上2026Q1为季度扣非净利润增速峰值。</w:t>
      </w:r>
    </w:p>
    <w:p w14:paraId="0CD485D5" w14:textId="77777777" w:rsidR="00FC3E90" w:rsidRDefault="00000000">
      <w:pPr>
        <w:ind w:firstLineChars="200" w:firstLine="420"/>
        <w:jc w:val="center"/>
        <w:rPr>
          <w:rFonts w:ascii="楷体" w:eastAsia="楷体" w:hAnsi="楷体" w:hint="eastAsia"/>
          <w:sz w:val="21"/>
          <w:szCs w:val="21"/>
        </w:rPr>
      </w:pPr>
      <w:r>
        <w:rPr>
          <w:rFonts w:ascii="楷体" w:eastAsia="楷体" w:hAnsi="楷体" w:hint="eastAsia"/>
          <w:sz w:val="21"/>
          <w:szCs w:val="21"/>
        </w:rPr>
        <w:t>表：2025年通信行业全板块营收，归母净利润及毛利率情形</w:t>
      </w:r>
    </w:p>
    <w:p w14:paraId="1F5BC841" w14:textId="77777777" w:rsidR="00FC3E90" w:rsidRDefault="00000000">
      <w:pPr>
        <w:rPr>
          <w:rFonts w:ascii="楷体" w:eastAsia="楷体" w:hAnsi="楷体" w:hint="eastAsia"/>
          <w:sz w:val="28"/>
          <w:szCs w:val="28"/>
        </w:rPr>
      </w:pPr>
      <w:r>
        <w:rPr>
          <w:rFonts w:ascii="楷体" w:eastAsia="楷体" w:hAnsi="楷体"/>
          <w:noProof/>
          <w:sz w:val="28"/>
          <w:szCs w:val="22"/>
        </w:rPr>
        <w:drawing>
          <wp:inline distT="0" distB="0" distL="0" distR="0" wp14:anchorId="2BBCAF9D" wp14:editId="00A9E438">
            <wp:extent cx="5274310" cy="2059940"/>
            <wp:effectExtent l="0" t="0" r="2540" b="0"/>
            <wp:docPr id="414362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62868" name="图片 1"/>
                    <pic:cNvPicPr>
                      <a:picLocks noChangeAspect="1"/>
                    </pic:cNvPicPr>
                  </pic:nvPicPr>
                  <pic:blipFill>
                    <a:blip r:embed="rId13"/>
                    <a:stretch>
                      <a:fillRect/>
                    </a:stretch>
                  </pic:blipFill>
                  <pic:spPr>
                    <a:xfrm>
                      <a:off x="0" y="0"/>
                      <a:ext cx="5274310" cy="2059940"/>
                    </a:xfrm>
                    <a:prstGeom prst="rect">
                      <a:avLst/>
                    </a:prstGeom>
                  </pic:spPr>
                </pic:pic>
              </a:graphicData>
            </a:graphic>
          </wp:inline>
        </w:drawing>
      </w:r>
    </w:p>
    <w:p w14:paraId="34EDDB4F" w14:textId="77777777" w:rsidR="00FC3E90" w:rsidRDefault="00000000">
      <w:pPr>
        <w:rPr>
          <w:rFonts w:ascii="楷体" w:eastAsia="楷体" w:hAnsi="楷体" w:hint="eastAsia"/>
          <w:sz w:val="21"/>
          <w:szCs w:val="21"/>
        </w:rPr>
      </w:pPr>
      <w:r>
        <w:rPr>
          <w:rFonts w:ascii="楷体" w:eastAsia="楷体" w:hAnsi="楷体" w:hint="eastAsia"/>
          <w:sz w:val="21"/>
          <w:szCs w:val="21"/>
        </w:rPr>
        <w:t>数据来源：国泰海通</w:t>
      </w:r>
    </w:p>
    <w:p w14:paraId="207CB0E8"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分板块来看，2025 年营收同比增速前五的板块为光模块、通信 PCB、网络设备商、激光行业以及物联网模组及方案，归母净利润增</w:t>
      </w:r>
      <w:r>
        <w:rPr>
          <w:rFonts w:ascii="楷体" w:eastAsia="楷体" w:hAnsi="楷体" w:hint="eastAsia"/>
          <w:sz w:val="28"/>
          <w:szCs w:val="28"/>
        </w:rPr>
        <w:lastRenderedPageBreak/>
        <w:t>速前五的板块为光模块、通信 PCB、网络设备商、IDC、物联网模组及方案。</w:t>
      </w:r>
    </w:p>
    <w:p w14:paraId="62FDE766" w14:textId="77777777" w:rsidR="00FC3E90" w:rsidRDefault="00000000">
      <w:pPr>
        <w:rPr>
          <w:rFonts w:ascii="楷体" w:eastAsia="楷体" w:hAnsi="楷体" w:hint="eastAsia"/>
          <w:sz w:val="28"/>
          <w:szCs w:val="28"/>
        </w:rPr>
      </w:pPr>
      <w:r>
        <w:rPr>
          <w:rFonts w:ascii="楷体" w:eastAsia="楷体" w:hAnsi="楷体"/>
          <w:noProof/>
          <w:sz w:val="28"/>
          <w:szCs w:val="22"/>
        </w:rPr>
        <w:drawing>
          <wp:inline distT="0" distB="0" distL="0" distR="0" wp14:anchorId="10A4E514" wp14:editId="20F4F49B">
            <wp:extent cx="5274310" cy="1913890"/>
            <wp:effectExtent l="0" t="0" r="2540" b="0"/>
            <wp:docPr id="1433722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22862" name="图片 1"/>
                    <pic:cNvPicPr>
                      <a:picLocks noChangeAspect="1"/>
                    </pic:cNvPicPr>
                  </pic:nvPicPr>
                  <pic:blipFill>
                    <a:blip r:embed="rId14"/>
                    <a:stretch>
                      <a:fillRect/>
                    </a:stretch>
                  </pic:blipFill>
                  <pic:spPr>
                    <a:xfrm>
                      <a:off x="0" y="0"/>
                      <a:ext cx="5274310" cy="1913890"/>
                    </a:xfrm>
                    <a:prstGeom prst="rect">
                      <a:avLst/>
                    </a:prstGeom>
                  </pic:spPr>
                </pic:pic>
              </a:graphicData>
            </a:graphic>
          </wp:inline>
        </w:drawing>
      </w:r>
    </w:p>
    <w:p w14:paraId="5EE32EF9"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2026Q1，光模块、通信 PCB、激光行业、光纤光缆、网络设备商板块业绩高增，营收、归母净利润同比增速均位列前五。板块主要受益于AI发展。</w:t>
      </w:r>
    </w:p>
    <w:p w14:paraId="3AA355D3"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毛利率角度，根据国泰海通研究，</w:t>
      </w:r>
      <w:bookmarkStart w:id="66" w:name="OLE_LINK1"/>
      <w:r>
        <w:rPr>
          <w:rFonts w:ascii="楷体" w:eastAsia="楷体" w:hAnsi="楷体" w:hint="eastAsia"/>
          <w:sz w:val="28"/>
          <w:szCs w:val="28"/>
        </w:rPr>
        <w:t xml:space="preserve">光模块及器件、通信 PCB </w:t>
      </w:r>
      <w:bookmarkEnd w:id="66"/>
      <w:r>
        <w:rPr>
          <w:rFonts w:ascii="楷体" w:eastAsia="楷体" w:hAnsi="楷体" w:hint="eastAsia"/>
          <w:sz w:val="28"/>
          <w:szCs w:val="28"/>
        </w:rPr>
        <w:t xml:space="preserve">等板块 2025 年实现同比增长，其中光模块及器件、通信 PCB板块板块2025年毛利率较2024年分别提升 3.68pct 和 </w:t>
      </w:r>
      <w:commentRangeStart w:id="67"/>
      <w:commentRangeStart w:id="68"/>
      <w:r>
        <w:rPr>
          <w:rFonts w:ascii="楷体" w:eastAsia="楷体" w:hAnsi="楷体" w:hint="eastAsia"/>
          <w:sz w:val="28"/>
          <w:szCs w:val="28"/>
        </w:rPr>
        <w:t>3.39</w:t>
      </w:r>
      <w:commentRangeEnd w:id="67"/>
      <w:r>
        <w:rPr>
          <w:rStyle w:val="af3"/>
          <w:rFonts w:ascii="楷体" w:eastAsia="楷体" w:hAnsi="楷体" w:hint="eastAsia"/>
          <w:sz w:val="28"/>
          <w:szCs w:val="28"/>
        </w:rPr>
        <w:commentReference w:id="67"/>
      </w:r>
      <w:commentRangeEnd w:id="68"/>
      <w:r>
        <w:rPr>
          <w:rStyle w:val="af3"/>
          <w:rFonts w:ascii="楷体" w:eastAsia="楷体" w:hAnsi="楷体" w:hint="eastAsia"/>
          <w:sz w:val="28"/>
          <w:szCs w:val="28"/>
        </w:rPr>
        <w:commentReference w:id="68"/>
      </w:r>
      <w:r>
        <w:rPr>
          <w:rFonts w:ascii="楷体" w:eastAsia="楷体" w:hAnsi="楷体" w:hint="eastAsia"/>
          <w:sz w:val="28"/>
          <w:szCs w:val="28"/>
        </w:rPr>
        <w:t>pct。产业获利格局向数据通信新业态持续优化。</w:t>
      </w:r>
    </w:p>
    <w:p w14:paraId="726ED71D" w14:textId="77777777" w:rsidR="00FC3E90" w:rsidRDefault="00000000">
      <w:pPr>
        <w:tabs>
          <w:tab w:val="left" w:pos="1601"/>
        </w:tabs>
        <w:jc w:val="center"/>
        <w:rPr>
          <w:rFonts w:ascii="楷体" w:eastAsia="楷体" w:hAnsi="楷体" w:hint="eastAsia"/>
          <w:sz w:val="16"/>
          <w:szCs w:val="16"/>
        </w:rPr>
      </w:pPr>
      <w:r>
        <w:rPr>
          <w:rFonts w:ascii="楷体" w:eastAsia="楷体" w:hAnsi="楷体" w:hint="eastAsia"/>
          <w:sz w:val="21"/>
          <w:szCs w:val="16"/>
        </w:rPr>
        <w:t>表：2025-2026Q1国内通信行业细分板块营收、利润、毛利率统计</w:t>
      </w:r>
    </w:p>
    <w:tbl>
      <w:tblPr>
        <w:tblStyle w:val="af1"/>
        <w:tblW w:w="11058" w:type="dxa"/>
        <w:tblInd w:w="-1281" w:type="dxa"/>
        <w:tblLook w:val="04A0" w:firstRow="1" w:lastRow="0" w:firstColumn="1" w:lastColumn="0" w:noHBand="0" w:noVBand="1"/>
      </w:tblPr>
      <w:tblGrid>
        <w:gridCol w:w="1843"/>
        <w:gridCol w:w="1452"/>
        <w:gridCol w:w="1185"/>
        <w:gridCol w:w="960"/>
        <w:gridCol w:w="846"/>
        <w:gridCol w:w="846"/>
        <w:gridCol w:w="948"/>
        <w:gridCol w:w="1056"/>
        <w:gridCol w:w="1076"/>
        <w:gridCol w:w="846"/>
      </w:tblGrid>
      <w:tr w:rsidR="00FC3E90" w14:paraId="5FE31FB0" w14:textId="77777777">
        <w:trPr>
          <w:trHeight w:val="285"/>
        </w:trPr>
        <w:tc>
          <w:tcPr>
            <w:tcW w:w="1843" w:type="dxa"/>
            <w:noWrap/>
          </w:tcPr>
          <w:p w14:paraId="213F64E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指标</w:t>
            </w:r>
          </w:p>
        </w:tc>
        <w:tc>
          <w:tcPr>
            <w:tcW w:w="1452" w:type="dxa"/>
            <w:noWrap/>
          </w:tcPr>
          <w:p w14:paraId="180EC50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光模块及器件</w:t>
            </w:r>
          </w:p>
        </w:tc>
        <w:tc>
          <w:tcPr>
            <w:tcW w:w="1185" w:type="dxa"/>
            <w:noWrap/>
          </w:tcPr>
          <w:p w14:paraId="09A8EEC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通信PCB\&amp;</w:t>
            </w:r>
            <w:r>
              <w:rPr>
                <w:rFonts w:ascii="楷体" w:eastAsia="楷体" w:hAnsi="楷体" w:hint="eastAsia"/>
                <w:sz w:val="21"/>
                <w:szCs w:val="21"/>
              </w:rPr>
              <w:t>CCL</w:t>
            </w:r>
          </w:p>
        </w:tc>
        <w:tc>
          <w:tcPr>
            <w:tcW w:w="960" w:type="dxa"/>
            <w:noWrap/>
          </w:tcPr>
          <w:p w14:paraId="30DD880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光纤光缆</w:t>
            </w:r>
          </w:p>
        </w:tc>
        <w:tc>
          <w:tcPr>
            <w:tcW w:w="846" w:type="dxa"/>
            <w:noWrap/>
          </w:tcPr>
          <w:p w14:paraId="3DB8942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激光行业</w:t>
            </w:r>
          </w:p>
        </w:tc>
        <w:tc>
          <w:tcPr>
            <w:tcW w:w="846" w:type="dxa"/>
            <w:noWrap/>
          </w:tcPr>
          <w:p w14:paraId="6D17FED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IDC</w:t>
            </w:r>
          </w:p>
        </w:tc>
        <w:tc>
          <w:tcPr>
            <w:tcW w:w="948" w:type="dxa"/>
            <w:noWrap/>
          </w:tcPr>
          <w:p w14:paraId="4C998A0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通信芯片</w:t>
            </w:r>
          </w:p>
        </w:tc>
        <w:tc>
          <w:tcPr>
            <w:tcW w:w="1056" w:type="dxa"/>
            <w:noWrap/>
          </w:tcPr>
          <w:p w14:paraId="3951004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网络设备商</w:t>
            </w:r>
          </w:p>
        </w:tc>
        <w:tc>
          <w:tcPr>
            <w:tcW w:w="1076" w:type="dxa"/>
            <w:noWrap/>
          </w:tcPr>
          <w:p w14:paraId="7384F73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基础电信运营商</w:t>
            </w:r>
          </w:p>
        </w:tc>
        <w:tc>
          <w:tcPr>
            <w:tcW w:w="846" w:type="dxa"/>
            <w:noWrap/>
          </w:tcPr>
          <w:p w14:paraId="4F0DCFA0"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物联网</w:t>
            </w:r>
          </w:p>
        </w:tc>
      </w:tr>
      <w:tr w:rsidR="00FC3E90" w14:paraId="7BBB0CBF" w14:textId="77777777">
        <w:trPr>
          <w:trHeight w:val="285"/>
        </w:trPr>
        <w:tc>
          <w:tcPr>
            <w:tcW w:w="1843" w:type="dxa"/>
            <w:noWrap/>
          </w:tcPr>
          <w:p w14:paraId="274398B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2025营收(亿元)</w:t>
            </w:r>
          </w:p>
        </w:tc>
        <w:tc>
          <w:tcPr>
            <w:tcW w:w="1452" w:type="dxa"/>
            <w:noWrap/>
          </w:tcPr>
          <w:p w14:paraId="6746DFB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1111.95</w:t>
            </w:r>
          </w:p>
        </w:tc>
        <w:tc>
          <w:tcPr>
            <w:tcW w:w="1185" w:type="dxa"/>
            <w:noWrap/>
          </w:tcPr>
          <w:p w14:paraId="2501B95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1273.09</w:t>
            </w:r>
          </w:p>
        </w:tc>
        <w:tc>
          <w:tcPr>
            <w:tcW w:w="960" w:type="dxa"/>
            <w:noWrap/>
          </w:tcPr>
          <w:p w14:paraId="4E2FFF1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1414.36</w:t>
            </w:r>
          </w:p>
        </w:tc>
        <w:tc>
          <w:tcPr>
            <w:tcW w:w="846" w:type="dxa"/>
            <w:noWrap/>
          </w:tcPr>
          <w:p w14:paraId="225B0AC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311.9</w:t>
            </w:r>
          </w:p>
        </w:tc>
        <w:tc>
          <w:tcPr>
            <w:tcW w:w="846" w:type="dxa"/>
            <w:noWrap/>
          </w:tcPr>
          <w:p w14:paraId="19BA195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362.25</w:t>
            </w:r>
          </w:p>
        </w:tc>
        <w:tc>
          <w:tcPr>
            <w:tcW w:w="948" w:type="dxa"/>
            <w:noWrap/>
          </w:tcPr>
          <w:p w14:paraId="136AE14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65.14</w:t>
            </w:r>
          </w:p>
        </w:tc>
        <w:tc>
          <w:tcPr>
            <w:tcW w:w="1056" w:type="dxa"/>
            <w:noWrap/>
          </w:tcPr>
          <w:p w14:paraId="0651C70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11936.96</w:t>
            </w:r>
          </w:p>
        </w:tc>
        <w:tc>
          <w:tcPr>
            <w:tcW w:w="1076" w:type="dxa"/>
            <w:noWrap/>
          </w:tcPr>
          <w:p w14:paraId="0A4DF82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19663.35</w:t>
            </w:r>
          </w:p>
        </w:tc>
        <w:tc>
          <w:tcPr>
            <w:tcW w:w="846" w:type="dxa"/>
            <w:noWrap/>
          </w:tcPr>
          <w:p w14:paraId="6C36572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416.4</w:t>
            </w:r>
          </w:p>
        </w:tc>
      </w:tr>
      <w:tr w:rsidR="00FC3E90" w14:paraId="24C51405" w14:textId="77777777">
        <w:trPr>
          <w:trHeight w:val="285"/>
        </w:trPr>
        <w:tc>
          <w:tcPr>
            <w:tcW w:w="1843" w:type="dxa"/>
            <w:shd w:val="clear" w:color="auto" w:fill="92D050"/>
            <w:noWrap/>
          </w:tcPr>
          <w:p w14:paraId="51E4EC9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2025营收YoY(%)</w:t>
            </w:r>
          </w:p>
        </w:tc>
        <w:tc>
          <w:tcPr>
            <w:tcW w:w="1452" w:type="dxa"/>
            <w:shd w:val="clear" w:color="auto" w:fill="FFC000"/>
            <w:noWrap/>
          </w:tcPr>
          <w:p w14:paraId="5655BB7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63.09</w:t>
            </w:r>
          </w:p>
        </w:tc>
        <w:tc>
          <w:tcPr>
            <w:tcW w:w="1185" w:type="dxa"/>
            <w:shd w:val="clear" w:color="auto" w:fill="92D050"/>
            <w:noWrap/>
          </w:tcPr>
          <w:p w14:paraId="3205B72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40.16</w:t>
            </w:r>
          </w:p>
        </w:tc>
        <w:tc>
          <w:tcPr>
            <w:tcW w:w="960" w:type="dxa"/>
            <w:shd w:val="clear" w:color="auto" w:fill="92D050"/>
            <w:noWrap/>
          </w:tcPr>
          <w:p w14:paraId="2050DEE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10.88</w:t>
            </w:r>
          </w:p>
        </w:tc>
        <w:tc>
          <w:tcPr>
            <w:tcW w:w="846" w:type="dxa"/>
            <w:shd w:val="clear" w:color="auto" w:fill="92D050"/>
            <w:noWrap/>
          </w:tcPr>
          <w:p w14:paraId="5983846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20.17</w:t>
            </w:r>
          </w:p>
        </w:tc>
        <w:tc>
          <w:tcPr>
            <w:tcW w:w="846" w:type="dxa"/>
            <w:shd w:val="clear" w:color="auto" w:fill="92D050"/>
            <w:noWrap/>
          </w:tcPr>
          <w:p w14:paraId="257A55E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-1.92</w:t>
            </w:r>
          </w:p>
        </w:tc>
        <w:tc>
          <w:tcPr>
            <w:tcW w:w="948" w:type="dxa"/>
            <w:shd w:val="clear" w:color="auto" w:fill="92D050"/>
            <w:noWrap/>
          </w:tcPr>
          <w:p w14:paraId="613D6E0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10</w:t>
            </w:r>
          </w:p>
        </w:tc>
        <w:tc>
          <w:tcPr>
            <w:tcW w:w="1056" w:type="dxa"/>
            <w:shd w:val="clear" w:color="auto" w:fill="92D050"/>
            <w:noWrap/>
          </w:tcPr>
          <w:p w14:paraId="0CB2115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37.5</w:t>
            </w:r>
          </w:p>
        </w:tc>
        <w:tc>
          <w:tcPr>
            <w:tcW w:w="1076" w:type="dxa"/>
            <w:shd w:val="clear" w:color="auto" w:fill="92D050"/>
            <w:noWrap/>
          </w:tcPr>
          <w:p w14:paraId="264F8BC0"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0.64</w:t>
            </w:r>
          </w:p>
        </w:tc>
        <w:tc>
          <w:tcPr>
            <w:tcW w:w="846" w:type="dxa"/>
            <w:shd w:val="clear" w:color="auto" w:fill="92D050"/>
            <w:noWrap/>
          </w:tcPr>
          <w:p w14:paraId="54B0FC1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17.76</w:t>
            </w:r>
          </w:p>
        </w:tc>
      </w:tr>
      <w:tr w:rsidR="00FC3E90" w14:paraId="5E2948DD" w14:textId="77777777">
        <w:trPr>
          <w:trHeight w:val="285"/>
        </w:trPr>
        <w:tc>
          <w:tcPr>
            <w:tcW w:w="1843" w:type="dxa"/>
            <w:noWrap/>
          </w:tcPr>
          <w:p w14:paraId="379DC6B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2025归母</w:t>
            </w:r>
            <w:r>
              <w:rPr>
                <w:rFonts w:ascii="楷体" w:eastAsia="楷体" w:hAnsi="楷体" w:hint="eastAsia"/>
                <w:sz w:val="21"/>
                <w:szCs w:val="21"/>
              </w:rPr>
              <w:t>净利润</w:t>
            </w:r>
            <w:r>
              <w:rPr>
                <w:rFonts w:ascii="楷体" w:eastAsia="楷体" w:hAnsi="楷体"/>
                <w:sz w:val="21"/>
                <w:szCs w:val="21"/>
              </w:rPr>
              <w:t>(亿元)</w:t>
            </w:r>
          </w:p>
        </w:tc>
        <w:tc>
          <w:tcPr>
            <w:tcW w:w="1452" w:type="dxa"/>
            <w:noWrap/>
          </w:tcPr>
          <w:p w14:paraId="3ADDAF4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264.35</w:t>
            </w:r>
          </w:p>
        </w:tc>
        <w:tc>
          <w:tcPr>
            <w:tcW w:w="1185" w:type="dxa"/>
            <w:noWrap/>
          </w:tcPr>
          <w:p w14:paraId="659A0B3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181.1</w:t>
            </w:r>
          </w:p>
        </w:tc>
        <w:tc>
          <w:tcPr>
            <w:tcW w:w="960" w:type="dxa"/>
            <w:noWrap/>
          </w:tcPr>
          <w:p w14:paraId="61ADF1D5"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58.24</w:t>
            </w:r>
          </w:p>
        </w:tc>
        <w:tc>
          <w:tcPr>
            <w:tcW w:w="846" w:type="dxa"/>
            <w:noWrap/>
          </w:tcPr>
          <w:p w14:paraId="69236DF0"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18.85</w:t>
            </w:r>
          </w:p>
        </w:tc>
        <w:tc>
          <w:tcPr>
            <w:tcW w:w="846" w:type="dxa"/>
            <w:noWrap/>
          </w:tcPr>
          <w:p w14:paraId="0F3D902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62.85</w:t>
            </w:r>
          </w:p>
        </w:tc>
        <w:tc>
          <w:tcPr>
            <w:tcW w:w="948" w:type="dxa"/>
            <w:noWrap/>
          </w:tcPr>
          <w:p w14:paraId="47D07E63"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-4.23</w:t>
            </w:r>
          </w:p>
        </w:tc>
        <w:tc>
          <w:tcPr>
            <w:tcW w:w="1056" w:type="dxa"/>
            <w:noWrap/>
          </w:tcPr>
          <w:p w14:paraId="248D81B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441.95</w:t>
            </w:r>
          </w:p>
        </w:tc>
        <w:tc>
          <w:tcPr>
            <w:tcW w:w="1076" w:type="dxa"/>
            <w:noWrap/>
          </w:tcPr>
          <w:p w14:paraId="63B63CF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1794.06</w:t>
            </w:r>
          </w:p>
        </w:tc>
        <w:tc>
          <w:tcPr>
            <w:tcW w:w="846" w:type="dxa"/>
            <w:noWrap/>
          </w:tcPr>
          <w:p w14:paraId="614CE63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20.55</w:t>
            </w:r>
          </w:p>
        </w:tc>
      </w:tr>
      <w:tr w:rsidR="00FC3E90" w14:paraId="4727A5D3" w14:textId="77777777">
        <w:trPr>
          <w:trHeight w:val="285"/>
        </w:trPr>
        <w:tc>
          <w:tcPr>
            <w:tcW w:w="1843" w:type="dxa"/>
            <w:shd w:val="clear" w:color="auto" w:fill="92D050"/>
            <w:noWrap/>
          </w:tcPr>
          <w:p w14:paraId="70DD218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2025归母</w:t>
            </w:r>
            <w:r>
              <w:rPr>
                <w:rFonts w:ascii="楷体" w:eastAsia="楷体" w:hAnsi="楷体" w:hint="eastAsia"/>
                <w:sz w:val="21"/>
                <w:szCs w:val="21"/>
              </w:rPr>
              <w:t>净利润</w:t>
            </w:r>
            <w:r>
              <w:rPr>
                <w:rFonts w:ascii="楷体" w:eastAsia="楷体" w:hAnsi="楷体"/>
                <w:sz w:val="21"/>
                <w:szCs w:val="21"/>
              </w:rPr>
              <w:t>YoY(%)</w:t>
            </w:r>
          </w:p>
        </w:tc>
        <w:tc>
          <w:tcPr>
            <w:tcW w:w="1452" w:type="dxa"/>
            <w:shd w:val="clear" w:color="auto" w:fill="FFC000"/>
            <w:noWrap/>
          </w:tcPr>
          <w:p w14:paraId="6E5CDAD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117.29</w:t>
            </w:r>
          </w:p>
        </w:tc>
        <w:tc>
          <w:tcPr>
            <w:tcW w:w="1185" w:type="dxa"/>
            <w:shd w:val="clear" w:color="auto" w:fill="92D050"/>
            <w:noWrap/>
          </w:tcPr>
          <w:p w14:paraId="7B4441F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103.14</w:t>
            </w:r>
          </w:p>
        </w:tc>
        <w:tc>
          <w:tcPr>
            <w:tcW w:w="960" w:type="dxa"/>
            <w:shd w:val="clear" w:color="auto" w:fill="92D050"/>
            <w:noWrap/>
          </w:tcPr>
          <w:p w14:paraId="04A4B00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-2.23</w:t>
            </w:r>
          </w:p>
        </w:tc>
        <w:tc>
          <w:tcPr>
            <w:tcW w:w="846" w:type="dxa"/>
            <w:shd w:val="clear" w:color="auto" w:fill="92D050"/>
            <w:noWrap/>
          </w:tcPr>
          <w:p w14:paraId="3D01AEA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-26.96</w:t>
            </w:r>
          </w:p>
        </w:tc>
        <w:tc>
          <w:tcPr>
            <w:tcW w:w="846" w:type="dxa"/>
            <w:shd w:val="clear" w:color="auto" w:fill="92D050"/>
            <w:noWrap/>
          </w:tcPr>
          <w:p w14:paraId="0496C3D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25.48</w:t>
            </w:r>
          </w:p>
        </w:tc>
        <w:tc>
          <w:tcPr>
            <w:tcW w:w="948" w:type="dxa"/>
            <w:shd w:val="clear" w:color="auto" w:fill="92D050"/>
            <w:noWrap/>
          </w:tcPr>
          <w:p w14:paraId="26E2FFC5"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-44.19</w:t>
            </w:r>
          </w:p>
        </w:tc>
        <w:tc>
          <w:tcPr>
            <w:tcW w:w="1056" w:type="dxa"/>
            <w:shd w:val="clear" w:color="auto" w:fill="92D050"/>
            <w:noWrap/>
          </w:tcPr>
          <w:p w14:paraId="6D7AF00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26.23</w:t>
            </w:r>
          </w:p>
        </w:tc>
        <w:tc>
          <w:tcPr>
            <w:tcW w:w="1076" w:type="dxa"/>
            <w:shd w:val="clear" w:color="auto" w:fill="92D050"/>
            <w:noWrap/>
          </w:tcPr>
          <w:p w14:paraId="2057E12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-0.56</w:t>
            </w:r>
          </w:p>
        </w:tc>
        <w:tc>
          <w:tcPr>
            <w:tcW w:w="846" w:type="dxa"/>
            <w:shd w:val="clear" w:color="auto" w:fill="92D050"/>
            <w:noWrap/>
          </w:tcPr>
          <w:p w14:paraId="6664E16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8.3</w:t>
            </w:r>
          </w:p>
        </w:tc>
      </w:tr>
      <w:tr w:rsidR="00FC3E90" w14:paraId="0854F192" w14:textId="77777777">
        <w:trPr>
          <w:trHeight w:val="285"/>
        </w:trPr>
        <w:tc>
          <w:tcPr>
            <w:tcW w:w="1843" w:type="dxa"/>
            <w:noWrap/>
          </w:tcPr>
          <w:p w14:paraId="57116A1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2025扣非归母</w:t>
            </w:r>
            <w:r>
              <w:rPr>
                <w:rFonts w:ascii="楷体" w:eastAsia="楷体" w:hAnsi="楷体" w:hint="eastAsia"/>
                <w:sz w:val="21"/>
                <w:szCs w:val="21"/>
              </w:rPr>
              <w:t>净利润</w:t>
            </w:r>
            <w:r>
              <w:rPr>
                <w:rFonts w:ascii="楷体" w:eastAsia="楷体" w:hAnsi="楷体"/>
                <w:sz w:val="21"/>
                <w:szCs w:val="21"/>
              </w:rPr>
              <w:t>(亿元)</w:t>
            </w:r>
          </w:p>
        </w:tc>
        <w:tc>
          <w:tcPr>
            <w:tcW w:w="1452" w:type="dxa"/>
            <w:noWrap/>
          </w:tcPr>
          <w:p w14:paraId="521FD76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257.77</w:t>
            </w:r>
          </w:p>
        </w:tc>
        <w:tc>
          <w:tcPr>
            <w:tcW w:w="1185" w:type="dxa"/>
            <w:noWrap/>
          </w:tcPr>
          <w:p w14:paraId="2A97B5E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173.84</w:t>
            </w:r>
          </w:p>
        </w:tc>
        <w:tc>
          <w:tcPr>
            <w:tcW w:w="960" w:type="dxa"/>
            <w:noWrap/>
          </w:tcPr>
          <w:p w14:paraId="192B3CB0"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52.33</w:t>
            </w:r>
          </w:p>
        </w:tc>
        <w:tc>
          <w:tcPr>
            <w:tcW w:w="846" w:type="dxa"/>
            <w:noWrap/>
          </w:tcPr>
          <w:p w14:paraId="2AC3DB85"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12.07</w:t>
            </w:r>
          </w:p>
        </w:tc>
        <w:tc>
          <w:tcPr>
            <w:tcW w:w="846" w:type="dxa"/>
            <w:noWrap/>
          </w:tcPr>
          <w:p w14:paraId="36C93DE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29.52</w:t>
            </w:r>
          </w:p>
        </w:tc>
        <w:tc>
          <w:tcPr>
            <w:tcW w:w="948" w:type="dxa"/>
            <w:noWrap/>
          </w:tcPr>
          <w:p w14:paraId="6158B6C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-7.83</w:t>
            </w:r>
          </w:p>
        </w:tc>
        <w:tc>
          <w:tcPr>
            <w:tcW w:w="1056" w:type="dxa"/>
            <w:noWrap/>
          </w:tcPr>
          <w:p w14:paraId="23691E2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406.16</w:t>
            </w:r>
          </w:p>
        </w:tc>
        <w:tc>
          <w:tcPr>
            <w:tcW w:w="1076" w:type="dxa"/>
            <w:noWrap/>
          </w:tcPr>
          <w:p w14:paraId="12B59B0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1669.76</w:t>
            </w:r>
          </w:p>
        </w:tc>
        <w:tc>
          <w:tcPr>
            <w:tcW w:w="846" w:type="dxa"/>
            <w:noWrap/>
          </w:tcPr>
          <w:p w14:paraId="5C0A0B00"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18.54</w:t>
            </w:r>
          </w:p>
        </w:tc>
      </w:tr>
      <w:tr w:rsidR="00FC3E90" w14:paraId="5764021F" w14:textId="77777777">
        <w:trPr>
          <w:trHeight w:val="285"/>
        </w:trPr>
        <w:tc>
          <w:tcPr>
            <w:tcW w:w="1843" w:type="dxa"/>
            <w:shd w:val="clear" w:color="auto" w:fill="92D050"/>
            <w:noWrap/>
          </w:tcPr>
          <w:p w14:paraId="3DC4171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2025扣非归母</w:t>
            </w:r>
            <w:r>
              <w:rPr>
                <w:rFonts w:ascii="楷体" w:eastAsia="楷体" w:hAnsi="楷体" w:hint="eastAsia"/>
                <w:sz w:val="21"/>
                <w:szCs w:val="21"/>
              </w:rPr>
              <w:t>净利润</w:t>
            </w:r>
            <w:r>
              <w:rPr>
                <w:rFonts w:ascii="楷体" w:eastAsia="楷体" w:hAnsi="楷体"/>
                <w:sz w:val="21"/>
                <w:szCs w:val="21"/>
              </w:rPr>
              <w:t>YoY(%)</w:t>
            </w:r>
          </w:p>
        </w:tc>
        <w:tc>
          <w:tcPr>
            <w:tcW w:w="1452" w:type="dxa"/>
            <w:shd w:val="clear" w:color="auto" w:fill="FFC000"/>
            <w:noWrap/>
          </w:tcPr>
          <w:p w14:paraId="26B7089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123.93</w:t>
            </w:r>
          </w:p>
        </w:tc>
        <w:tc>
          <w:tcPr>
            <w:tcW w:w="1185" w:type="dxa"/>
            <w:shd w:val="clear" w:color="auto" w:fill="92D050"/>
            <w:noWrap/>
          </w:tcPr>
          <w:p w14:paraId="56D1D2B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104.64</w:t>
            </w:r>
          </w:p>
        </w:tc>
        <w:tc>
          <w:tcPr>
            <w:tcW w:w="960" w:type="dxa"/>
            <w:shd w:val="clear" w:color="auto" w:fill="92D050"/>
            <w:noWrap/>
          </w:tcPr>
          <w:p w14:paraId="4A8D76F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3.47</w:t>
            </w:r>
          </w:p>
        </w:tc>
        <w:tc>
          <w:tcPr>
            <w:tcW w:w="846" w:type="dxa"/>
            <w:shd w:val="clear" w:color="auto" w:fill="92D050"/>
            <w:noWrap/>
          </w:tcPr>
          <w:p w14:paraId="301AD72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16.08</w:t>
            </w:r>
          </w:p>
        </w:tc>
        <w:tc>
          <w:tcPr>
            <w:tcW w:w="846" w:type="dxa"/>
            <w:shd w:val="clear" w:color="auto" w:fill="92D050"/>
            <w:noWrap/>
          </w:tcPr>
          <w:p w14:paraId="10BD983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-39</w:t>
            </w:r>
          </w:p>
        </w:tc>
        <w:tc>
          <w:tcPr>
            <w:tcW w:w="948" w:type="dxa"/>
            <w:shd w:val="clear" w:color="auto" w:fill="92D050"/>
            <w:noWrap/>
          </w:tcPr>
          <w:p w14:paraId="548538A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-12.05</w:t>
            </w:r>
          </w:p>
        </w:tc>
        <w:tc>
          <w:tcPr>
            <w:tcW w:w="1056" w:type="dxa"/>
            <w:shd w:val="clear" w:color="auto" w:fill="92D050"/>
            <w:noWrap/>
          </w:tcPr>
          <w:p w14:paraId="15DBC4E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24.24</w:t>
            </w:r>
          </w:p>
        </w:tc>
        <w:tc>
          <w:tcPr>
            <w:tcW w:w="1076" w:type="dxa"/>
            <w:shd w:val="clear" w:color="auto" w:fill="92D050"/>
            <w:noWrap/>
          </w:tcPr>
          <w:p w14:paraId="2B1E728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4.26</w:t>
            </w:r>
          </w:p>
        </w:tc>
        <w:tc>
          <w:tcPr>
            <w:tcW w:w="846" w:type="dxa"/>
            <w:shd w:val="clear" w:color="auto" w:fill="92D050"/>
            <w:noWrap/>
          </w:tcPr>
          <w:p w14:paraId="4A1D0C0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23.13</w:t>
            </w:r>
          </w:p>
        </w:tc>
      </w:tr>
      <w:tr w:rsidR="00FC3E90" w14:paraId="149DD968" w14:textId="77777777">
        <w:trPr>
          <w:trHeight w:val="285"/>
        </w:trPr>
        <w:tc>
          <w:tcPr>
            <w:tcW w:w="1843" w:type="dxa"/>
            <w:noWrap/>
          </w:tcPr>
          <w:p w14:paraId="32B2505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lastRenderedPageBreak/>
              <w:t>2025毛利率(%)</w:t>
            </w:r>
          </w:p>
        </w:tc>
        <w:tc>
          <w:tcPr>
            <w:tcW w:w="1452" w:type="dxa"/>
            <w:noWrap/>
          </w:tcPr>
          <w:p w14:paraId="7DC0840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36.85</w:t>
            </w:r>
          </w:p>
        </w:tc>
        <w:tc>
          <w:tcPr>
            <w:tcW w:w="1185" w:type="dxa"/>
            <w:noWrap/>
          </w:tcPr>
          <w:p w14:paraId="5D95CE6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24.7</w:t>
            </w:r>
          </w:p>
        </w:tc>
        <w:tc>
          <w:tcPr>
            <w:tcW w:w="960" w:type="dxa"/>
            <w:noWrap/>
          </w:tcPr>
          <w:p w14:paraId="571BC80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18.72</w:t>
            </w:r>
          </w:p>
        </w:tc>
        <w:tc>
          <w:tcPr>
            <w:tcW w:w="846" w:type="dxa"/>
            <w:noWrap/>
          </w:tcPr>
          <w:p w14:paraId="5FD60F2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37.49</w:t>
            </w:r>
          </w:p>
        </w:tc>
        <w:tc>
          <w:tcPr>
            <w:tcW w:w="846" w:type="dxa"/>
            <w:noWrap/>
          </w:tcPr>
          <w:p w14:paraId="321158F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31.43</w:t>
            </w:r>
          </w:p>
        </w:tc>
        <w:tc>
          <w:tcPr>
            <w:tcW w:w="948" w:type="dxa"/>
            <w:noWrap/>
          </w:tcPr>
          <w:p w14:paraId="5E8EBBD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40.56</w:t>
            </w:r>
          </w:p>
        </w:tc>
        <w:tc>
          <w:tcPr>
            <w:tcW w:w="1056" w:type="dxa"/>
            <w:noWrap/>
          </w:tcPr>
          <w:p w14:paraId="24CA201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21.98</w:t>
            </w:r>
          </w:p>
        </w:tc>
        <w:tc>
          <w:tcPr>
            <w:tcW w:w="1076" w:type="dxa"/>
            <w:noWrap/>
          </w:tcPr>
          <w:p w14:paraId="793D260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27.16</w:t>
            </w:r>
          </w:p>
        </w:tc>
        <w:tc>
          <w:tcPr>
            <w:tcW w:w="846" w:type="dxa"/>
            <w:noWrap/>
          </w:tcPr>
          <w:p w14:paraId="39E801E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30.28</w:t>
            </w:r>
          </w:p>
        </w:tc>
      </w:tr>
      <w:tr w:rsidR="00FC3E90" w14:paraId="0C560B10" w14:textId="77777777">
        <w:trPr>
          <w:trHeight w:val="285"/>
        </w:trPr>
        <w:tc>
          <w:tcPr>
            <w:tcW w:w="1843" w:type="dxa"/>
            <w:shd w:val="clear" w:color="auto" w:fill="92D050"/>
            <w:noWrap/>
          </w:tcPr>
          <w:p w14:paraId="06AA2022" w14:textId="77777777" w:rsidR="00FC3E90" w:rsidRDefault="00000000">
            <w:pPr>
              <w:spacing w:after="0" w:line="240" w:lineRule="auto"/>
              <w:rPr>
                <w:rFonts w:ascii="楷体" w:eastAsia="楷体" w:hAnsi="楷体" w:hint="eastAsia"/>
                <w:sz w:val="21"/>
                <w:szCs w:val="21"/>
              </w:rPr>
            </w:pPr>
            <w:commentRangeStart w:id="69"/>
            <w:commentRangeStart w:id="70"/>
            <w:r>
              <w:rPr>
                <w:rFonts w:ascii="楷体" w:eastAsia="楷体" w:hAnsi="楷体"/>
                <w:sz w:val="21"/>
                <w:szCs w:val="21"/>
              </w:rPr>
              <w:t>2025毛利率</w:t>
            </w:r>
            <w:r>
              <w:rPr>
                <w:rFonts w:ascii="楷体" w:eastAsia="楷体" w:hAnsi="楷体" w:hint="eastAsia"/>
                <w:sz w:val="21"/>
                <w:szCs w:val="21"/>
              </w:rPr>
              <w:t>同比变化量</w:t>
            </w:r>
            <w:r>
              <w:rPr>
                <w:rFonts w:ascii="楷体" w:eastAsia="楷体" w:hAnsi="楷体"/>
                <w:sz w:val="21"/>
                <w:szCs w:val="21"/>
              </w:rPr>
              <w:t>(</w:t>
            </w:r>
            <w:r>
              <w:rPr>
                <w:rFonts w:ascii="楷体" w:eastAsia="楷体" w:hAnsi="楷体" w:hint="eastAsia"/>
                <w:sz w:val="21"/>
                <w:szCs w:val="21"/>
              </w:rPr>
              <w:t>pct</w:t>
            </w:r>
            <w:r>
              <w:rPr>
                <w:rFonts w:ascii="楷体" w:eastAsia="楷体" w:hAnsi="楷体"/>
                <w:sz w:val="21"/>
                <w:szCs w:val="21"/>
              </w:rPr>
              <w:t>)</w:t>
            </w:r>
            <w:commentRangeEnd w:id="69"/>
            <w:r>
              <w:rPr>
                <w:rStyle w:val="af3"/>
                <w:rFonts w:ascii="楷体" w:eastAsia="楷体" w:hAnsi="楷体" w:hint="eastAsia"/>
              </w:rPr>
              <w:commentReference w:id="69"/>
            </w:r>
            <w:commentRangeEnd w:id="70"/>
            <w:r>
              <w:rPr>
                <w:rStyle w:val="af3"/>
                <w:rFonts w:ascii="楷体" w:eastAsia="楷体" w:hAnsi="楷体" w:hint="eastAsia"/>
              </w:rPr>
              <w:commentReference w:id="70"/>
            </w:r>
          </w:p>
        </w:tc>
        <w:tc>
          <w:tcPr>
            <w:tcW w:w="1452" w:type="dxa"/>
            <w:shd w:val="clear" w:color="auto" w:fill="FFC000"/>
            <w:noWrap/>
            <w:vAlign w:val="center"/>
          </w:tcPr>
          <w:p w14:paraId="479F786A"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3.68</w:t>
            </w:r>
          </w:p>
        </w:tc>
        <w:tc>
          <w:tcPr>
            <w:tcW w:w="1185" w:type="dxa"/>
            <w:shd w:val="clear" w:color="auto" w:fill="92D050"/>
            <w:noWrap/>
            <w:vAlign w:val="center"/>
          </w:tcPr>
          <w:p w14:paraId="4BDB5FF6"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3.39</w:t>
            </w:r>
          </w:p>
        </w:tc>
        <w:tc>
          <w:tcPr>
            <w:tcW w:w="960" w:type="dxa"/>
            <w:shd w:val="clear" w:color="auto" w:fill="92D050"/>
            <w:noWrap/>
            <w:vAlign w:val="center"/>
          </w:tcPr>
          <w:p w14:paraId="39FD37F6"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0.32</w:t>
            </w:r>
          </w:p>
        </w:tc>
        <w:tc>
          <w:tcPr>
            <w:tcW w:w="846" w:type="dxa"/>
            <w:shd w:val="clear" w:color="auto" w:fill="92D050"/>
            <w:noWrap/>
            <w:vAlign w:val="center"/>
          </w:tcPr>
          <w:p w14:paraId="425898CE"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1.64</w:t>
            </w:r>
          </w:p>
        </w:tc>
        <w:tc>
          <w:tcPr>
            <w:tcW w:w="846" w:type="dxa"/>
            <w:shd w:val="clear" w:color="auto" w:fill="92D050"/>
            <w:noWrap/>
            <w:vAlign w:val="center"/>
          </w:tcPr>
          <w:p w14:paraId="5BEAF8C4"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0.96</w:t>
            </w:r>
          </w:p>
        </w:tc>
        <w:tc>
          <w:tcPr>
            <w:tcW w:w="948" w:type="dxa"/>
            <w:shd w:val="clear" w:color="auto" w:fill="92D050"/>
            <w:noWrap/>
            <w:vAlign w:val="center"/>
          </w:tcPr>
          <w:p w14:paraId="6056608D"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2.77</w:t>
            </w:r>
          </w:p>
        </w:tc>
        <w:tc>
          <w:tcPr>
            <w:tcW w:w="1056" w:type="dxa"/>
            <w:shd w:val="clear" w:color="auto" w:fill="92D050"/>
            <w:noWrap/>
            <w:vAlign w:val="center"/>
          </w:tcPr>
          <w:p w14:paraId="6CC2E9E5"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-2.8</w:t>
            </w:r>
          </w:p>
        </w:tc>
        <w:tc>
          <w:tcPr>
            <w:tcW w:w="1076" w:type="dxa"/>
            <w:shd w:val="clear" w:color="auto" w:fill="92D050"/>
            <w:noWrap/>
            <w:vAlign w:val="center"/>
          </w:tcPr>
          <w:p w14:paraId="0C93ECE2"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0.13</w:t>
            </w:r>
          </w:p>
        </w:tc>
        <w:tc>
          <w:tcPr>
            <w:tcW w:w="846" w:type="dxa"/>
            <w:shd w:val="clear" w:color="auto" w:fill="92D050"/>
            <w:noWrap/>
            <w:vAlign w:val="center"/>
          </w:tcPr>
          <w:p w14:paraId="21F342CA"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-0.58</w:t>
            </w:r>
          </w:p>
        </w:tc>
      </w:tr>
      <w:tr w:rsidR="00FC3E90" w14:paraId="7D922AD3" w14:textId="77777777">
        <w:trPr>
          <w:trHeight w:val="285"/>
        </w:trPr>
        <w:tc>
          <w:tcPr>
            <w:tcW w:w="1843" w:type="dxa"/>
            <w:noWrap/>
          </w:tcPr>
          <w:p w14:paraId="5BF329D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2026Q1营收(亿元)</w:t>
            </w:r>
          </w:p>
        </w:tc>
        <w:tc>
          <w:tcPr>
            <w:tcW w:w="1452" w:type="dxa"/>
            <w:noWrap/>
          </w:tcPr>
          <w:p w14:paraId="1A98424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405.2</w:t>
            </w:r>
          </w:p>
        </w:tc>
        <w:tc>
          <w:tcPr>
            <w:tcW w:w="1185" w:type="dxa"/>
            <w:noWrap/>
          </w:tcPr>
          <w:p w14:paraId="5E340B6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359.6</w:t>
            </w:r>
          </w:p>
        </w:tc>
        <w:tc>
          <w:tcPr>
            <w:tcW w:w="960" w:type="dxa"/>
            <w:noWrap/>
          </w:tcPr>
          <w:p w14:paraId="0DA5D47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365.22</w:t>
            </w:r>
          </w:p>
        </w:tc>
        <w:tc>
          <w:tcPr>
            <w:tcW w:w="846" w:type="dxa"/>
            <w:noWrap/>
          </w:tcPr>
          <w:p w14:paraId="2DD5C575"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86.49</w:t>
            </w:r>
          </w:p>
        </w:tc>
        <w:tc>
          <w:tcPr>
            <w:tcW w:w="846" w:type="dxa"/>
            <w:noWrap/>
          </w:tcPr>
          <w:p w14:paraId="7D04F19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86.3</w:t>
            </w:r>
          </w:p>
        </w:tc>
        <w:tc>
          <w:tcPr>
            <w:tcW w:w="948" w:type="dxa"/>
            <w:noWrap/>
          </w:tcPr>
          <w:p w14:paraId="41B62B9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17.19</w:t>
            </w:r>
          </w:p>
        </w:tc>
        <w:tc>
          <w:tcPr>
            <w:tcW w:w="1056" w:type="dxa"/>
            <w:noWrap/>
          </w:tcPr>
          <w:p w14:paraId="04B41190"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3259.44</w:t>
            </w:r>
          </w:p>
        </w:tc>
        <w:tc>
          <w:tcPr>
            <w:tcW w:w="1076" w:type="dxa"/>
            <w:noWrap/>
          </w:tcPr>
          <w:p w14:paraId="0B12678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5006.96</w:t>
            </w:r>
          </w:p>
        </w:tc>
        <w:tc>
          <w:tcPr>
            <w:tcW w:w="846" w:type="dxa"/>
            <w:noWrap/>
          </w:tcPr>
          <w:p w14:paraId="5C1A71F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109.85</w:t>
            </w:r>
          </w:p>
        </w:tc>
      </w:tr>
      <w:tr w:rsidR="00FC3E90" w14:paraId="607334C2" w14:textId="77777777">
        <w:trPr>
          <w:trHeight w:val="285"/>
        </w:trPr>
        <w:tc>
          <w:tcPr>
            <w:tcW w:w="1843" w:type="dxa"/>
            <w:shd w:val="clear" w:color="auto" w:fill="92D050"/>
            <w:noWrap/>
          </w:tcPr>
          <w:p w14:paraId="6B81DFA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2026Q1营收MoY(%)</w:t>
            </w:r>
          </w:p>
        </w:tc>
        <w:tc>
          <w:tcPr>
            <w:tcW w:w="1452" w:type="dxa"/>
            <w:shd w:val="clear" w:color="auto" w:fill="FFC000"/>
            <w:noWrap/>
          </w:tcPr>
          <w:p w14:paraId="706E055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97.05</w:t>
            </w:r>
          </w:p>
        </w:tc>
        <w:tc>
          <w:tcPr>
            <w:tcW w:w="1185" w:type="dxa"/>
            <w:shd w:val="clear" w:color="auto" w:fill="92D050"/>
            <w:noWrap/>
          </w:tcPr>
          <w:p w14:paraId="47D10985"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36.63</w:t>
            </w:r>
          </w:p>
        </w:tc>
        <w:tc>
          <w:tcPr>
            <w:tcW w:w="960" w:type="dxa"/>
            <w:shd w:val="clear" w:color="auto" w:fill="92D050"/>
            <w:noWrap/>
          </w:tcPr>
          <w:p w14:paraId="3966FE7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33.45</w:t>
            </w:r>
          </w:p>
        </w:tc>
        <w:tc>
          <w:tcPr>
            <w:tcW w:w="846" w:type="dxa"/>
            <w:shd w:val="clear" w:color="auto" w:fill="92D050"/>
            <w:noWrap/>
          </w:tcPr>
          <w:p w14:paraId="3F3D228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68.58</w:t>
            </w:r>
          </w:p>
        </w:tc>
        <w:tc>
          <w:tcPr>
            <w:tcW w:w="846" w:type="dxa"/>
            <w:shd w:val="clear" w:color="auto" w:fill="92D050"/>
            <w:noWrap/>
          </w:tcPr>
          <w:p w14:paraId="276356B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11.86</w:t>
            </w:r>
          </w:p>
        </w:tc>
        <w:tc>
          <w:tcPr>
            <w:tcW w:w="948" w:type="dxa"/>
            <w:shd w:val="clear" w:color="auto" w:fill="92D050"/>
            <w:noWrap/>
          </w:tcPr>
          <w:p w14:paraId="290255A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21.84</w:t>
            </w:r>
          </w:p>
        </w:tc>
        <w:tc>
          <w:tcPr>
            <w:tcW w:w="1056" w:type="dxa"/>
            <w:shd w:val="clear" w:color="auto" w:fill="92D050"/>
            <w:noWrap/>
          </w:tcPr>
          <w:p w14:paraId="599C400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45.17</w:t>
            </w:r>
          </w:p>
        </w:tc>
        <w:tc>
          <w:tcPr>
            <w:tcW w:w="1076" w:type="dxa"/>
            <w:shd w:val="clear" w:color="auto" w:fill="92D050"/>
            <w:noWrap/>
          </w:tcPr>
          <w:p w14:paraId="5A51495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-0.18</w:t>
            </w:r>
          </w:p>
        </w:tc>
        <w:tc>
          <w:tcPr>
            <w:tcW w:w="846" w:type="dxa"/>
            <w:shd w:val="clear" w:color="auto" w:fill="92D050"/>
            <w:noWrap/>
          </w:tcPr>
          <w:p w14:paraId="7B78B2E0"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16.91</w:t>
            </w:r>
          </w:p>
        </w:tc>
      </w:tr>
      <w:tr w:rsidR="00FC3E90" w14:paraId="7460C6C6" w14:textId="77777777">
        <w:trPr>
          <w:trHeight w:val="285"/>
        </w:trPr>
        <w:tc>
          <w:tcPr>
            <w:tcW w:w="1843" w:type="dxa"/>
            <w:noWrap/>
          </w:tcPr>
          <w:p w14:paraId="3EBBDA35"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2026Q1归母</w:t>
            </w:r>
            <w:r>
              <w:rPr>
                <w:rFonts w:ascii="楷体" w:eastAsia="楷体" w:hAnsi="楷体" w:hint="eastAsia"/>
                <w:sz w:val="21"/>
                <w:szCs w:val="21"/>
              </w:rPr>
              <w:t>净利润</w:t>
            </w:r>
            <w:r>
              <w:rPr>
                <w:rFonts w:ascii="楷体" w:eastAsia="楷体" w:hAnsi="楷体"/>
                <w:sz w:val="21"/>
                <w:szCs w:val="21"/>
              </w:rPr>
              <w:t>(亿元)</w:t>
            </w:r>
          </w:p>
        </w:tc>
        <w:tc>
          <w:tcPr>
            <w:tcW w:w="1452" w:type="dxa"/>
            <w:noWrap/>
          </w:tcPr>
          <w:p w14:paraId="47AEF40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106.61</w:t>
            </w:r>
          </w:p>
        </w:tc>
        <w:tc>
          <w:tcPr>
            <w:tcW w:w="1185" w:type="dxa"/>
            <w:noWrap/>
          </w:tcPr>
          <w:p w14:paraId="1DD4830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53.03</w:t>
            </w:r>
          </w:p>
        </w:tc>
        <w:tc>
          <w:tcPr>
            <w:tcW w:w="960" w:type="dxa"/>
            <w:noWrap/>
          </w:tcPr>
          <w:p w14:paraId="7CB3EFF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25.61</w:t>
            </w:r>
          </w:p>
        </w:tc>
        <w:tc>
          <w:tcPr>
            <w:tcW w:w="846" w:type="dxa"/>
            <w:noWrap/>
          </w:tcPr>
          <w:p w14:paraId="1E09048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8.4</w:t>
            </w:r>
          </w:p>
        </w:tc>
        <w:tc>
          <w:tcPr>
            <w:tcW w:w="846" w:type="dxa"/>
            <w:noWrap/>
          </w:tcPr>
          <w:p w14:paraId="5AFFCBB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12.01</w:t>
            </w:r>
          </w:p>
        </w:tc>
        <w:tc>
          <w:tcPr>
            <w:tcW w:w="948" w:type="dxa"/>
            <w:noWrap/>
          </w:tcPr>
          <w:p w14:paraId="2237246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-0.4</w:t>
            </w:r>
          </w:p>
        </w:tc>
        <w:tc>
          <w:tcPr>
            <w:tcW w:w="1056" w:type="dxa"/>
            <w:noWrap/>
          </w:tcPr>
          <w:p w14:paraId="387CD6C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129.11</w:t>
            </w:r>
          </w:p>
        </w:tc>
        <w:tc>
          <w:tcPr>
            <w:tcW w:w="1076" w:type="dxa"/>
            <w:noWrap/>
          </w:tcPr>
          <w:p w14:paraId="2848ECE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388.29</w:t>
            </w:r>
          </w:p>
        </w:tc>
        <w:tc>
          <w:tcPr>
            <w:tcW w:w="846" w:type="dxa"/>
            <w:noWrap/>
          </w:tcPr>
          <w:p w14:paraId="10B46A5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3.98</w:t>
            </w:r>
          </w:p>
        </w:tc>
      </w:tr>
      <w:tr w:rsidR="00FC3E90" w14:paraId="4401FE6F" w14:textId="77777777">
        <w:trPr>
          <w:trHeight w:val="285"/>
        </w:trPr>
        <w:tc>
          <w:tcPr>
            <w:tcW w:w="1843" w:type="dxa"/>
            <w:shd w:val="clear" w:color="auto" w:fill="92D050"/>
            <w:noWrap/>
          </w:tcPr>
          <w:p w14:paraId="3FB6901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2026Q1归母</w:t>
            </w:r>
            <w:r>
              <w:rPr>
                <w:rFonts w:ascii="楷体" w:eastAsia="楷体" w:hAnsi="楷体" w:hint="eastAsia"/>
                <w:sz w:val="21"/>
                <w:szCs w:val="21"/>
              </w:rPr>
              <w:t>净利润</w:t>
            </w:r>
            <w:r>
              <w:rPr>
                <w:rFonts w:ascii="楷体" w:eastAsia="楷体" w:hAnsi="楷体"/>
                <w:sz w:val="21"/>
                <w:szCs w:val="21"/>
              </w:rPr>
              <w:t>MoY(%)</w:t>
            </w:r>
          </w:p>
        </w:tc>
        <w:tc>
          <w:tcPr>
            <w:tcW w:w="1452" w:type="dxa"/>
            <w:shd w:val="clear" w:color="auto" w:fill="92D050"/>
            <w:noWrap/>
          </w:tcPr>
          <w:p w14:paraId="59C2AD6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145.63</w:t>
            </w:r>
          </w:p>
        </w:tc>
        <w:tc>
          <w:tcPr>
            <w:tcW w:w="1185" w:type="dxa"/>
            <w:shd w:val="clear" w:color="auto" w:fill="92D050"/>
            <w:noWrap/>
          </w:tcPr>
          <w:p w14:paraId="1C841E1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56.54</w:t>
            </w:r>
          </w:p>
        </w:tc>
        <w:tc>
          <w:tcPr>
            <w:tcW w:w="960" w:type="dxa"/>
            <w:shd w:val="clear" w:color="auto" w:fill="92D050"/>
            <w:noWrap/>
          </w:tcPr>
          <w:p w14:paraId="13833CF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76.31</w:t>
            </w:r>
          </w:p>
        </w:tc>
        <w:tc>
          <w:tcPr>
            <w:tcW w:w="846" w:type="dxa"/>
            <w:shd w:val="clear" w:color="auto" w:fill="FFC000"/>
            <w:noWrap/>
          </w:tcPr>
          <w:p w14:paraId="2CC7673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204.68</w:t>
            </w:r>
          </w:p>
        </w:tc>
        <w:tc>
          <w:tcPr>
            <w:tcW w:w="846" w:type="dxa"/>
            <w:shd w:val="clear" w:color="auto" w:fill="92D050"/>
            <w:noWrap/>
          </w:tcPr>
          <w:p w14:paraId="78CF706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8.36</w:t>
            </w:r>
          </w:p>
        </w:tc>
        <w:tc>
          <w:tcPr>
            <w:tcW w:w="948" w:type="dxa"/>
            <w:shd w:val="clear" w:color="auto" w:fill="92D050"/>
            <w:noWrap/>
          </w:tcPr>
          <w:p w14:paraId="491763C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-74.76</w:t>
            </w:r>
          </w:p>
        </w:tc>
        <w:tc>
          <w:tcPr>
            <w:tcW w:w="1056" w:type="dxa"/>
            <w:shd w:val="clear" w:color="auto" w:fill="92D050"/>
            <w:noWrap/>
          </w:tcPr>
          <w:p w14:paraId="215B8CA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56.54</w:t>
            </w:r>
          </w:p>
        </w:tc>
        <w:tc>
          <w:tcPr>
            <w:tcW w:w="1076" w:type="dxa"/>
            <w:shd w:val="clear" w:color="auto" w:fill="92D050"/>
            <w:noWrap/>
          </w:tcPr>
          <w:p w14:paraId="502FC7D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-7.77</w:t>
            </w:r>
          </w:p>
        </w:tc>
        <w:tc>
          <w:tcPr>
            <w:tcW w:w="846" w:type="dxa"/>
            <w:shd w:val="clear" w:color="auto" w:fill="92D050"/>
            <w:noWrap/>
          </w:tcPr>
          <w:p w14:paraId="5411A55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-24.39</w:t>
            </w:r>
          </w:p>
        </w:tc>
      </w:tr>
      <w:tr w:rsidR="00FC3E90" w14:paraId="1BF592DB" w14:textId="77777777">
        <w:trPr>
          <w:trHeight w:val="285"/>
        </w:trPr>
        <w:tc>
          <w:tcPr>
            <w:tcW w:w="1843" w:type="dxa"/>
            <w:noWrap/>
          </w:tcPr>
          <w:p w14:paraId="1B8AC8C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2026Q1扣非归母(亿元)</w:t>
            </w:r>
          </w:p>
        </w:tc>
        <w:tc>
          <w:tcPr>
            <w:tcW w:w="1452" w:type="dxa"/>
            <w:noWrap/>
          </w:tcPr>
          <w:p w14:paraId="36448B8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101.75</w:t>
            </w:r>
          </w:p>
        </w:tc>
        <w:tc>
          <w:tcPr>
            <w:tcW w:w="1185" w:type="dxa"/>
            <w:noWrap/>
          </w:tcPr>
          <w:p w14:paraId="7EAA683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51.3</w:t>
            </w:r>
          </w:p>
        </w:tc>
        <w:tc>
          <w:tcPr>
            <w:tcW w:w="960" w:type="dxa"/>
            <w:noWrap/>
          </w:tcPr>
          <w:p w14:paraId="6A6D6843"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25.11</w:t>
            </w:r>
          </w:p>
        </w:tc>
        <w:tc>
          <w:tcPr>
            <w:tcW w:w="846" w:type="dxa"/>
            <w:noWrap/>
          </w:tcPr>
          <w:p w14:paraId="0245C17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8.22</w:t>
            </w:r>
          </w:p>
        </w:tc>
        <w:tc>
          <w:tcPr>
            <w:tcW w:w="846" w:type="dxa"/>
            <w:noWrap/>
          </w:tcPr>
          <w:p w14:paraId="491B8DA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11.72</w:t>
            </w:r>
          </w:p>
        </w:tc>
        <w:tc>
          <w:tcPr>
            <w:tcW w:w="948" w:type="dxa"/>
            <w:noWrap/>
          </w:tcPr>
          <w:p w14:paraId="41162BF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-0.84</w:t>
            </w:r>
          </w:p>
        </w:tc>
        <w:tc>
          <w:tcPr>
            <w:tcW w:w="1056" w:type="dxa"/>
            <w:noWrap/>
          </w:tcPr>
          <w:p w14:paraId="0AA0991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119.75</w:t>
            </w:r>
          </w:p>
        </w:tc>
        <w:tc>
          <w:tcPr>
            <w:tcW w:w="1076" w:type="dxa"/>
            <w:noWrap/>
          </w:tcPr>
          <w:p w14:paraId="4E1DC75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363.49</w:t>
            </w:r>
          </w:p>
        </w:tc>
        <w:tc>
          <w:tcPr>
            <w:tcW w:w="846" w:type="dxa"/>
            <w:noWrap/>
          </w:tcPr>
          <w:p w14:paraId="6775597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3.42</w:t>
            </w:r>
          </w:p>
        </w:tc>
      </w:tr>
      <w:tr w:rsidR="00FC3E90" w14:paraId="7B1241A1" w14:textId="77777777">
        <w:trPr>
          <w:trHeight w:val="285"/>
        </w:trPr>
        <w:tc>
          <w:tcPr>
            <w:tcW w:w="1843" w:type="dxa"/>
            <w:shd w:val="clear" w:color="auto" w:fill="92D050"/>
            <w:noWrap/>
          </w:tcPr>
          <w:p w14:paraId="370F9BA0"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2026Q1扣非归母</w:t>
            </w:r>
            <w:r>
              <w:rPr>
                <w:rFonts w:ascii="楷体" w:eastAsia="楷体" w:hAnsi="楷体" w:hint="eastAsia"/>
                <w:sz w:val="21"/>
                <w:szCs w:val="21"/>
              </w:rPr>
              <w:t>净利润</w:t>
            </w:r>
            <w:r>
              <w:rPr>
                <w:rFonts w:ascii="楷体" w:eastAsia="楷体" w:hAnsi="楷体"/>
                <w:sz w:val="21"/>
                <w:szCs w:val="21"/>
              </w:rPr>
              <w:t>MoY(%)</w:t>
            </w:r>
          </w:p>
        </w:tc>
        <w:tc>
          <w:tcPr>
            <w:tcW w:w="1452" w:type="dxa"/>
            <w:shd w:val="clear" w:color="auto" w:fill="92D050"/>
            <w:noWrap/>
          </w:tcPr>
          <w:p w14:paraId="6CD2083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143.69</w:t>
            </w:r>
          </w:p>
        </w:tc>
        <w:tc>
          <w:tcPr>
            <w:tcW w:w="1185" w:type="dxa"/>
            <w:shd w:val="clear" w:color="auto" w:fill="92D050"/>
            <w:noWrap/>
          </w:tcPr>
          <w:p w14:paraId="5091FD9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53.45</w:t>
            </w:r>
          </w:p>
        </w:tc>
        <w:tc>
          <w:tcPr>
            <w:tcW w:w="960" w:type="dxa"/>
            <w:shd w:val="clear" w:color="auto" w:fill="92D050"/>
            <w:noWrap/>
          </w:tcPr>
          <w:p w14:paraId="0BB9B0E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116.6</w:t>
            </w:r>
          </w:p>
        </w:tc>
        <w:tc>
          <w:tcPr>
            <w:tcW w:w="846" w:type="dxa"/>
            <w:shd w:val="clear" w:color="auto" w:fill="FFC000"/>
            <w:noWrap/>
          </w:tcPr>
          <w:p w14:paraId="6DC4E9E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523.3</w:t>
            </w:r>
          </w:p>
        </w:tc>
        <w:tc>
          <w:tcPr>
            <w:tcW w:w="846" w:type="dxa"/>
            <w:shd w:val="clear" w:color="auto" w:fill="92D050"/>
            <w:noWrap/>
          </w:tcPr>
          <w:p w14:paraId="364E4E83"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9.95</w:t>
            </w:r>
          </w:p>
        </w:tc>
        <w:tc>
          <w:tcPr>
            <w:tcW w:w="948" w:type="dxa"/>
            <w:shd w:val="clear" w:color="auto" w:fill="92D050"/>
            <w:noWrap/>
          </w:tcPr>
          <w:p w14:paraId="7526BA5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-66.87</w:t>
            </w:r>
          </w:p>
        </w:tc>
        <w:tc>
          <w:tcPr>
            <w:tcW w:w="1056" w:type="dxa"/>
            <w:shd w:val="clear" w:color="auto" w:fill="92D050"/>
            <w:noWrap/>
          </w:tcPr>
          <w:p w14:paraId="69C7E27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60.7</w:t>
            </w:r>
          </w:p>
        </w:tc>
        <w:tc>
          <w:tcPr>
            <w:tcW w:w="1076" w:type="dxa"/>
            <w:shd w:val="clear" w:color="auto" w:fill="92D050"/>
            <w:noWrap/>
          </w:tcPr>
          <w:p w14:paraId="3447CC1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-9.06</w:t>
            </w:r>
          </w:p>
        </w:tc>
        <w:tc>
          <w:tcPr>
            <w:tcW w:w="846" w:type="dxa"/>
            <w:shd w:val="clear" w:color="auto" w:fill="92D050"/>
            <w:noWrap/>
          </w:tcPr>
          <w:p w14:paraId="416C840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-29.08</w:t>
            </w:r>
          </w:p>
        </w:tc>
      </w:tr>
      <w:tr w:rsidR="00FC3E90" w14:paraId="4A0B9814" w14:textId="77777777">
        <w:trPr>
          <w:trHeight w:val="285"/>
        </w:trPr>
        <w:tc>
          <w:tcPr>
            <w:tcW w:w="1843" w:type="dxa"/>
            <w:noWrap/>
          </w:tcPr>
          <w:p w14:paraId="066CC11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2026Q1毛利率(%)</w:t>
            </w:r>
          </w:p>
        </w:tc>
        <w:tc>
          <w:tcPr>
            <w:tcW w:w="1452" w:type="dxa"/>
            <w:noWrap/>
          </w:tcPr>
          <w:p w14:paraId="15375B2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41.29</w:t>
            </w:r>
          </w:p>
        </w:tc>
        <w:tc>
          <w:tcPr>
            <w:tcW w:w="1185" w:type="dxa"/>
            <w:noWrap/>
          </w:tcPr>
          <w:p w14:paraId="07B0C6E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25.53</w:t>
            </w:r>
          </w:p>
        </w:tc>
        <w:tc>
          <w:tcPr>
            <w:tcW w:w="960" w:type="dxa"/>
            <w:noWrap/>
          </w:tcPr>
          <w:p w14:paraId="23CC512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23.86</w:t>
            </w:r>
          </w:p>
        </w:tc>
        <w:tc>
          <w:tcPr>
            <w:tcW w:w="846" w:type="dxa"/>
            <w:noWrap/>
          </w:tcPr>
          <w:p w14:paraId="70533EC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37.58</w:t>
            </w:r>
          </w:p>
        </w:tc>
        <w:tc>
          <w:tcPr>
            <w:tcW w:w="846" w:type="dxa"/>
            <w:noWrap/>
          </w:tcPr>
          <w:p w14:paraId="449D50A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30.96</w:t>
            </w:r>
          </w:p>
        </w:tc>
        <w:tc>
          <w:tcPr>
            <w:tcW w:w="948" w:type="dxa"/>
            <w:noWrap/>
          </w:tcPr>
          <w:p w14:paraId="622C258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41.58</w:t>
            </w:r>
          </w:p>
        </w:tc>
        <w:tc>
          <w:tcPr>
            <w:tcW w:w="1056" w:type="dxa"/>
            <w:noWrap/>
          </w:tcPr>
          <w:p w14:paraId="52A9A15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21.72</w:t>
            </w:r>
          </w:p>
        </w:tc>
        <w:tc>
          <w:tcPr>
            <w:tcW w:w="1076" w:type="dxa"/>
            <w:noWrap/>
          </w:tcPr>
          <w:p w14:paraId="509F378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25.73</w:t>
            </w:r>
          </w:p>
        </w:tc>
        <w:tc>
          <w:tcPr>
            <w:tcW w:w="846" w:type="dxa"/>
            <w:noWrap/>
          </w:tcPr>
          <w:p w14:paraId="07224DB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30.24</w:t>
            </w:r>
          </w:p>
        </w:tc>
      </w:tr>
      <w:tr w:rsidR="00FC3E90" w14:paraId="769C1A59" w14:textId="77777777">
        <w:trPr>
          <w:trHeight w:val="285"/>
        </w:trPr>
        <w:tc>
          <w:tcPr>
            <w:tcW w:w="1843" w:type="dxa"/>
            <w:shd w:val="clear" w:color="auto" w:fill="92D050"/>
            <w:noWrap/>
          </w:tcPr>
          <w:p w14:paraId="39D61F1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2026Q1</w:t>
            </w:r>
            <w:r>
              <w:rPr>
                <w:rFonts w:ascii="楷体" w:eastAsia="楷体" w:hAnsi="楷体" w:hint="eastAsia"/>
                <w:sz w:val="21"/>
                <w:szCs w:val="21"/>
              </w:rPr>
              <w:t>同比变化量</w:t>
            </w:r>
            <w:r>
              <w:rPr>
                <w:rFonts w:ascii="楷体" w:eastAsia="楷体" w:hAnsi="楷体"/>
                <w:sz w:val="21"/>
                <w:szCs w:val="21"/>
              </w:rPr>
              <w:t>(</w:t>
            </w:r>
            <w:r>
              <w:rPr>
                <w:rFonts w:ascii="楷体" w:eastAsia="楷体" w:hAnsi="楷体" w:hint="eastAsia"/>
                <w:sz w:val="21"/>
                <w:szCs w:val="21"/>
              </w:rPr>
              <w:t>pct</w:t>
            </w:r>
            <w:r>
              <w:rPr>
                <w:rFonts w:ascii="楷体" w:eastAsia="楷体" w:hAnsi="楷体"/>
                <w:sz w:val="21"/>
                <w:szCs w:val="21"/>
              </w:rPr>
              <w:t>)</w:t>
            </w:r>
          </w:p>
        </w:tc>
        <w:tc>
          <w:tcPr>
            <w:tcW w:w="1452" w:type="dxa"/>
            <w:shd w:val="clear" w:color="auto" w:fill="FFC000"/>
            <w:noWrap/>
            <w:vAlign w:val="center"/>
          </w:tcPr>
          <w:p w14:paraId="6674924B"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 xml:space="preserve">6.64 </w:t>
            </w:r>
          </w:p>
        </w:tc>
        <w:tc>
          <w:tcPr>
            <w:tcW w:w="1185" w:type="dxa"/>
            <w:shd w:val="clear" w:color="auto" w:fill="92D050"/>
            <w:noWrap/>
            <w:vAlign w:val="center"/>
          </w:tcPr>
          <w:p w14:paraId="211D43A1"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 xml:space="preserve">1.65 </w:t>
            </w:r>
          </w:p>
        </w:tc>
        <w:tc>
          <w:tcPr>
            <w:tcW w:w="960" w:type="dxa"/>
            <w:shd w:val="clear" w:color="auto" w:fill="92D050"/>
            <w:noWrap/>
            <w:vAlign w:val="center"/>
          </w:tcPr>
          <w:p w14:paraId="7AB83F0B"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 xml:space="preserve">5.48 </w:t>
            </w:r>
          </w:p>
        </w:tc>
        <w:tc>
          <w:tcPr>
            <w:tcW w:w="846" w:type="dxa"/>
            <w:shd w:val="clear" w:color="auto" w:fill="92D050"/>
            <w:noWrap/>
            <w:vAlign w:val="center"/>
          </w:tcPr>
          <w:p w14:paraId="095774BF"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 xml:space="preserve">2.18 </w:t>
            </w:r>
          </w:p>
        </w:tc>
        <w:tc>
          <w:tcPr>
            <w:tcW w:w="846" w:type="dxa"/>
            <w:shd w:val="clear" w:color="auto" w:fill="92D050"/>
            <w:noWrap/>
            <w:vAlign w:val="center"/>
          </w:tcPr>
          <w:p w14:paraId="7B267EA7"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-0.80</w:t>
            </w:r>
          </w:p>
        </w:tc>
        <w:tc>
          <w:tcPr>
            <w:tcW w:w="948" w:type="dxa"/>
            <w:shd w:val="clear" w:color="auto" w:fill="92D050"/>
            <w:noWrap/>
            <w:vAlign w:val="center"/>
          </w:tcPr>
          <w:p w14:paraId="0ED5C083"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 xml:space="preserve">2.72 </w:t>
            </w:r>
          </w:p>
        </w:tc>
        <w:tc>
          <w:tcPr>
            <w:tcW w:w="1056" w:type="dxa"/>
            <w:shd w:val="clear" w:color="auto" w:fill="92D050"/>
            <w:noWrap/>
            <w:vAlign w:val="center"/>
          </w:tcPr>
          <w:p w14:paraId="39470E2C"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-2.07</w:t>
            </w:r>
          </w:p>
        </w:tc>
        <w:tc>
          <w:tcPr>
            <w:tcW w:w="1076" w:type="dxa"/>
            <w:shd w:val="clear" w:color="auto" w:fill="92D050"/>
            <w:noWrap/>
            <w:vAlign w:val="center"/>
          </w:tcPr>
          <w:p w14:paraId="75F78ABE"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-1.44</w:t>
            </w:r>
          </w:p>
        </w:tc>
        <w:tc>
          <w:tcPr>
            <w:tcW w:w="846" w:type="dxa"/>
            <w:shd w:val="clear" w:color="auto" w:fill="92D050"/>
            <w:noWrap/>
            <w:vAlign w:val="center"/>
          </w:tcPr>
          <w:p w14:paraId="34929648"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-0.95</w:t>
            </w:r>
          </w:p>
        </w:tc>
      </w:tr>
    </w:tbl>
    <w:p w14:paraId="23BEDA58" w14:textId="77777777" w:rsidR="00FC3E90" w:rsidRDefault="00000000">
      <w:pPr>
        <w:rPr>
          <w:rFonts w:ascii="楷体" w:eastAsia="楷体" w:hAnsi="楷体" w:hint="eastAsia"/>
          <w:sz w:val="21"/>
          <w:szCs w:val="16"/>
        </w:rPr>
      </w:pPr>
      <w:commentRangeStart w:id="71"/>
      <w:commentRangeStart w:id="72"/>
      <w:r>
        <w:rPr>
          <w:rFonts w:ascii="楷体" w:eastAsia="楷体" w:hAnsi="楷体" w:hint="eastAsia"/>
          <w:sz w:val="21"/>
          <w:szCs w:val="16"/>
        </w:rPr>
        <w:t>数据来源：国泰海通研究</w:t>
      </w:r>
      <w:commentRangeEnd w:id="71"/>
      <w:r>
        <w:rPr>
          <w:rStyle w:val="af3"/>
          <w:rFonts w:ascii="楷体" w:eastAsia="楷体" w:hAnsi="楷体" w:hint="eastAsia"/>
          <w:szCs w:val="16"/>
        </w:rPr>
        <w:commentReference w:id="71"/>
      </w:r>
      <w:commentRangeEnd w:id="72"/>
      <w:r>
        <w:rPr>
          <w:rStyle w:val="af3"/>
          <w:rFonts w:ascii="楷体" w:eastAsia="楷体" w:hAnsi="楷体" w:hint="eastAsia"/>
          <w:szCs w:val="16"/>
        </w:rPr>
        <w:commentReference w:id="72"/>
      </w:r>
    </w:p>
    <w:p w14:paraId="758900D5" w14:textId="77777777" w:rsidR="00FC3E90" w:rsidRDefault="00000000">
      <w:pPr>
        <w:rPr>
          <w:rFonts w:ascii="楷体" w:eastAsia="楷体" w:hAnsi="楷体" w:hint="eastAsia"/>
          <w:sz w:val="21"/>
          <w:szCs w:val="16"/>
        </w:rPr>
      </w:pPr>
      <w:r>
        <w:rPr>
          <w:rFonts w:ascii="楷体" w:eastAsia="楷体" w:hAnsi="楷体" w:hint="eastAsia"/>
          <w:sz w:val="21"/>
          <w:szCs w:val="16"/>
        </w:rPr>
        <w:t>数据来源：</w:t>
      </w:r>
      <w:r>
        <w:rPr>
          <w:rFonts w:ascii="楷体" w:eastAsia="楷体" w:hAnsi="楷体"/>
          <w:sz w:val="21"/>
          <w:szCs w:val="16"/>
        </w:rPr>
        <w:t>橙色指所在板块（纵向）在当前经济指标（横向）中，排行第一。</w:t>
      </w:r>
    </w:p>
    <w:p w14:paraId="10BB829F" w14:textId="77777777" w:rsidR="00FC3E90" w:rsidRDefault="00000000">
      <w:pPr>
        <w:pStyle w:val="2"/>
        <w:rPr>
          <w:rFonts w:ascii="楷体" w:eastAsia="楷体" w:hAnsi="楷体" w:hint="eastAsia"/>
          <w:b/>
          <w:bCs/>
          <w:color w:val="auto"/>
          <w:sz w:val="32"/>
          <w:szCs w:val="32"/>
        </w:rPr>
      </w:pPr>
      <w:bookmarkStart w:id="73" w:name="_Toc231143518"/>
      <w:bookmarkStart w:id="74" w:name="_Toc231144048"/>
      <w:r>
        <w:rPr>
          <w:rFonts w:ascii="楷体" w:eastAsia="楷体" w:hAnsi="楷体" w:hint="eastAsia"/>
          <w:b/>
          <w:bCs/>
          <w:color w:val="auto"/>
          <w:sz w:val="32"/>
          <w:szCs w:val="32"/>
        </w:rPr>
        <w:t xml:space="preserve">3.2 光模块产业价值链 </w:t>
      </w:r>
    </w:p>
    <w:p w14:paraId="048ECB22" w14:textId="77777777" w:rsidR="00FC3E90" w:rsidRDefault="00000000">
      <w:pPr>
        <w:pStyle w:val="3"/>
        <w:rPr>
          <w:rFonts w:ascii="楷体" w:eastAsia="楷体" w:hAnsi="楷体" w:hint="eastAsia"/>
          <w:b/>
          <w:bCs/>
          <w:color w:val="auto"/>
          <w:sz w:val="30"/>
          <w:szCs w:val="30"/>
        </w:rPr>
      </w:pPr>
      <w:r>
        <w:rPr>
          <w:rFonts w:ascii="楷体" w:eastAsia="楷体" w:hAnsi="楷体" w:hint="eastAsia"/>
          <w:b/>
          <w:bCs/>
          <w:color w:val="auto"/>
          <w:sz w:val="30"/>
          <w:szCs w:val="30"/>
        </w:rPr>
        <w:t xml:space="preserve">3.2.1 </w:t>
      </w:r>
      <w:r>
        <w:rPr>
          <w:rFonts w:ascii="楷体" w:eastAsia="楷体" w:hAnsi="楷体"/>
          <w:b/>
          <w:bCs/>
          <w:color w:val="auto"/>
          <w:sz w:val="30"/>
          <w:szCs w:val="30"/>
        </w:rPr>
        <w:t>上游：核心器件与材料</w:t>
      </w:r>
      <w:r>
        <w:rPr>
          <w:rFonts w:ascii="楷体" w:eastAsia="楷体" w:hAnsi="楷体" w:hint="eastAsia"/>
          <w:b/>
          <w:bCs/>
          <w:color w:val="auto"/>
          <w:sz w:val="30"/>
          <w:szCs w:val="30"/>
        </w:rPr>
        <w:t>（+材料及器件结构间关系）</w:t>
      </w:r>
    </w:p>
    <w:p w14:paraId="751381C2" w14:textId="77777777" w:rsidR="00FC3E90" w:rsidRDefault="00000000">
      <w:pPr>
        <w:ind w:firstLineChars="200" w:firstLine="560"/>
        <w:rPr>
          <w:rFonts w:ascii="楷体" w:eastAsia="楷体" w:hAnsi="楷体" w:hint="eastAsia"/>
          <w:sz w:val="28"/>
          <w:szCs w:val="28"/>
        </w:rPr>
      </w:pPr>
      <w:r>
        <w:rPr>
          <w:rFonts w:ascii="楷体" w:eastAsia="楷体" w:hAnsi="楷体"/>
          <w:sz w:val="28"/>
          <w:szCs w:val="28"/>
        </w:rPr>
        <w:t>光模块上游是产业链技术壁垒最高、价值量最集中的部分，主要包括光/电芯片、光器件、封装材料及生产设备四大类：</w:t>
      </w:r>
    </w:p>
    <w:p w14:paraId="4E3BFE08" w14:textId="77777777" w:rsidR="00FC3E90" w:rsidRDefault="00000000">
      <w:pPr>
        <w:ind w:firstLineChars="200" w:firstLine="560"/>
        <w:rPr>
          <w:rFonts w:ascii="楷体" w:eastAsia="楷体" w:hAnsi="楷体" w:hint="eastAsia"/>
          <w:sz w:val="28"/>
          <w:szCs w:val="28"/>
        </w:rPr>
      </w:pPr>
      <w:r>
        <w:rPr>
          <w:rFonts w:ascii="楷体" w:eastAsia="楷体" w:hAnsi="楷体"/>
          <w:bCs/>
          <w:sz w:val="28"/>
          <w:szCs w:val="28"/>
        </w:rPr>
        <w:t>1）</w:t>
      </w:r>
      <w:r>
        <w:rPr>
          <w:rFonts w:ascii="楷体" w:eastAsia="楷体" w:hAnsi="楷体"/>
          <w:sz w:val="28"/>
          <w:szCs w:val="28"/>
        </w:rPr>
        <w:t>光芯片作为光模块的核心，直接决定传输速率和功耗水平。按功能可分为激光器芯片和探测器芯片；按材料体系主要分为磷化铟（InP）、砷化镓（GaAs）及硅光芯片等类别，其中 InP 用于长距高速单模，GaAs 用于短距多模，硅光则依托 CMOS 工艺大规模集成</w:t>
      </w:r>
      <w:r>
        <w:rPr>
          <w:rFonts w:ascii="楷体" w:eastAsia="楷体" w:hAnsi="楷体" w:hint="eastAsia"/>
          <w:sz w:val="28"/>
          <w:szCs w:val="28"/>
        </w:rPr>
        <w:t>。</w:t>
      </w:r>
    </w:p>
    <w:p w14:paraId="0865E857" w14:textId="77777777" w:rsidR="00FC3E90" w:rsidRDefault="00000000">
      <w:pPr>
        <w:ind w:firstLineChars="200" w:firstLine="560"/>
        <w:rPr>
          <w:rFonts w:ascii="楷体" w:eastAsia="楷体" w:hAnsi="楷体" w:hint="eastAsia"/>
          <w:sz w:val="28"/>
          <w:szCs w:val="28"/>
        </w:rPr>
      </w:pPr>
      <w:r>
        <w:rPr>
          <w:rFonts w:ascii="楷体" w:eastAsia="楷体" w:hAnsi="楷体"/>
          <w:sz w:val="28"/>
          <w:szCs w:val="28"/>
        </w:rPr>
        <w:t>电芯片层面，驱动芯片为激光器提供调制电流，数字信号处理</w:t>
      </w:r>
      <w:r>
        <w:rPr>
          <w:rFonts w:ascii="楷体" w:eastAsia="楷体" w:hAnsi="楷体"/>
          <w:sz w:val="28"/>
          <w:szCs w:val="28"/>
        </w:rPr>
        <w:lastRenderedPageBreak/>
        <w:t>（DSP）芯片负责补偿信号失真，跨阻放大器（TIA）芯片则实现光电流到电压的转换，三者协同工作保障高频高速信号质量。</w:t>
      </w:r>
    </w:p>
    <w:p w14:paraId="488F04A2" w14:textId="77777777" w:rsidR="00FC3E90" w:rsidRDefault="00000000">
      <w:pPr>
        <w:ind w:firstLineChars="200" w:firstLine="560"/>
        <w:rPr>
          <w:rFonts w:ascii="楷体" w:eastAsia="楷体" w:hAnsi="楷体" w:hint="eastAsia"/>
          <w:sz w:val="28"/>
          <w:szCs w:val="28"/>
        </w:rPr>
      </w:pPr>
      <w:r>
        <w:rPr>
          <w:rFonts w:ascii="楷体" w:eastAsia="楷体" w:hAnsi="楷体"/>
          <w:bCs/>
          <w:sz w:val="28"/>
          <w:szCs w:val="28"/>
        </w:rPr>
        <w:t>2）</w:t>
      </w:r>
      <w:r>
        <w:rPr>
          <w:rFonts w:ascii="楷体" w:eastAsia="楷体" w:hAnsi="楷体"/>
          <w:sz w:val="28"/>
          <w:szCs w:val="28"/>
        </w:rPr>
        <w:t>光器件包括有源器件与无源器件，有源器件如调制器、放大器直接参与光电转换，无源器件如隔离器、透镜组则保障光路稳定性。</w:t>
      </w:r>
    </w:p>
    <w:p w14:paraId="31B18914" w14:textId="77777777" w:rsidR="00FC3E90" w:rsidRDefault="00000000">
      <w:pPr>
        <w:ind w:firstLineChars="200" w:firstLine="560"/>
        <w:rPr>
          <w:rFonts w:ascii="楷体" w:eastAsia="楷体" w:hAnsi="楷体" w:hint="eastAsia"/>
          <w:sz w:val="28"/>
          <w:szCs w:val="28"/>
        </w:rPr>
      </w:pPr>
      <w:r>
        <w:rPr>
          <w:rFonts w:ascii="楷体" w:eastAsia="楷体" w:hAnsi="楷体"/>
          <w:bCs/>
          <w:sz w:val="28"/>
          <w:szCs w:val="28"/>
        </w:rPr>
        <w:t>3）</w:t>
      </w:r>
      <w:r>
        <w:rPr>
          <w:rFonts w:ascii="楷体" w:eastAsia="楷体" w:hAnsi="楷体"/>
          <w:sz w:val="28"/>
          <w:szCs w:val="28"/>
        </w:rPr>
        <w:t>封装材料方面，散热基板、光学透镜、连接器及光纤阵列等部件影响光模块的耦合效率与长期可靠性。</w:t>
      </w:r>
    </w:p>
    <w:p w14:paraId="02E49006" w14:textId="77777777" w:rsidR="00FC3E90" w:rsidRDefault="00000000">
      <w:pPr>
        <w:ind w:firstLineChars="200" w:firstLine="560"/>
        <w:rPr>
          <w:rFonts w:ascii="楷体" w:eastAsia="楷体" w:hAnsi="楷体" w:hint="eastAsia"/>
          <w:sz w:val="28"/>
          <w:szCs w:val="28"/>
        </w:rPr>
      </w:pPr>
      <w:r>
        <w:rPr>
          <w:rFonts w:ascii="楷体" w:eastAsia="楷体" w:hAnsi="楷体"/>
          <w:bCs/>
          <w:sz w:val="28"/>
          <w:szCs w:val="28"/>
        </w:rPr>
        <w:t>4）</w:t>
      </w:r>
      <w:r>
        <w:rPr>
          <w:rFonts w:ascii="楷体" w:eastAsia="楷体" w:hAnsi="楷体"/>
          <w:sz w:val="28"/>
          <w:szCs w:val="28"/>
        </w:rPr>
        <w:t>生产设备环节，贴片机精度、耦合机对准能力以及老化测试设备决定了产品良率与交付一致性。</w:t>
      </w:r>
    </w:p>
    <w:p w14:paraId="1575DBCC" w14:textId="77777777" w:rsidR="00FC3E90" w:rsidRDefault="00000000">
      <w:pPr>
        <w:pStyle w:val="3"/>
        <w:rPr>
          <w:rFonts w:ascii="楷体" w:eastAsia="楷体" w:hAnsi="楷体" w:hint="eastAsia"/>
          <w:b/>
          <w:bCs/>
          <w:color w:val="auto"/>
          <w:sz w:val="30"/>
          <w:szCs w:val="30"/>
        </w:rPr>
      </w:pPr>
      <w:r>
        <w:rPr>
          <w:rFonts w:ascii="楷体" w:eastAsia="楷体" w:hAnsi="楷体" w:hint="eastAsia"/>
          <w:b/>
          <w:bCs/>
          <w:color w:val="auto"/>
          <w:sz w:val="30"/>
          <w:szCs w:val="30"/>
        </w:rPr>
        <w:t xml:space="preserve">3.2.2 </w:t>
      </w:r>
      <w:r>
        <w:rPr>
          <w:rFonts w:ascii="楷体" w:eastAsia="楷体" w:hAnsi="楷体"/>
          <w:b/>
          <w:bCs/>
          <w:color w:val="auto"/>
          <w:sz w:val="30"/>
          <w:szCs w:val="30"/>
        </w:rPr>
        <w:t>中游：光模块生产商</w:t>
      </w:r>
    </w:p>
    <w:p w14:paraId="657DDBA1" w14:textId="77777777" w:rsidR="00FC3E90" w:rsidRDefault="00000000">
      <w:pPr>
        <w:ind w:firstLineChars="200" w:firstLine="560"/>
        <w:rPr>
          <w:rFonts w:ascii="楷体" w:eastAsia="楷体" w:hAnsi="楷体" w:hint="eastAsia"/>
          <w:sz w:val="28"/>
          <w:szCs w:val="28"/>
        </w:rPr>
      </w:pPr>
      <w:r>
        <w:rPr>
          <w:rFonts w:ascii="楷体" w:eastAsia="楷体" w:hAnsi="楷体"/>
          <w:sz w:val="28"/>
          <w:szCs w:val="28"/>
        </w:rPr>
        <w:t>中游光模块制造属于资本与技术密集型环节，竞争格局呈现集中化特征：国际巨头如 Coherent（原 II-VI）在高端芯片与模块垂直整合方面占据先发优势；Cisco 依托网络设备平台优势加速光模块自研；Marvell 等电芯片厂商则通过 DSP 等核心芯片巩固在产业链中的关键地位。</w:t>
      </w:r>
      <w:r>
        <w:rPr>
          <w:rFonts w:ascii="楷体" w:eastAsia="楷体" w:hAnsi="楷体" w:hint="eastAsia"/>
          <w:sz w:val="28"/>
          <w:szCs w:val="28"/>
        </w:rPr>
        <w:t>国内以中际旭创和新易盛为主要，形成两强寡头格局。中际旭创深度绑定英伟达，谷歌，在国内实现800G/1.6T光模块的率先放量，硅光技术领衔。新易盛则是LPO技术引领者，800G/1.6T产能稳居第二；两强之外，也有如光迅科技，华工科技、亨通光电等尝试进行产业链垂直整合的厂商。</w:t>
      </w:r>
    </w:p>
    <w:p w14:paraId="285F9B03" w14:textId="77777777" w:rsidR="00FC3E90" w:rsidRDefault="00000000">
      <w:pPr>
        <w:pStyle w:val="3"/>
        <w:rPr>
          <w:rFonts w:ascii="楷体" w:eastAsia="楷体" w:hAnsi="楷体" w:hint="eastAsia"/>
          <w:b/>
          <w:color w:val="auto"/>
          <w:sz w:val="28"/>
          <w:szCs w:val="28"/>
        </w:rPr>
      </w:pPr>
      <w:r>
        <w:rPr>
          <w:rFonts w:ascii="楷体" w:eastAsia="楷体" w:hAnsi="楷体" w:hint="eastAsia"/>
          <w:b/>
          <w:bCs/>
          <w:color w:val="auto"/>
          <w:sz w:val="30"/>
          <w:szCs w:val="30"/>
        </w:rPr>
        <w:t xml:space="preserve">3.2.3 </w:t>
      </w:r>
      <w:r>
        <w:rPr>
          <w:rFonts w:ascii="楷体" w:eastAsia="楷体" w:hAnsi="楷体"/>
          <w:b/>
          <w:color w:val="auto"/>
          <w:sz w:val="28"/>
          <w:szCs w:val="28"/>
        </w:rPr>
        <w:t>下游：应用市场</w:t>
      </w:r>
    </w:p>
    <w:p w14:paraId="76CA8EAA" w14:textId="77777777" w:rsidR="00FC3E90" w:rsidRDefault="00000000">
      <w:pPr>
        <w:ind w:firstLineChars="200" w:firstLine="560"/>
        <w:rPr>
          <w:rFonts w:ascii="楷体" w:eastAsia="楷体" w:hAnsi="楷体" w:hint="eastAsia"/>
          <w:sz w:val="28"/>
          <w:szCs w:val="28"/>
        </w:rPr>
      </w:pPr>
      <w:r>
        <w:rPr>
          <w:rFonts w:ascii="楷体" w:eastAsia="楷体" w:hAnsi="楷体"/>
          <w:sz w:val="28"/>
          <w:szCs w:val="28"/>
        </w:rPr>
        <w:t>光模块下游市场需求与数据流量增长呈强正相关，当前核心驱</w:t>
      </w:r>
      <w:r>
        <w:rPr>
          <w:rFonts w:ascii="楷体" w:eastAsia="楷体" w:hAnsi="楷体"/>
          <w:sz w:val="28"/>
          <w:szCs w:val="28"/>
        </w:rPr>
        <w:lastRenderedPageBreak/>
        <w:t>动力来自两大板块：</w:t>
      </w:r>
    </w:p>
    <w:p w14:paraId="53D00206" w14:textId="77777777" w:rsidR="00FC3E90" w:rsidRDefault="00000000">
      <w:pPr>
        <w:ind w:firstLineChars="200" w:firstLine="560"/>
        <w:rPr>
          <w:rFonts w:ascii="楷体" w:eastAsia="楷体" w:hAnsi="楷体" w:hint="eastAsia"/>
          <w:sz w:val="28"/>
          <w:szCs w:val="28"/>
        </w:rPr>
      </w:pPr>
      <w:r>
        <w:rPr>
          <w:rFonts w:ascii="楷体" w:eastAsia="楷体" w:hAnsi="楷体"/>
          <w:bCs/>
          <w:sz w:val="28"/>
          <w:szCs w:val="28"/>
        </w:rPr>
        <w:t>1）</w:t>
      </w:r>
      <w:r>
        <w:rPr>
          <w:rFonts w:ascii="楷体" w:eastAsia="楷体" w:hAnsi="楷体"/>
          <w:bCs/>
          <w:sz w:val="28"/>
          <w:szCs w:val="28"/>
          <w:highlight w:val="yellow"/>
        </w:rPr>
        <w:t>数通市场</w:t>
      </w:r>
      <w:r>
        <w:rPr>
          <w:rFonts w:ascii="楷体" w:eastAsia="楷体" w:hAnsi="楷体"/>
          <w:sz w:val="28"/>
          <w:szCs w:val="28"/>
        </w:rPr>
        <w:t>是当前增速最快、空间最大的增量市场。数据中心内部叶脊架构升级拉动 800G/1.6T 光模块需求爆发，亚马逊 AWS、微软 Azure、谷歌云等云服务商资本开支直接决定采购节奏。AI 训练与推理负载推动数据中心内部互联带宽指数级增长，英伟达 GPU 集群对光互联带宽密度提出更高要求，云厂商亦加速自建智算中心。</w:t>
      </w:r>
    </w:p>
    <w:p w14:paraId="5E3E226C" w14:textId="77777777" w:rsidR="00FC3E90" w:rsidRDefault="00000000">
      <w:pPr>
        <w:ind w:firstLineChars="200" w:firstLine="560"/>
        <w:rPr>
          <w:rFonts w:ascii="楷体" w:eastAsia="楷体" w:hAnsi="楷体" w:hint="eastAsia"/>
          <w:sz w:val="28"/>
          <w:szCs w:val="28"/>
        </w:rPr>
      </w:pPr>
      <w:r>
        <w:rPr>
          <w:rFonts w:ascii="楷体" w:eastAsia="楷体" w:hAnsi="楷体"/>
          <w:bCs/>
          <w:sz w:val="28"/>
          <w:szCs w:val="28"/>
        </w:rPr>
        <w:t>2）电信市场</w:t>
      </w:r>
      <w:r>
        <w:rPr>
          <w:rFonts w:ascii="楷体" w:eastAsia="楷体" w:hAnsi="楷体"/>
          <w:sz w:val="28"/>
          <w:szCs w:val="28"/>
        </w:rPr>
        <w:t>则体现稳健性与长周期特性。海外 Verizon、AT&amp;T 等传统运营商固网扩容与 5G 部署维持光模块基本盘。电信市场产品速率迭代相对数通而言滞后，但对温度稳定性、传输距离及可靠性要求更为苛刻。</w:t>
      </w:r>
    </w:p>
    <w:p w14:paraId="04B110AE" w14:textId="77777777" w:rsidR="00FC3E90" w:rsidRDefault="00000000">
      <w:pPr>
        <w:pStyle w:val="2"/>
        <w:rPr>
          <w:rFonts w:ascii="楷体" w:eastAsia="楷体" w:hAnsi="楷体" w:hint="eastAsia"/>
          <w:b/>
          <w:color w:val="auto"/>
          <w:sz w:val="32"/>
        </w:rPr>
      </w:pPr>
      <w:r>
        <w:rPr>
          <w:rFonts w:ascii="楷体" w:eastAsia="楷体" w:hAnsi="楷体" w:hint="eastAsia"/>
          <w:b/>
          <w:bCs/>
          <w:color w:val="auto"/>
          <w:sz w:val="32"/>
          <w:szCs w:val="32"/>
        </w:rPr>
        <w:t>3.3 光模块</w:t>
      </w:r>
      <w:r>
        <w:rPr>
          <w:rFonts w:ascii="楷体" w:eastAsia="楷体" w:hAnsi="楷体" w:hint="eastAsia"/>
          <w:b/>
          <w:color w:val="auto"/>
          <w:sz w:val="32"/>
        </w:rPr>
        <w:t>需求侧</w:t>
      </w:r>
      <w:bookmarkEnd w:id="73"/>
      <w:bookmarkEnd w:id="74"/>
      <w:r>
        <w:rPr>
          <w:rFonts w:ascii="楷体" w:eastAsia="楷体" w:hAnsi="楷体" w:hint="eastAsia"/>
          <w:b/>
          <w:color w:val="auto"/>
          <w:sz w:val="32"/>
        </w:rPr>
        <w:t>：海外四云资本支出高企，需求强劲</w:t>
      </w:r>
    </w:p>
    <w:p w14:paraId="7CEF3744" w14:textId="77777777" w:rsidR="00FC3E90" w:rsidRDefault="00000000">
      <w:pPr>
        <w:jc w:val="center"/>
        <w:rPr>
          <w:rFonts w:ascii="楷体" w:eastAsia="楷体" w:hAnsi="楷体" w:hint="eastAsia"/>
          <w:szCs w:val="22"/>
        </w:rPr>
      </w:pPr>
      <w:r>
        <w:rPr>
          <w:rFonts w:ascii="楷体" w:eastAsia="楷体" w:hAnsi="楷体" w:hint="eastAsia"/>
          <w:szCs w:val="22"/>
        </w:rPr>
        <w:t>表：海外四大云厂资本开支及增速</w:t>
      </w:r>
    </w:p>
    <w:p w14:paraId="317DC22B" w14:textId="77777777" w:rsidR="00FC3E90" w:rsidRDefault="00000000">
      <w:pPr>
        <w:rPr>
          <w:rFonts w:ascii="楷体" w:eastAsia="楷体" w:hAnsi="楷体" w:hint="eastAsia"/>
          <w:szCs w:val="22"/>
        </w:rPr>
      </w:pPr>
      <w:r>
        <w:rPr>
          <w:rFonts w:ascii="楷体" w:eastAsia="楷体" w:hAnsi="楷体"/>
          <w:noProof/>
          <w:sz w:val="28"/>
          <w:szCs w:val="22"/>
        </w:rPr>
        <w:drawing>
          <wp:inline distT="0" distB="0" distL="0" distR="0" wp14:anchorId="70589019" wp14:editId="109CF09B">
            <wp:extent cx="5274310" cy="2690495"/>
            <wp:effectExtent l="0" t="0" r="2540" b="0"/>
            <wp:docPr id="1292081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81484" name="图片 1"/>
                    <pic:cNvPicPr>
                      <a:picLocks noChangeAspect="1"/>
                    </pic:cNvPicPr>
                  </pic:nvPicPr>
                  <pic:blipFill>
                    <a:blip r:embed="rId15"/>
                    <a:stretch>
                      <a:fillRect/>
                    </a:stretch>
                  </pic:blipFill>
                  <pic:spPr>
                    <a:xfrm>
                      <a:off x="0" y="0"/>
                      <a:ext cx="5274310" cy="2690495"/>
                    </a:xfrm>
                    <a:prstGeom prst="rect">
                      <a:avLst/>
                    </a:prstGeom>
                  </pic:spPr>
                </pic:pic>
              </a:graphicData>
            </a:graphic>
          </wp:inline>
        </w:drawing>
      </w:r>
    </w:p>
    <w:p w14:paraId="06AA3A5F" w14:textId="77777777" w:rsidR="00FC3E90" w:rsidRDefault="00000000">
      <w:pPr>
        <w:jc w:val="center"/>
        <w:rPr>
          <w:rFonts w:ascii="楷体" w:eastAsia="楷体" w:hAnsi="楷体" w:hint="eastAsia"/>
          <w:szCs w:val="22"/>
        </w:rPr>
      </w:pPr>
      <w:r>
        <w:rPr>
          <w:rFonts w:ascii="楷体" w:eastAsia="楷体" w:hAnsi="楷体" w:hint="eastAsia"/>
          <w:szCs w:val="22"/>
        </w:rPr>
        <w:t>表：海外四大云厂资本开支增速明细情况</w:t>
      </w:r>
    </w:p>
    <w:p w14:paraId="1FBA148B" w14:textId="77777777" w:rsidR="00FC3E90" w:rsidRDefault="00000000">
      <w:pPr>
        <w:rPr>
          <w:rFonts w:ascii="楷体" w:eastAsia="楷体" w:hAnsi="楷体" w:hint="eastAsia"/>
          <w:szCs w:val="22"/>
        </w:rPr>
      </w:pPr>
      <w:r>
        <w:rPr>
          <w:rFonts w:ascii="楷体" w:eastAsia="楷体" w:hAnsi="楷体"/>
          <w:noProof/>
          <w:sz w:val="28"/>
          <w:szCs w:val="22"/>
        </w:rPr>
        <w:lastRenderedPageBreak/>
        <w:drawing>
          <wp:inline distT="0" distB="0" distL="0" distR="0" wp14:anchorId="6FC71A2F" wp14:editId="44447FE6">
            <wp:extent cx="5274310" cy="982980"/>
            <wp:effectExtent l="0" t="0" r="2540" b="7620"/>
            <wp:docPr id="1934522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22237"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982980"/>
                    </a:xfrm>
                    <a:prstGeom prst="rect">
                      <a:avLst/>
                    </a:prstGeom>
                    <a:noFill/>
                    <a:ln>
                      <a:noFill/>
                    </a:ln>
                  </pic:spPr>
                </pic:pic>
              </a:graphicData>
            </a:graphic>
          </wp:inline>
        </w:drawing>
      </w:r>
    </w:p>
    <w:p w14:paraId="66FA95E7" w14:textId="77777777" w:rsidR="00FC3E90" w:rsidRDefault="00000000">
      <w:pPr>
        <w:rPr>
          <w:rFonts w:ascii="楷体" w:eastAsia="楷体" w:hAnsi="楷体" w:hint="eastAsia"/>
          <w:szCs w:val="22"/>
        </w:rPr>
      </w:pPr>
      <w:r>
        <w:rPr>
          <w:rFonts w:ascii="楷体" w:eastAsia="楷体" w:hAnsi="楷体" w:hint="eastAsia"/>
          <w:szCs w:val="22"/>
        </w:rPr>
        <w:t>数据来源：Wind，国泰海通证券</w:t>
      </w:r>
    </w:p>
    <w:p w14:paraId="6D71A694"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海外四大云厂的同比增速拐点发生在23Q4，环比增速拐点发生在23Q3。从历史上看，由于疫情原因，2022年市场经历了较大幅度的经济衰退，这让当时云市场的支出情况出现了一定迟滞和衰退。但是2023年初ChatGPT的出现扭转了这一格局，以微软为起始，四大云厂在2023年上半年改变了之前紧缩的战略开始逆势增加支出。质变点最终在2023Q3。可以说海外四云对于AI形成一致扩张预期，开启了新一轮AI基建投资竞赛。光模块作为数据通信的重要部件，在这一预期下，可以预见会受到下游庞大需求的强力拉动。</w:t>
      </w:r>
    </w:p>
    <w:p w14:paraId="3C107440" w14:textId="77777777" w:rsidR="00FC3E90" w:rsidRDefault="00000000">
      <w:pPr>
        <w:jc w:val="center"/>
        <w:rPr>
          <w:rFonts w:ascii="楷体" w:eastAsia="楷体" w:hAnsi="楷体" w:hint="eastAsia"/>
          <w:sz w:val="16"/>
          <w:szCs w:val="16"/>
        </w:rPr>
      </w:pPr>
      <w:r>
        <w:rPr>
          <w:rFonts w:ascii="楷体" w:eastAsia="楷体" w:hAnsi="楷体" w:hint="eastAsia"/>
          <w:sz w:val="21"/>
          <w:szCs w:val="16"/>
        </w:rPr>
        <w:t>表：海外四大云厂2025-2026年资本开支及增长率</w:t>
      </w:r>
    </w:p>
    <w:tbl>
      <w:tblPr>
        <w:tblStyle w:val="af1"/>
        <w:tblW w:w="8931" w:type="dxa"/>
        <w:tblInd w:w="-5" w:type="dxa"/>
        <w:tblLook w:val="04A0" w:firstRow="1" w:lastRow="0" w:firstColumn="1" w:lastColumn="0" w:noHBand="0" w:noVBand="1"/>
      </w:tblPr>
      <w:tblGrid>
        <w:gridCol w:w="1135"/>
        <w:gridCol w:w="1275"/>
        <w:gridCol w:w="1701"/>
        <w:gridCol w:w="1702"/>
        <w:gridCol w:w="1842"/>
        <w:gridCol w:w="1276"/>
      </w:tblGrid>
      <w:tr w:rsidR="00FC3E90" w14:paraId="5E3D4DAB" w14:textId="77777777">
        <w:tc>
          <w:tcPr>
            <w:tcW w:w="1135" w:type="dxa"/>
          </w:tcPr>
          <w:p w14:paraId="5E489816"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四大云商</w:t>
            </w:r>
          </w:p>
        </w:tc>
        <w:tc>
          <w:tcPr>
            <w:tcW w:w="1275" w:type="dxa"/>
          </w:tcPr>
          <w:p w14:paraId="21FF5FDB"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2025Capex（亿美元）</w:t>
            </w:r>
          </w:p>
        </w:tc>
        <w:tc>
          <w:tcPr>
            <w:tcW w:w="1701" w:type="dxa"/>
          </w:tcPr>
          <w:p w14:paraId="5D0D228F"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2026CapexE乐观估计（亿美元）</w:t>
            </w:r>
          </w:p>
        </w:tc>
        <w:tc>
          <w:tcPr>
            <w:tcW w:w="1702" w:type="dxa"/>
          </w:tcPr>
          <w:p w14:paraId="5BF3A529"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YOY</w:t>
            </w:r>
          </w:p>
        </w:tc>
        <w:tc>
          <w:tcPr>
            <w:tcW w:w="1842" w:type="dxa"/>
          </w:tcPr>
          <w:p w14:paraId="2D13EE3D"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2026CapexE中性估计（亿美元）</w:t>
            </w:r>
          </w:p>
        </w:tc>
        <w:tc>
          <w:tcPr>
            <w:tcW w:w="1276" w:type="dxa"/>
          </w:tcPr>
          <w:p w14:paraId="70A7538D"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YOY</w:t>
            </w:r>
          </w:p>
        </w:tc>
      </w:tr>
      <w:tr w:rsidR="00FC3E90" w14:paraId="2B2ECA1F" w14:textId="77777777">
        <w:tc>
          <w:tcPr>
            <w:tcW w:w="1135" w:type="dxa"/>
          </w:tcPr>
          <w:p w14:paraId="70D9864A"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谷歌</w:t>
            </w:r>
          </w:p>
        </w:tc>
        <w:tc>
          <w:tcPr>
            <w:tcW w:w="1275" w:type="dxa"/>
          </w:tcPr>
          <w:p w14:paraId="6401B7AC"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914</w:t>
            </w:r>
          </w:p>
        </w:tc>
        <w:tc>
          <w:tcPr>
            <w:tcW w:w="1701" w:type="dxa"/>
          </w:tcPr>
          <w:p w14:paraId="30F025D1"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1800-1900</w:t>
            </w:r>
          </w:p>
        </w:tc>
        <w:tc>
          <w:tcPr>
            <w:tcW w:w="1702" w:type="dxa"/>
          </w:tcPr>
          <w:p w14:paraId="07E77EB9"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91.5%-102.4%</w:t>
            </w:r>
          </w:p>
        </w:tc>
        <w:tc>
          <w:tcPr>
            <w:tcW w:w="1842" w:type="dxa"/>
            <w:vAlign w:val="center"/>
          </w:tcPr>
          <w:p w14:paraId="56F530BC"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1279.6</w:t>
            </w:r>
          </w:p>
        </w:tc>
        <w:tc>
          <w:tcPr>
            <w:tcW w:w="1276" w:type="dxa"/>
          </w:tcPr>
          <w:p w14:paraId="175B789D"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40%</w:t>
            </w:r>
          </w:p>
        </w:tc>
      </w:tr>
      <w:tr w:rsidR="00FC3E90" w14:paraId="2BA8A1A8" w14:textId="77777777">
        <w:tc>
          <w:tcPr>
            <w:tcW w:w="1135" w:type="dxa"/>
          </w:tcPr>
          <w:p w14:paraId="3D0CCBBF"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亚马逊</w:t>
            </w:r>
          </w:p>
        </w:tc>
        <w:tc>
          <w:tcPr>
            <w:tcW w:w="1275" w:type="dxa"/>
          </w:tcPr>
          <w:p w14:paraId="2EF138FA"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1318</w:t>
            </w:r>
          </w:p>
        </w:tc>
        <w:tc>
          <w:tcPr>
            <w:tcW w:w="1701" w:type="dxa"/>
          </w:tcPr>
          <w:p w14:paraId="77239972"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2000</w:t>
            </w:r>
          </w:p>
        </w:tc>
        <w:tc>
          <w:tcPr>
            <w:tcW w:w="1702" w:type="dxa"/>
          </w:tcPr>
          <w:p w14:paraId="2BC2A752"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51.7%</w:t>
            </w:r>
          </w:p>
        </w:tc>
        <w:tc>
          <w:tcPr>
            <w:tcW w:w="1842" w:type="dxa"/>
            <w:vAlign w:val="center"/>
          </w:tcPr>
          <w:p w14:paraId="6599C6D5"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1845.2</w:t>
            </w:r>
          </w:p>
        </w:tc>
        <w:tc>
          <w:tcPr>
            <w:tcW w:w="1276" w:type="dxa"/>
          </w:tcPr>
          <w:p w14:paraId="576DD59C"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40%</w:t>
            </w:r>
          </w:p>
        </w:tc>
      </w:tr>
      <w:tr w:rsidR="00FC3E90" w14:paraId="79B80238" w14:textId="77777777">
        <w:tc>
          <w:tcPr>
            <w:tcW w:w="1135" w:type="dxa"/>
          </w:tcPr>
          <w:p w14:paraId="7F4E77A7"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微软</w:t>
            </w:r>
          </w:p>
        </w:tc>
        <w:tc>
          <w:tcPr>
            <w:tcW w:w="1275" w:type="dxa"/>
          </w:tcPr>
          <w:p w14:paraId="005148C5"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842</w:t>
            </w:r>
          </w:p>
        </w:tc>
        <w:tc>
          <w:tcPr>
            <w:tcW w:w="1701" w:type="dxa"/>
          </w:tcPr>
          <w:p w14:paraId="49614DDC"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1500-1650</w:t>
            </w:r>
          </w:p>
        </w:tc>
        <w:tc>
          <w:tcPr>
            <w:tcW w:w="1702" w:type="dxa"/>
          </w:tcPr>
          <w:p w14:paraId="34F4D5C7"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78.1%-95.9%</w:t>
            </w:r>
          </w:p>
        </w:tc>
        <w:tc>
          <w:tcPr>
            <w:tcW w:w="1842" w:type="dxa"/>
            <w:vAlign w:val="center"/>
          </w:tcPr>
          <w:p w14:paraId="2FBA07E3"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1178.8</w:t>
            </w:r>
          </w:p>
        </w:tc>
        <w:tc>
          <w:tcPr>
            <w:tcW w:w="1276" w:type="dxa"/>
          </w:tcPr>
          <w:p w14:paraId="0ECD6C14"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40%</w:t>
            </w:r>
          </w:p>
        </w:tc>
      </w:tr>
      <w:tr w:rsidR="00FC3E90" w14:paraId="20B1F4B4" w14:textId="77777777">
        <w:tc>
          <w:tcPr>
            <w:tcW w:w="1135" w:type="dxa"/>
          </w:tcPr>
          <w:p w14:paraId="233A1F13"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Meta</w:t>
            </w:r>
          </w:p>
        </w:tc>
        <w:tc>
          <w:tcPr>
            <w:tcW w:w="1275" w:type="dxa"/>
          </w:tcPr>
          <w:p w14:paraId="07C6D1C8"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722</w:t>
            </w:r>
          </w:p>
        </w:tc>
        <w:tc>
          <w:tcPr>
            <w:tcW w:w="1701" w:type="dxa"/>
          </w:tcPr>
          <w:p w14:paraId="716A89C5"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1150-1350</w:t>
            </w:r>
          </w:p>
        </w:tc>
        <w:tc>
          <w:tcPr>
            <w:tcW w:w="1702" w:type="dxa"/>
          </w:tcPr>
          <w:p w14:paraId="1F34398A"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59.2%-86.9%</w:t>
            </w:r>
          </w:p>
        </w:tc>
        <w:tc>
          <w:tcPr>
            <w:tcW w:w="1842" w:type="dxa"/>
            <w:vAlign w:val="center"/>
          </w:tcPr>
          <w:p w14:paraId="3190170F"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1010.8</w:t>
            </w:r>
          </w:p>
        </w:tc>
        <w:tc>
          <w:tcPr>
            <w:tcW w:w="1276" w:type="dxa"/>
          </w:tcPr>
          <w:p w14:paraId="7FD16F90"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40%</w:t>
            </w:r>
          </w:p>
        </w:tc>
      </w:tr>
      <w:tr w:rsidR="00FC3E90" w14:paraId="6E21DA21" w14:textId="77777777">
        <w:tc>
          <w:tcPr>
            <w:tcW w:w="1135" w:type="dxa"/>
          </w:tcPr>
          <w:p w14:paraId="66056DF0"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合计</w:t>
            </w:r>
          </w:p>
        </w:tc>
        <w:tc>
          <w:tcPr>
            <w:tcW w:w="1275" w:type="dxa"/>
          </w:tcPr>
          <w:p w14:paraId="79577423"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3796</w:t>
            </w:r>
          </w:p>
        </w:tc>
        <w:tc>
          <w:tcPr>
            <w:tcW w:w="1701" w:type="dxa"/>
          </w:tcPr>
          <w:p w14:paraId="2B0F6EC2"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6550-6900</w:t>
            </w:r>
          </w:p>
        </w:tc>
        <w:tc>
          <w:tcPr>
            <w:tcW w:w="1702" w:type="dxa"/>
          </w:tcPr>
          <w:p w14:paraId="0A18CEB0"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68.6%-80.5%</w:t>
            </w:r>
          </w:p>
        </w:tc>
        <w:tc>
          <w:tcPr>
            <w:tcW w:w="1842" w:type="dxa"/>
          </w:tcPr>
          <w:p w14:paraId="74BDF0FA"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5314</w:t>
            </w:r>
          </w:p>
        </w:tc>
        <w:tc>
          <w:tcPr>
            <w:tcW w:w="1276" w:type="dxa"/>
          </w:tcPr>
          <w:p w14:paraId="35D2AC1E"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40%</w:t>
            </w:r>
          </w:p>
        </w:tc>
      </w:tr>
    </w:tbl>
    <w:p w14:paraId="682A6B01" w14:textId="77777777" w:rsidR="00FC3E90" w:rsidRDefault="00000000">
      <w:pPr>
        <w:ind w:firstLineChars="200" w:firstLine="420"/>
        <w:rPr>
          <w:rFonts w:ascii="楷体" w:eastAsia="楷体" w:hAnsi="楷体" w:hint="eastAsia"/>
          <w:sz w:val="21"/>
          <w:szCs w:val="16"/>
        </w:rPr>
      </w:pPr>
      <w:r>
        <w:rPr>
          <w:rFonts w:ascii="楷体" w:eastAsia="楷体" w:hAnsi="楷体" w:hint="eastAsia"/>
          <w:sz w:val="21"/>
          <w:szCs w:val="16"/>
        </w:rPr>
        <w:t>数据来源：长江证券，银河证券引TrendForce</w:t>
      </w:r>
    </w:p>
    <w:p w14:paraId="41D1F788" w14:textId="77777777" w:rsidR="00FC3E90" w:rsidRDefault="00000000">
      <w:pPr>
        <w:ind w:firstLineChars="200" w:firstLine="420"/>
        <w:jc w:val="center"/>
        <w:rPr>
          <w:rFonts w:ascii="楷体" w:eastAsia="楷体" w:hAnsi="楷体" w:hint="eastAsia"/>
          <w:sz w:val="21"/>
          <w:szCs w:val="16"/>
        </w:rPr>
      </w:pPr>
      <w:r>
        <w:rPr>
          <w:rFonts w:ascii="楷体" w:eastAsia="楷体" w:hAnsi="楷体" w:hint="eastAsia"/>
          <w:sz w:val="21"/>
          <w:szCs w:val="16"/>
        </w:rPr>
        <w:lastRenderedPageBreak/>
        <w:t>表：</w:t>
      </w:r>
      <w:r>
        <w:rPr>
          <w:rFonts w:ascii="楷体" w:eastAsia="楷体" w:hAnsi="楷体" w:hint="eastAsia"/>
          <w:noProof/>
          <w:sz w:val="21"/>
          <w:szCs w:val="16"/>
        </w:rPr>
        <w:drawing>
          <wp:anchor distT="0" distB="0" distL="114300" distR="114300" simplePos="0" relativeHeight="251659264" behindDoc="0" locked="0" layoutInCell="1" allowOverlap="1" wp14:anchorId="12EB7A17" wp14:editId="6EB78E88">
            <wp:simplePos x="0" y="0"/>
            <wp:positionH relativeFrom="column">
              <wp:posOffset>-198120</wp:posOffset>
            </wp:positionH>
            <wp:positionV relativeFrom="paragraph">
              <wp:posOffset>287655</wp:posOffset>
            </wp:positionV>
            <wp:extent cx="5715000" cy="2962275"/>
            <wp:effectExtent l="0" t="0" r="0" b="9525"/>
            <wp:wrapSquare wrapText="bothSides"/>
            <wp:docPr id="742113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13567"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15000" cy="2962275"/>
                    </a:xfrm>
                    <a:prstGeom prst="rect">
                      <a:avLst/>
                    </a:prstGeom>
                    <a:noFill/>
                  </pic:spPr>
                </pic:pic>
              </a:graphicData>
            </a:graphic>
          </wp:anchor>
        </w:drawing>
      </w:r>
      <w:r>
        <w:rPr>
          <w:rFonts w:ascii="楷体" w:eastAsia="楷体" w:hAnsi="楷体" w:hint="eastAsia"/>
          <w:sz w:val="21"/>
          <w:szCs w:val="16"/>
        </w:rPr>
        <w:t>2023-2025年全球九大云服务商Capex纪录及2026预期（十亿美元）</w:t>
      </w:r>
    </w:p>
    <w:p w14:paraId="1D09D4B1" w14:textId="78972A59" w:rsidR="00FC3E90" w:rsidRPr="00255C22" w:rsidRDefault="00000000">
      <w:pPr>
        <w:rPr>
          <w:rFonts w:ascii="楷体" w:eastAsia="楷体" w:hAnsi="楷体" w:hint="eastAsia"/>
          <w:sz w:val="21"/>
          <w:szCs w:val="16"/>
        </w:rPr>
      </w:pPr>
      <w:r>
        <w:rPr>
          <w:rFonts w:ascii="楷体" w:eastAsia="楷体" w:hAnsi="楷体" w:hint="eastAsia"/>
          <w:sz w:val="21"/>
          <w:szCs w:val="16"/>
        </w:rPr>
        <w:t>数据来源：</w:t>
      </w:r>
      <w:r w:rsidR="00255C22">
        <w:rPr>
          <w:rFonts w:ascii="楷体" w:eastAsia="楷体" w:hAnsi="楷体" w:hint="eastAsia"/>
          <w:sz w:val="21"/>
          <w:szCs w:val="16"/>
        </w:rPr>
        <w:t>T</w:t>
      </w:r>
      <w:r>
        <w:rPr>
          <w:rFonts w:ascii="楷体" w:eastAsia="楷体" w:hAnsi="楷体" w:hint="eastAsia"/>
          <w:sz w:val="21"/>
          <w:szCs w:val="16"/>
        </w:rPr>
        <w:t>rend</w:t>
      </w:r>
      <w:r w:rsidR="00255C22">
        <w:rPr>
          <w:rFonts w:ascii="楷体" w:eastAsia="楷体" w:hAnsi="楷体" w:hint="eastAsia"/>
          <w:sz w:val="21"/>
          <w:szCs w:val="16"/>
        </w:rPr>
        <w:t>F</w:t>
      </w:r>
      <w:r>
        <w:rPr>
          <w:rFonts w:ascii="楷体" w:eastAsia="楷体" w:hAnsi="楷体" w:hint="eastAsia"/>
          <w:sz w:val="21"/>
          <w:szCs w:val="16"/>
        </w:rPr>
        <w:t>orce</w:t>
      </w:r>
    </w:p>
    <w:p w14:paraId="3644E68C" w14:textId="77777777" w:rsidR="00FC3E90" w:rsidRDefault="00000000">
      <w:pPr>
        <w:ind w:firstLineChars="200" w:firstLine="420"/>
        <w:jc w:val="center"/>
        <w:rPr>
          <w:rFonts w:ascii="楷体" w:eastAsia="楷体" w:hAnsi="楷体" w:hint="eastAsia"/>
          <w:sz w:val="16"/>
          <w:szCs w:val="16"/>
        </w:rPr>
      </w:pPr>
      <w:r>
        <w:rPr>
          <w:rFonts w:ascii="楷体" w:eastAsia="楷体" w:hAnsi="楷体" w:hint="eastAsia"/>
          <w:sz w:val="21"/>
          <w:szCs w:val="16"/>
        </w:rPr>
        <w:t>表：2026年海外九云预计光通信投入测算（需求法测算 单位 亿美元）</w:t>
      </w:r>
    </w:p>
    <w:tbl>
      <w:tblPr>
        <w:tblW w:w="8359" w:type="dxa"/>
        <w:tblLook w:val="04A0" w:firstRow="1" w:lastRow="0" w:firstColumn="1" w:lastColumn="0" w:noHBand="0" w:noVBand="1"/>
      </w:tblPr>
      <w:tblGrid>
        <w:gridCol w:w="2263"/>
        <w:gridCol w:w="1134"/>
        <w:gridCol w:w="1134"/>
        <w:gridCol w:w="1134"/>
        <w:gridCol w:w="993"/>
        <w:gridCol w:w="850"/>
        <w:gridCol w:w="851"/>
      </w:tblGrid>
      <w:tr w:rsidR="00FC3E90" w14:paraId="20516295" w14:textId="77777777">
        <w:trPr>
          <w:trHeight w:val="285"/>
        </w:trPr>
        <w:tc>
          <w:tcPr>
            <w:tcW w:w="2263" w:type="dxa"/>
            <w:tcBorders>
              <w:top w:val="single" w:sz="4" w:space="0" w:color="auto"/>
              <w:left w:val="single" w:sz="4" w:space="0" w:color="auto"/>
              <w:bottom w:val="single" w:sz="4" w:space="0" w:color="auto"/>
              <w:right w:val="single" w:sz="4" w:space="0" w:color="auto"/>
            </w:tcBorders>
            <w:noWrap/>
            <w:vAlign w:val="bottom"/>
          </w:tcPr>
          <w:p w14:paraId="4D53D7A5"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 xml:space="preserve">　</w:t>
            </w:r>
          </w:p>
        </w:tc>
        <w:tc>
          <w:tcPr>
            <w:tcW w:w="1134" w:type="dxa"/>
            <w:tcBorders>
              <w:top w:val="single" w:sz="4" w:space="0" w:color="auto"/>
              <w:left w:val="nil"/>
              <w:bottom w:val="single" w:sz="4" w:space="0" w:color="auto"/>
              <w:right w:val="single" w:sz="4" w:space="0" w:color="auto"/>
            </w:tcBorders>
            <w:noWrap/>
            <w:vAlign w:val="bottom"/>
          </w:tcPr>
          <w:p w14:paraId="2484B30E"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谷歌</w:t>
            </w:r>
          </w:p>
        </w:tc>
        <w:tc>
          <w:tcPr>
            <w:tcW w:w="1134" w:type="dxa"/>
            <w:tcBorders>
              <w:top w:val="single" w:sz="4" w:space="0" w:color="auto"/>
              <w:left w:val="nil"/>
              <w:bottom w:val="single" w:sz="4" w:space="0" w:color="auto"/>
              <w:right w:val="single" w:sz="4" w:space="0" w:color="auto"/>
            </w:tcBorders>
            <w:noWrap/>
            <w:vAlign w:val="bottom"/>
          </w:tcPr>
          <w:p w14:paraId="11D5D8F6"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亚马逊</w:t>
            </w:r>
          </w:p>
        </w:tc>
        <w:tc>
          <w:tcPr>
            <w:tcW w:w="1134" w:type="dxa"/>
            <w:tcBorders>
              <w:top w:val="single" w:sz="4" w:space="0" w:color="auto"/>
              <w:left w:val="nil"/>
              <w:bottom w:val="single" w:sz="4" w:space="0" w:color="auto"/>
              <w:right w:val="single" w:sz="4" w:space="0" w:color="auto"/>
            </w:tcBorders>
            <w:noWrap/>
            <w:vAlign w:val="bottom"/>
          </w:tcPr>
          <w:p w14:paraId="53F103AC"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微软</w:t>
            </w:r>
          </w:p>
        </w:tc>
        <w:tc>
          <w:tcPr>
            <w:tcW w:w="993" w:type="dxa"/>
            <w:tcBorders>
              <w:top w:val="single" w:sz="4" w:space="0" w:color="auto"/>
              <w:left w:val="nil"/>
              <w:bottom w:val="single" w:sz="4" w:space="0" w:color="auto"/>
              <w:right w:val="single" w:sz="4" w:space="0" w:color="auto"/>
            </w:tcBorders>
            <w:noWrap/>
            <w:vAlign w:val="bottom"/>
          </w:tcPr>
          <w:p w14:paraId="6026C110"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meta</w:t>
            </w:r>
          </w:p>
        </w:tc>
        <w:tc>
          <w:tcPr>
            <w:tcW w:w="850" w:type="dxa"/>
            <w:tcBorders>
              <w:top w:val="single" w:sz="4" w:space="0" w:color="auto"/>
              <w:left w:val="nil"/>
              <w:bottom w:val="single" w:sz="4" w:space="0" w:color="auto"/>
              <w:right w:val="single" w:sz="4" w:space="0" w:color="auto"/>
            </w:tcBorders>
            <w:noWrap/>
            <w:vAlign w:val="bottom"/>
          </w:tcPr>
          <w:p w14:paraId="49C96C03"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其他</w:t>
            </w:r>
          </w:p>
        </w:tc>
        <w:tc>
          <w:tcPr>
            <w:tcW w:w="851" w:type="dxa"/>
            <w:tcBorders>
              <w:top w:val="single" w:sz="4" w:space="0" w:color="auto"/>
              <w:left w:val="nil"/>
              <w:bottom w:val="single" w:sz="4" w:space="0" w:color="auto"/>
              <w:right w:val="single" w:sz="4" w:space="0" w:color="auto"/>
            </w:tcBorders>
            <w:noWrap/>
            <w:vAlign w:val="bottom"/>
          </w:tcPr>
          <w:p w14:paraId="4F4189D4"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总计</w:t>
            </w:r>
          </w:p>
        </w:tc>
      </w:tr>
      <w:tr w:rsidR="00FC3E90" w14:paraId="0B731698" w14:textId="77777777">
        <w:trPr>
          <w:trHeight w:val="285"/>
        </w:trPr>
        <w:tc>
          <w:tcPr>
            <w:tcW w:w="2263" w:type="dxa"/>
            <w:tcBorders>
              <w:top w:val="nil"/>
              <w:left w:val="single" w:sz="4" w:space="0" w:color="auto"/>
              <w:bottom w:val="single" w:sz="4" w:space="0" w:color="auto"/>
              <w:right w:val="single" w:sz="4" w:space="0" w:color="auto"/>
            </w:tcBorders>
            <w:noWrap/>
            <w:vAlign w:val="bottom"/>
          </w:tcPr>
          <w:p w14:paraId="6D3FBC6D"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总资本开支</w:t>
            </w:r>
          </w:p>
        </w:tc>
        <w:tc>
          <w:tcPr>
            <w:tcW w:w="1134" w:type="dxa"/>
            <w:tcBorders>
              <w:top w:val="nil"/>
              <w:left w:val="nil"/>
              <w:bottom w:val="single" w:sz="4" w:space="0" w:color="auto"/>
              <w:right w:val="single" w:sz="4" w:space="0" w:color="auto"/>
            </w:tcBorders>
            <w:noWrap/>
            <w:vAlign w:val="bottom"/>
          </w:tcPr>
          <w:p w14:paraId="412C9AAF"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2000</w:t>
            </w:r>
          </w:p>
        </w:tc>
        <w:tc>
          <w:tcPr>
            <w:tcW w:w="1134" w:type="dxa"/>
            <w:tcBorders>
              <w:top w:val="nil"/>
              <w:left w:val="nil"/>
              <w:bottom w:val="single" w:sz="4" w:space="0" w:color="auto"/>
              <w:right w:val="single" w:sz="4" w:space="0" w:color="auto"/>
            </w:tcBorders>
            <w:noWrap/>
            <w:vAlign w:val="bottom"/>
          </w:tcPr>
          <w:p w14:paraId="6736F36E"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2000</w:t>
            </w:r>
          </w:p>
        </w:tc>
        <w:tc>
          <w:tcPr>
            <w:tcW w:w="1134" w:type="dxa"/>
            <w:tcBorders>
              <w:top w:val="nil"/>
              <w:left w:val="nil"/>
              <w:bottom w:val="single" w:sz="4" w:space="0" w:color="auto"/>
              <w:right w:val="single" w:sz="4" w:space="0" w:color="auto"/>
            </w:tcBorders>
            <w:noWrap/>
            <w:vAlign w:val="bottom"/>
          </w:tcPr>
          <w:p w14:paraId="4225A438"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1650</w:t>
            </w:r>
          </w:p>
        </w:tc>
        <w:tc>
          <w:tcPr>
            <w:tcW w:w="993" w:type="dxa"/>
            <w:tcBorders>
              <w:top w:val="nil"/>
              <w:left w:val="nil"/>
              <w:bottom w:val="single" w:sz="4" w:space="0" w:color="auto"/>
              <w:right w:val="single" w:sz="4" w:space="0" w:color="auto"/>
            </w:tcBorders>
            <w:noWrap/>
            <w:vAlign w:val="bottom"/>
          </w:tcPr>
          <w:p w14:paraId="3919C958"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1350</w:t>
            </w:r>
          </w:p>
        </w:tc>
        <w:tc>
          <w:tcPr>
            <w:tcW w:w="850" w:type="dxa"/>
            <w:tcBorders>
              <w:top w:val="nil"/>
              <w:left w:val="nil"/>
              <w:bottom w:val="single" w:sz="4" w:space="0" w:color="auto"/>
              <w:right w:val="single" w:sz="4" w:space="0" w:color="auto"/>
            </w:tcBorders>
            <w:noWrap/>
            <w:vAlign w:val="bottom"/>
          </w:tcPr>
          <w:p w14:paraId="2D4DF602"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1300</w:t>
            </w:r>
          </w:p>
        </w:tc>
        <w:tc>
          <w:tcPr>
            <w:tcW w:w="851" w:type="dxa"/>
            <w:tcBorders>
              <w:top w:val="nil"/>
              <w:left w:val="nil"/>
              <w:bottom w:val="single" w:sz="4" w:space="0" w:color="auto"/>
              <w:right w:val="single" w:sz="4" w:space="0" w:color="auto"/>
            </w:tcBorders>
            <w:noWrap/>
            <w:vAlign w:val="bottom"/>
          </w:tcPr>
          <w:p w14:paraId="22E377AE"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8300</w:t>
            </w:r>
          </w:p>
        </w:tc>
      </w:tr>
      <w:tr w:rsidR="00FC3E90" w14:paraId="1E39C5C9" w14:textId="77777777">
        <w:trPr>
          <w:trHeight w:val="285"/>
        </w:trPr>
        <w:tc>
          <w:tcPr>
            <w:tcW w:w="2263" w:type="dxa"/>
            <w:tcBorders>
              <w:top w:val="nil"/>
              <w:left w:val="single" w:sz="4" w:space="0" w:color="auto"/>
              <w:bottom w:val="single" w:sz="4" w:space="0" w:color="auto"/>
              <w:right w:val="single" w:sz="4" w:space="0" w:color="auto"/>
            </w:tcBorders>
            <w:noWrap/>
            <w:vAlign w:val="bottom"/>
          </w:tcPr>
          <w:p w14:paraId="59368A87"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AI设备对Capex占比系数</w:t>
            </w:r>
          </w:p>
        </w:tc>
        <w:tc>
          <w:tcPr>
            <w:tcW w:w="1134" w:type="dxa"/>
            <w:tcBorders>
              <w:top w:val="nil"/>
              <w:left w:val="nil"/>
              <w:bottom w:val="single" w:sz="4" w:space="0" w:color="auto"/>
              <w:right w:val="single" w:sz="4" w:space="0" w:color="auto"/>
            </w:tcBorders>
            <w:noWrap/>
            <w:vAlign w:val="bottom"/>
          </w:tcPr>
          <w:p w14:paraId="1C6D378F"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72.5%</w:t>
            </w:r>
          </w:p>
        </w:tc>
        <w:tc>
          <w:tcPr>
            <w:tcW w:w="1134" w:type="dxa"/>
            <w:tcBorders>
              <w:top w:val="nil"/>
              <w:left w:val="nil"/>
              <w:bottom w:val="single" w:sz="4" w:space="0" w:color="auto"/>
              <w:right w:val="single" w:sz="4" w:space="0" w:color="auto"/>
            </w:tcBorders>
            <w:noWrap/>
            <w:vAlign w:val="bottom"/>
          </w:tcPr>
          <w:p w14:paraId="24F92C9D"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72.5%</w:t>
            </w:r>
          </w:p>
        </w:tc>
        <w:tc>
          <w:tcPr>
            <w:tcW w:w="1134" w:type="dxa"/>
            <w:tcBorders>
              <w:top w:val="nil"/>
              <w:left w:val="nil"/>
              <w:bottom w:val="single" w:sz="4" w:space="0" w:color="auto"/>
              <w:right w:val="single" w:sz="4" w:space="0" w:color="auto"/>
            </w:tcBorders>
            <w:noWrap/>
            <w:vAlign w:val="bottom"/>
          </w:tcPr>
          <w:p w14:paraId="06313757"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72.5%</w:t>
            </w:r>
          </w:p>
        </w:tc>
        <w:tc>
          <w:tcPr>
            <w:tcW w:w="993" w:type="dxa"/>
            <w:tcBorders>
              <w:top w:val="nil"/>
              <w:left w:val="nil"/>
              <w:bottom w:val="single" w:sz="4" w:space="0" w:color="auto"/>
              <w:right w:val="single" w:sz="4" w:space="0" w:color="auto"/>
            </w:tcBorders>
            <w:noWrap/>
            <w:vAlign w:val="bottom"/>
          </w:tcPr>
          <w:p w14:paraId="2924AFD7"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72.5%</w:t>
            </w:r>
          </w:p>
        </w:tc>
        <w:tc>
          <w:tcPr>
            <w:tcW w:w="850" w:type="dxa"/>
            <w:tcBorders>
              <w:top w:val="nil"/>
              <w:left w:val="nil"/>
              <w:bottom w:val="single" w:sz="4" w:space="0" w:color="auto"/>
              <w:right w:val="single" w:sz="4" w:space="0" w:color="auto"/>
            </w:tcBorders>
            <w:noWrap/>
            <w:vAlign w:val="bottom"/>
          </w:tcPr>
          <w:p w14:paraId="7F7A9D86"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72.5%</w:t>
            </w:r>
          </w:p>
        </w:tc>
        <w:tc>
          <w:tcPr>
            <w:tcW w:w="851" w:type="dxa"/>
            <w:tcBorders>
              <w:top w:val="nil"/>
              <w:left w:val="nil"/>
              <w:bottom w:val="single" w:sz="4" w:space="0" w:color="auto"/>
              <w:right w:val="single" w:sz="4" w:space="0" w:color="auto"/>
            </w:tcBorders>
            <w:noWrap/>
            <w:vAlign w:val="bottom"/>
          </w:tcPr>
          <w:p w14:paraId="1DFA1664"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72.5%</w:t>
            </w:r>
          </w:p>
        </w:tc>
      </w:tr>
      <w:tr w:rsidR="00FC3E90" w14:paraId="6DB42248" w14:textId="77777777">
        <w:trPr>
          <w:trHeight w:val="285"/>
        </w:trPr>
        <w:tc>
          <w:tcPr>
            <w:tcW w:w="2263" w:type="dxa"/>
            <w:tcBorders>
              <w:top w:val="nil"/>
              <w:left w:val="single" w:sz="4" w:space="0" w:color="auto"/>
              <w:bottom w:val="single" w:sz="4" w:space="0" w:color="auto"/>
              <w:right w:val="single" w:sz="4" w:space="0" w:color="auto"/>
            </w:tcBorders>
            <w:noWrap/>
            <w:vAlign w:val="bottom"/>
          </w:tcPr>
          <w:p w14:paraId="29656020"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投向AI</w:t>
            </w:r>
            <w:r>
              <w:rPr>
                <w:rFonts w:ascii="楷体" w:eastAsia="楷体" w:hAnsi="楷体" w:cs="宋体" w:hint="eastAsia"/>
                <w:kern w:val="0"/>
                <w:sz w:val="21"/>
                <w:szCs w:val="21"/>
                <w14:ligatures w14:val="none"/>
              </w:rPr>
              <w:t>设备的支出</w:t>
            </w:r>
            <w:r>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noWrap/>
            <w:vAlign w:val="bottom"/>
          </w:tcPr>
          <w:p w14:paraId="312576A1"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1450</w:t>
            </w:r>
          </w:p>
        </w:tc>
        <w:tc>
          <w:tcPr>
            <w:tcW w:w="1134" w:type="dxa"/>
            <w:tcBorders>
              <w:top w:val="nil"/>
              <w:left w:val="nil"/>
              <w:bottom w:val="single" w:sz="4" w:space="0" w:color="auto"/>
              <w:right w:val="single" w:sz="4" w:space="0" w:color="auto"/>
            </w:tcBorders>
            <w:noWrap/>
            <w:vAlign w:val="bottom"/>
          </w:tcPr>
          <w:p w14:paraId="0544D183"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1450</w:t>
            </w:r>
          </w:p>
        </w:tc>
        <w:tc>
          <w:tcPr>
            <w:tcW w:w="1134" w:type="dxa"/>
            <w:tcBorders>
              <w:top w:val="nil"/>
              <w:left w:val="nil"/>
              <w:bottom w:val="single" w:sz="4" w:space="0" w:color="auto"/>
              <w:right w:val="single" w:sz="4" w:space="0" w:color="auto"/>
            </w:tcBorders>
            <w:noWrap/>
            <w:vAlign w:val="bottom"/>
          </w:tcPr>
          <w:p w14:paraId="3C264BF5"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1196.25</w:t>
            </w:r>
          </w:p>
        </w:tc>
        <w:tc>
          <w:tcPr>
            <w:tcW w:w="993" w:type="dxa"/>
            <w:tcBorders>
              <w:top w:val="nil"/>
              <w:left w:val="nil"/>
              <w:bottom w:val="single" w:sz="4" w:space="0" w:color="auto"/>
              <w:right w:val="single" w:sz="4" w:space="0" w:color="auto"/>
            </w:tcBorders>
            <w:noWrap/>
            <w:vAlign w:val="bottom"/>
          </w:tcPr>
          <w:p w14:paraId="243CC6C7"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978.75</w:t>
            </w:r>
          </w:p>
        </w:tc>
        <w:tc>
          <w:tcPr>
            <w:tcW w:w="850" w:type="dxa"/>
            <w:tcBorders>
              <w:top w:val="nil"/>
              <w:left w:val="nil"/>
              <w:bottom w:val="single" w:sz="4" w:space="0" w:color="auto"/>
              <w:right w:val="single" w:sz="4" w:space="0" w:color="auto"/>
            </w:tcBorders>
            <w:noWrap/>
            <w:vAlign w:val="bottom"/>
          </w:tcPr>
          <w:p w14:paraId="4AA292CA"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942.5</w:t>
            </w:r>
          </w:p>
        </w:tc>
        <w:tc>
          <w:tcPr>
            <w:tcW w:w="851" w:type="dxa"/>
            <w:tcBorders>
              <w:top w:val="nil"/>
              <w:left w:val="nil"/>
              <w:bottom w:val="single" w:sz="4" w:space="0" w:color="auto"/>
              <w:right w:val="single" w:sz="4" w:space="0" w:color="auto"/>
            </w:tcBorders>
            <w:noWrap/>
            <w:vAlign w:val="bottom"/>
          </w:tcPr>
          <w:p w14:paraId="59E628B2"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hint="eastAsia"/>
                <w:kern w:val="0"/>
                <w:sz w:val="21"/>
                <w:szCs w:val="21"/>
                <w14:ligatures w14:val="none"/>
              </w:rPr>
              <w:t>6017.5</w:t>
            </w:r>
          </w:p>
        </w:tc>
      </w:tr>
      <w:tr w:rsidR="00FC3E90" w14:paraId="022598E2" w14:textId="77777777">
        <w:trPr>
          <w:trHeight w:val="285"/>
        </w:trPr>
        <w:tc>
          <w:tcPr>
            <w:tcW w:w="2263" w:type="dxa"/>
            <w:tcBorders>
              <w:top w:val="nil"/>
              <w:left w:val="single" w:sz="4" w:space="0" w:color="auto"/>
              <w:bottom w:val="single" w:sz="4" w:space="0" w:color="auto"/>
              <w:right w:val="single" w:sz="4" w:space="0" w:color="auto"/>
            </w:tcBorders>
            <w:noWrap/>
            <w:vAlign w:val="bottom"/>
          </w:tcPr>
          <w:p w14:paraId="32941A65"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广义光占AI</w:t>
            </w:r>
            <w:r>
              <w:rPr>
                <w:rFonts w:ascii="楷体" w:eastAsia="楷体" w:hAnsi="楷体" w:cs="宋体" w:hint="eastAsia"/>
                <w:kern w:val="0"/>
                <w:sz w:val="21"/>
                <w:szCs w:val="21"/>
                <w14:ligatures w14:val="none"/>
              </w:rPr>
              <w:t>设备支出比例</w:t>
            </w:r>
          </w:p>
        </w:tc>
        <w:tc>
          <w:tcPr>
            <w:tcW w:w="1134" w:type="dxa"/>
            <w:tcBorders>
              <w:top w:val="nil"/>
              <w:left w:val="nil"/>
              <w:bottom w:val="single" w:sz="4" w:space="0" w:color="auto"/>
              <w:right w:val="single" w:sz="4" w:space="0" w:color="auto"/>
            </w:tcBorders>
            <w:noWrap/>
            <w:vAlign w:val="bottom"/>
          </w:tcPr>
          <w:p w14:paraId="76C56071"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6.50%</w:t>
            </w:r>
          </w:p>
        </w:tc>
        <w:tc>
          <w:tcPr>
            <w:tcW w:w="1134" w:type="dxa"/>
            <w:tcBorders>
              <w:top w:val="nil"/>
              <w:left w:val="nil"/>
              <w:bottom w:val="single" w:sz="4" w:space="0" w:color="auto"/>
              <w:right w:val="single" w:sz="4" w:space="0" w:color="auto"/>
            </w:tcBorders>
            <w:noWrap/>
            <w:vAlign w:val="bottom"/>
          </w:tcPr>
          <w:p w14:paraId="0D11C165"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6.50%</w:t>
            </w:r>
          </w:p>
        </w:tc>
        <w:tc>
          <w:tcPr>
            <w:tcW w:w="1134" w:type="dxa"/>
            <w:tcBorders>
              <w:top w:val="nil"/>
              <w:left w:val="nil"/>
              <w:bottom w:val="single" w:sz="4" w:space="0" w:color="auto"/>
              <w:right w:val="single" w:sz="4" w:space="0" w:color="auto"/>
            </w:tcBorders>
            <w:noWrap/>
            <w:vAlign w:val="bottom"/>
          </w:tcPr>
          <w:p w14:paraId="7D34FA5B"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6.50%</w:t>
            </w:r>
          </w:p>
        </w:tc>
        <w:tc>
          <w:tcPr>
            <w:tcW w:w="993" w:type="dxa"/>
            <w:tcBorders>
              <w:top w:val="nil"/>
              <w:left w:val="nil"/>
              <w:bottom w:val="single" w:sz="4" w:space="0" w:color="auto"/>
              <w:right w:val="single" w:sz="4" w:space="0" w:color="auto"/>
            </w:tcBorders>
            <w:noWrap/>
            <w:vAlign w:val="bottom"/>
          </w:tcPr>
          <w:p w14:paraId="74757DE0"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6.50%</w:t>
            </w:r>
          </w:p>
        </w:tc>
        <w:tc>
          <w:tcPr>
            <w:tcW w:w="850" w:type="dxa"/>
            <w:tcBorders>
              <w:top w:val="nil"/>
              <w:left w:val="nil"/>
              <w:bottom w:val="single" w:sz="4" w:space="0" w:color="auto"/>
              <w:right w:val="single" w:sz="4" w:space="0" w:color="auto"/>
            </w:tcBorders>
            <w:noWrap/>
            <w:vAlign w:val="bottom"/>
          </w:tcPr>
          <w:p w14:paraId="5A6AEE4A"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6.50%</w:t>
            </w:r>
          </w:p>
        </w:tc>
        <w:tc>
          <w:tcPr>
            <w:tcW w:w="851" w:type="dxa"/>
            <w:tcBorders>
              <w:top w:val="nil"/>
              <w:left w:val="nil"/>
              <w:bottom w:val="single" w:sz="4" w:space="0" w:color="auto"/>
              <w:right w:val="single" w:sz="4" w:space="0" w:color="auto"/>
            </w:tcBorders>
            <w:noWrap/>
            <w:vAlign w:val="bottom"/>
          </w:tcPr>
          <w:p w14:paraId="534466B9"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6.50%</w:t>
            </w:r>
          </w:p>
        </w:tc>
      </w:tr>
      <w:tr w:rsidR="00FC3E90" w14:paraId="22843E16" w14:textId="77777777">
        <w:trPr>
          <w:trHeight w:val="285"/>
        </w:trPr>
        <w:tc>
          <w:tcPr>
            <w:tcW w:w="2263" w:type="dxa"/>
            <w:tcBorders>
              <w:top w:val="nil"/>
              <w:left w:val="single" w:sz="4" w:space="0" w:color="auto"/>
              <w:bottom w:val="single" w:sz="4" w:space="0" w:color="auto"/>
              <w:right w:val="single" w:sz="4" w:space="0" w:color="auto"/>
            </w:tcBorders>
            <w:noWrap/>
            <w:vAlign w:val="bottom"/>
          </w:tcPr>
          <w:p w14:paraId="7766C920"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光模块占AI</w:t>
            </w:r>
            <w:r>
              <w:rPr>
                <w:rFonts w:ascii="楷体" w:eastAsia="楷体" w:hAnsi="楷体" w:cs="宋体" w:hint="eastAsia"/>
                <w:kern w:val="0"/>
                <w:sz w:val="21"/>
                <w:szCs w:val="21"/>
                <w14:ligatures w14:val="none"/>
              </w:rPr>
              <w:t>设备支出比例</w:t>
            </w:r>
          </w:p>
        </w:tc>
        <w:tc>
          <w:tcPr>
            <w:tcW w:w="1134" w:type="dxa"/>
            <w:tcBorders>
              <w:top w:val="nil"/>
              <w:left w:val="nil"/>
              <w:bottom w:val="single" w:sz="4" w:space="0" w:color="auto"/>
              <w:right w:val="single" w:sz="4" w:space="0" w:color="auto"/>
            </w:tcBorders>
            <w:noWrap/>
            <w:vAlign w:val="bottom"/>
          </w:tcPr>
          <w:p w14:paraId="3D3EC537"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3.50%</w:t>
            </w:r>
          </w:p>
        </w:tc>
        <w:tc>
          <w:tcPr>
            <w:tcW w:w="1134" w:type="dxa"/>
            <w:tcBorders>
              <w:top w:val="nil"/>
              <w:left w:val="nil"/>
              <w:bottom w:val="single" w:sz="4" w:space="0" w:color="auto"/>
              <w:right w:val="single" w:sz="4" w:space="0" w:color="auto"/>
            </w:tcBorders>
            <w:noWrap/>
            <w:vAlign w:val="bottom"/>
          </w:tcPr>
          <w:p w14:paraId="2C20B1D0"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3.50%</w:t>
            </w:r>
          </w:p>
        </w:tc>
        <w:tc>
          <w:tcPr>
            <w:tcW w:w="1134" w:type="dxa"/>
            <w:tcBorders>
              <w:top w:val="nil"/>
              <w:left w:val="nil"/>
              <w:bottom w:val="single" w:sz="4" w:space="0" w:color="auto"/>
              <w:right w:val="single" w:sz="4" w:space="0" w:color="auto"/>
            </w:tcBorders>
            <w:noWrap/>
            <w:vAlign w:val="bottom"/>
          </w:tcPr>
          <w:p w14:paraId="7D524270"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3.50%</w:t>
            </w:r>
          </w:p>
        </w:tc>
        <w:tc>
          <w:tcPr>
            <w:tcW w:w="993" w:type="dxa"/>
            <w:tcBorders>
              <w:top w:val="nil"/>
              <w:left w:val="nil"/>
              <w:bottom w:val="single" w:sz="4" w:space="0" w:color="auto"/>
              <w:right w:val="single" w:sz="4" w:space="0" w:color="auto"/>
            </w:tcBorders>
            <w:noWrap/>
            <w:vAlign w:val="bottom"/>
          </w:tcPr>
          <w:p w14:paraId="57CBC6A3"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3.50%</w:t>
            </w:r>
          </w:p>
        </w:tc>
        <w:tc>
          <w:tcPr>
            <w:tcW w:w="850" w:type="dxa"/>
            <w:tcBorders>
              <w:top w:val="nil"/>
              <w:left w:val="nil"/>
              <w:bottom w:val="single" w:sz="4" w:space="0" w:color="auto"/>
              <w:right w:val="single" w:sz="4" w:space="0" w:color="auto"/>
            </w:tcBorders>
            <w:noWrap/>
            <w:vAlign w:val="bottom"/>
          </w:tcPr>
          <w:p w14:paraId="3F90301C"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3.50%</w:t>
            </w:r>
          </w:p>
        </w:tc>
        <w:tc>
          <w:tcPr>
            <w:tcW w:w="851" w:type="dxa"/>
            <w:tcBorders>
              <w:top w:val="nil"/>
              <w:left w:val="nil"/>
              <w:bottom w:val="single" w:sz="4" w:space="0" w:color="auto"/>
              <w:right w:val="single" w:sz="4" w:space="0" w:color="auto"/>
            </w:tcBorders>
            <w:noWrap/>
            <w:vAlign w:val="bottom"/>
          </w:tcPr>
          <w:p w14:paraId="1992744C"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3.50%</w:t>
            </w:r>
          </w:p>
        </w:tc>
      </w:tr>
      <w:tr w:rsidR="00FC3E90" w14:paraId="383B451F" w14:textId="77777777">
        <w:trPr>
          <w:trHeight w:val="285"/>
        </w:trPr>
        <w:tc>
          <w:tcPr>
            <w:tcW w:w="2263" w:type="dxa"/>
            <w:tcBorders>
              <w:top w:val="nil"/>
              <w:left w:val="single" w:sz="4" w:space="0" w:color="auto"/>
              <w:bottom w:val="single" w:sz="4" w:space="0" w:color="auto"/>
              <w:right w:val="single" w:sz="4" w:space="0" w:color="auto"/>
            </w:tcBorders>
            <w:noWrap/>
            <w:vAlign w:val="bottom"/>
          </w:tcPr>
          <w:p w14:paraId="464E877E"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广义光通信</w:t>
            </w:r>
            <w:r>
              <w:rPr>
                <w:rFonts w:ascii="楷体" w:eastAsia="楷体" w:hAnsi="楷体" w:cs="宋体" w:hint="eastAsia"/>
                <w:kern w:val="0"/>
                <w:sz w:val="21"/>
                <w:szCs w:val="21"/>
                <w14:ligatures w14:val="none"/>
              </w:rPr>
              <w:t xml:space="preserve">市场空间测算 </w:t>
            </w:r>
            <w:r>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noWrap/>
            <w:vAlign w:val="bottom"/>
          </w:tcPr>
          <w:p w14:paraId="4DB0BAC6"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94.25</w:t>
            </w:r>
          </w:p>
        </w:tc>
        <w:tc>
          <w:tcPr>
            <w:tcW w:w="1134" w:type="dxa"/>
            <w:tcBorders>
              <w:top w:val="nil"/>
              <w:left w:val="nil"/>
              <w:bottom w:val="single" w:sz="4" w:space="0" w:color="auto"/>
              <w:right w:val="single" w:sz="4" w:space="0" w:color="auto"/>
            </w:tcBorders>
            <w:noWrap/>
            <w:vAlign w:val="bottom"/>
          </w:tcPr>
          <w:p w14:paraId="0FFA1B25"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94.25</w:t>
            </w:r>
          </w:p>
        </w:tc>
        <w:tc>
          <w:tcPr>
            <w:tcW w:w="1134" w:type="dxa"/>
            <w:tcBorders>
              <w:top w:val="nil"/>
              <w:left w:val="nil"/>
              <w:bottom w:val="single" w:sz="4" w:space="0" w:color="auto"/>
              <w:right w:val="single" w:sz="4" w:space="0" w:color="auto"/>
            </w:tcBorders>
            <w:noWrap/>
            <w:vAlign w:val="bottom"/>
          </w:tcPr>
          <w:p w14:paraId="08F00C6C"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77.7</w:t>
            </w:r>
            <w:r>
              <w:rPr>
                <w:rFonts w:ascii="楷体" w:eastAsia="楷体" w:hAnsi="楷体" w:cs="宋体" w:hint="eastAsia"/>
                <w:kern w:val="0"/>
                <w:sz w:val="21"/>
                <w:szCs w:val="21"/>
                <w14:ligatures w14:val="none"/>
              </w:rPr>
              <w:t>6</w:t>
            </w:r>
          </w:p>
        </w:tc>
        <w:tc>
          <w:tcPr>
            <w:tcW w:w="993" w:type="dxa"/>
            <w:tcBorders>
              <w:top w:val="nil"/>
              <w:left w:val="nil"/>
              <w:bottom w:val="single" w:sz="4" w:space="0" w:color="auto"/>
              <w:right w:val="single" w:sz="4" w:space="0" w:color="auto"/>
            </w:tcBorders>
            <w:noWrap/>
            <w:vAlign w:val="bottom"/>
          </w:tcPr>
          <w:p w14:paraId="7C1944A0"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63.6</w:t>
            </w:r>
            <w:r>
              <w:rPr>
                <w:rFonts w:ascii="楷体" w:eastAsia="楷体" w:hAnsi="楷体" w:cs="宋体" w:hint="eastAsia"/>
                <w:kern w:val="0"/>
                <w:sz w:val="21"/>
                <w:szCs w:val="21"/>
                <w14:ligatures w14:val="none"/>
              </w:rPr>
              <w:t>2</w:t>
            </w:r>
          </w:p>
        </w:tc>
        <w:tc>
          <w:tcPr>
            <w:tcW w:w="850" w:type="dxa"/>
            <w:tcBorders>
              <w:top w:val="nil"/>
              <w:left w:val="nil"/>
              <w:bottom w:val="single" w:sz="4" w:space="0" w:color="auto"/>
              <w:right w:val="single" w:sz="4" w:space="0" w:color="auto"/>
            </w:tcBorders>
            <w:noWrap/>
            <w:vAlign w:val="bottom"/>
          </w:tcPr>
          <w:p w14:paraId="706AB392"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61.26</w:t>
            </w:r>
          </w:p>
        </w:tc>
        <w:tc>
          <w:tcPr>
            <w:tcW w:w="851" w:type="dxa"/>
            <w:tcBorders>
              <w:top w:val="nil"/>
              <w:left w:val="nil"/>
              <w:bottom w:val="single" w:sz="4" w:space="0" w:color="auto"/>
              <w:right w:val="single" w:sz="4" w:space="0" w:color="auto"/>
            </w:tcBorders>
            <w:noWrap/>
            <w:vAlign w:val="bottom"/>
          </w:tcPr>
          <w:p w14:paraId="4877D536"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w:t>
            </w:r>
            <w:r>
              <w:rPr>
                <w:rFonts w:ascii="楷体" w:eastAsia="楷体" w:hAnsi="楷体" w:cs="宋体" w:hint="eastAsia"/>
                <w:kern w:val="0"/>
                <w:sz w:val="21"/>
                <w:szCs w:val="21"/>
                <w14:ligatures w14:val="none"/>
              </w:rPr>
              <w:t>91.14</w:t>
            </w:r>
          </w:p>
        </w:tc>
      </w:tr>
      <w:tr w:rsidR="00FC3E90" w14:paraId="414DE032" w14:textId="77777777">
        <w:trPr>
          <w:trHeight w:val="285"/>
        </w:trPr>
        <w:tc>
          <w:tcPr>
            <w:tcW w:w="2263" w:type="dxa"/>
            <w:tcBorders>
              <w:top w:val="nil"/>
              <w:left w:val="single" w:sz="4" w:space="0" w:color="auto"/>
              <w:bottom w:val="single" w:sz="4" w:space="0" w:color="auto"/>
              <w:right w:val="single" w:sz="4" w:space="0" w:color="auto"/>
            </w:tcBorders>
            <w:shd w:val="clear" w:color="auto" w:fill="70AD47" w:themeFill="accent6"/>
            <w:noWrap/>
            <w:vAlign w:val="bottom"/>
          </w:tcPr>
          <w:p w14:paraId="54D77B32"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光模块</w:t>
            </w:r>
            <w:r>
              <w:rPr>
                <w:rFonts w:ascii="楷体" w:eastAsia="楷体" w:hAnsi="楷体" w:cs="宋体" w:hint="eastAsia"/>
                <w:kern w:val="0"/>
                <w:sz w:val="21"/>
                <w:szCs w:val="21"/>
                <w14:ligatures w14:val="none"/>
              </w:rPr>
              <w:t>市场空间测算</w:t>
            </w:r>
            <w:r>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shd w:val="clear" w:color="auto" w:fill="70AD47" w:themeFill="accent6"/>
            <w:noWrap/>
            <w:vAlign w:val="bottom"/>
          </w:tcPr>
          <w:p w14:paraId="699E0B32"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50.75</w:t>
            </w:r>
          </w:p>
        </w:tc>
        <w:tc>
          <w:tcPr>
            <w:tcW w:w="1134" w:type="dxa"/>
            <w:tcBorders>
              <w:top w:val="nil"/>
              <w:left w:val="nil"/>
              <w:bottom w:val="single" w:sz="4" w:space="0" w:color="auto"/>
              <w:right w:val="single" w:sz="4" w:space="0" w:color="auto"/>
            </w:tcBorders>
            <w:shd w:val="clear" w:color="auto" w:fill="70AD47" w:themeFill="accent6"/>
            <w:noWrap/>
            <w:vAlign w:val="bottom"/>
          </w:tcPr>
          <w:p w14:paraId="6F207BCA"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50.75</w:t>
            </w:r>
          </w:p>
        </w:tc>
        <w:tc>
          <w:tcPr>
            <w:tcW w:w="1134" w:type="dxa"/>
            <w:tcBorders>
              <w:top w:val="nil"/>
              <w:left w:val="nil"/>
              <w:bottom w:val="single" w:sz="4" w:space="0" w:color="auto"/>
              <w:right w:val="single" w:sz="4" w:space="0" w:color="auto"/>
            </w:tcBorders>
            <w:shd w:val="clear" w:color="auto" w:fill="70AD47" w:themeFill="accent6"/>
            <w:noWrap/>
            <w:vAlign w:val="bottom"/>
          </w:tcPr>
          <w:p w14:paraId="4C39F389"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41.8</w:t>
            </w:r>
            <w:r>
              <w:rPr>
                <w:rFonts w:ascii="楷体" w:eastAsia="楷体" w:hAnsi="楷体" w:cs="宋体" w:hint="eastAsia"/>
                <w:kern w:val="0"/>
                <w:sz w:val="21"/>
                <w:szCs w:val="21"/>
                <w14:ligatures w14:val="none"/>
              </w:rPr>
              <w:t>7</w:t>
            </w:r>
          </w:p>
        </w:tc>
        <w:tc>
          <w:tcPr>
            <w:tcW w:w="993" w:type="dxa"/>
            <w:tcBorders>
              <w:top w:val="nil"/>
              <w:left w:val="nil"/>
              <w:bottom w:val="single" w:sz="4" w:space="0" w:color="auto"/>
              <w:right w:val="single" w:sz="4" w:space="0" w:color="auto"/>
            </w:tcBorders>
            <w:shd w:val="clear" w:color="auto" w:fill="70AD47" w:themeFill="accent6"/>
            <w:noWrap/>
            <w:vAlign w:val="bottom"/>
          </w:tcPr>
          <w:p w14:paraId="6640B20C"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34.2</w:t>
            </w:r>
            <w:r>
              <w:rPr>
                <w:rFonts w:ascii="楷体" w:eastAsia="楷体" w:hAnsi="楷体" w:cs="宋体" w:hint="eastAsia"/>
                <w:kern w:val="0"/>
                <w:sz w:val="21"/>
                <w:szCs w:val="21"/>
                <w14:ligatures w14:val="none"/>
              </w:rPr>
              <w:t>6</w:t>
            </w:r>
          </w:p>
        </w:tc>
        <w:tc>
          <w:tcPr>
            <w:tcW w:w="850" w:type="dxa"/>
            <w:tcBorders>
              <w:top w:val="nil"/>
              <w:left w:val="nil"/>
              <w:bottom w:val="single" w:sz="4" w:space="0" w:color="auto"/>
              <w:right w:val="single" w:sz="4" w:space="0" w:color="auto"/>
            </w:tcBorders>
            <w:shd w:val="clear" w:color="auto" w:fill="70AD47" w:themeFill="accent6"/>
            <w:noWrap/>
            <w:vAlign w:val="bottom"/>
          </w:tcPr>
          <w:p w14:paraId="5AFB6A0C"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32.9</w:t>
            </w:r>
            <w:r>
              <w:rPr>
                <w:rFonts w:ascii="楷体" w:eastAsia="楷体" w:hAnsi="楷体" w:cs="宋体" w:hint="eastAsia"/>
                <w:kern w:val="0"/>
                <w:sz w:val="21"/>
                <w:szCs w:val="21"/>
                <w14:ligatures w14:val="none"/>
              </w:rPr>
              <w:t>9</w:t>
            </w:r>
          </w:p>
        </w:tc>
        <w:tc>
          <w:tcPr>
            <w:tcW w:w="851" w:type="dxa"/>
            <w:tcBorders>
              <w:top w:val="nil"/>
              <w:left w:val="nil"/>
              <w:bottom w:val="single" w:sz="4" w:space="0" w:color="auto"/>
              <w:right w:val="single" w:sz="4" w:space="0" w:color="auto"/>
            </w:tcBorders>
            <w:shd w:val="clear" w:color="auto" w:fill="FFC000"/>
            <w:noWrap/>
            <w:vAlign w:val="bottom"/>
          </w:tcPr>
          <w:p w14:paraId="7A203994"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210.61</w:t>
            </w:r>
          </w:p>
        </w:tc>
      </w:tr>
      <w:tr w:rsidR="00FC3E90" w14:paraId="26B84F9D" w14:textId="77777777">
        <w:trPr>
          <w:trHeight w:val="285"/>
        </w:trPr>
        <w:tc>
          <w:tcPr>
            <w:tcW w:w="2263" w:type="dxa"/>
            <w:tcBorders>
              <w:top w:val="nil"/>
              <w:left w:val="single" w:sz="4" w:space="0" w:color="auto"/>
              <w:bottom w:val="single" w:sz="4" w:space="0" w:color="auto"/>
              <w:right w:val="single" w:sz="4" w:space="0" w:color="auto"/>
            </w:tcBorders>
            <w:noWrap/>
            <w:vAlign w:val="bottom"/>
          </w:tcPr>
          <w:p w14:paraId="639EBAB3"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LightCounting</w:t>
            </w:r>
            <w:r>
              <w:rPr>
                <w:rFonts w:ascii="楷体" w:eastAsia="楷体" w:hAnsi="楷体" w:cs="宋体" w:hint="eastAsia"/>
                <w:kern w:val="0"/>
                <w:sz w:val="21"/>
                <w:szCs w:val="21"/>
                <w14:ligatures w14:val="none"/>
              </w:rPr>
              <w:t>估计光模块占总Capex比例</w:t>
            </w:r>
          </w:p>
        </w:tc>
        <w:tc>
          <w:tcPr>
            <w:tcW w:w="1134" w:type="dxa"/>
            <w:tcBorders>
              <w:top w:val="nil"/>
              <w:left w:val="nil"/>
              <w:bottom w:val="single" w:sz="4" w:space="0" w:color="auto"/>
              <w:right w:val="single" w:sz="4" w:space="0" w:color="auto"/>
            </w:tcBorders>
            <w:noWrap/>
            <w:vAlign w:val="bottom"/>
          </w:tcPr>
          <w:p w14:paraId="5B6D4B61"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3.10%</w:t>
            </w:r>
          </w:p>
        </w:tc>
        <w:tc>
          <w:tcPr>
            <w:tcW w:w="1134" w:type="dxa"/>
            <w:tcBorders>
              <w:top w:val="nil"/>
              <w:left w:val="nil"/>
              <w:bottom w:val="single" w:sz="4" w:space="0" w:color="auto"/>
              <w:right w:val="single" w:sz="4" w:space="0" w:color="auto"/>
            </w:tcBorders>
            <w:noWrap/>
            <w:vAlign w:val="bottom"/>
          </w:tcPr>
          <w:p w14:paraId="0AF1A6BA"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3.10%</w:t>
            </w:r>
          </w:p>
        </w:tc>
        <w:tc>
          <w:tcPr>
            <w:tcW w:w="1134" w:type="dxa"/>
            <w:tcBorders>
              <w:top w:val="nil"/>
              <w:left w:val="nil"/>
              <w:bottom w:val="single" w:sz="4" w:space="0" w:color="auto"/>
              <w:right w:val="single" w:sz="4" w:space="0" w:color="auto"/>
            </w:tcBorders>
            <w:noWrap/>
            <w:vAlign w:val="bottom"/>
          </w:tcPr>
          <w:p w14:paraId="7395E2EB"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3.10%</w:t>
            </w:r>
          </w:p>
        </w:tc>
        <w:tc>
          <w:tcPr>
            <w:tcW w:w="993" w:type="dxa"/>
            <w:tcBorders>
              <w:top w:val="nil"/>
              <w:left w:val="nil"/>
              <w:bottom w:val="single" w:sz="4" w:space="0" w:color="auto"/>
              <w:right w:val="single" w:sz="4" w:space="0" w:color="auto"/>
            </w:tcBorders>
            <w:noWrap/>
            <w:vAlign w:val="bottom"/>
          </w:tcPr>
          <w:p w14:paraId="582F37CC"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3.10%</w:t>
            </w:r>
          </w:p>
        </w:tc>
        <w:tc>
          <w:tcPr>
            <w:tcW w:w="850" w:type="dxa"/>
            <w:tcBorders>
              <w:top w:val="nil"/>
              <w:left w:val="nil"/>
              <w:bottom w:val="single" w:sz="4" w:space="0" w:color="auto"/>
              <w:right w:val="single" w:sz="4" w:space="0" w:color="auto"/>
            </w:tcBorders>
            <w:noWrap/>
            <w:vAlign w:val="bottom"/>
          </w:tcPr>
          <w:p w14:paraId="267C72A4"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3.10%</w:t>
            </w:r>
          </w:p>
        </w:tc>
        <w:tc>
          <w:tcPr>
            <w:tcW w:w="851" w:type="dxa"/>
            <w:tcBorders>
              <w:top w:val="nil"/>
              <w:left w:val="nil"/>
              <w:bottom w:val="single" w:sz="4" w:space="0" w:color="auto"/>
              <w:right w:val="single" w:sz="4" w:space="0" w:color="auto"/>
            </w:tcBorders>
            <w:noWrap/>
            <w:vAlign w:val="bottom"/>
          </w:tcPr>
          <w:p w14:paraId="0F46B5C7"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3.10%</w:t>
            </w:r>
          </w:p>
        </w:tc>
      </w:tr>
      <w:tr w:rsidR="00FC3E90" w14:paraId="73F46A76" w14:textId="77777777">
        <w:trPr>
          <w:trHeight w:val="285"/>
        </w:trPr>
        <w:tc>
          <w:tcPr>
            <w:tcW w:w="2263" w:type="dxa"/>
            <w:tcBorders>
              <w:top w:val="nil"/>
              <w:left w:val="single" w:sz="4" w:space="0" w:color="auto"/>
              <w:bottom w:val="single" w:sz="4" w:space="0" w:color="auto"/>
              <w:right w:val="single" w:sz="4" w:space="0" w:color="auto"/>
            </w:tcBorders>
            <w:shd w:val="clear" w:color="auto" w:fill="70AD47" w:themeFill="accent6"/>
            <w:noWrap/>
            <w:vAlign w:val="bottom"/>
          </w:tcPr>
          <w:p w14:paraId="07D2F5FB"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LightCounting</w:t>
            </w:r>
            <w:r>
              <w:rPr>
                <w:rFonts w:ascii="楷体" w:eastAsia="楷体" w:hAnsi="楷体" w:cs="宋体" w:hint="eastAsia"/>
                <w:kern w:val="0"/>
                <w:sz w:val="21"/>
                <w:szCs w:val="21"/>
                <w14:ligatures w14:val="none"/>
              </w:rPr>
              <w:t>系数下光模块市场空间测算</w:t>
            </w:r>
            <w:r>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shd w:val="clear" w:color="auto" w:fill="70AD47" w:themeFill="accent6"/>
            <w:noWrap/>
            <w:vAlign w:val="bottom"/>
          </w:tcPr>
          <w:p w14:paraId="43335DA6"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62</w:t>
            </w:r>
          </w:p>
        </w:tc>
        <w:tc>
          <w:tcPr>
            <w:tcW w:w="1134" w:type="dxa"/>
            <w:tcBorders>
              <w:top w:val="nil"/>
              <w:left w:val="nil"/>
              <w:bottom w:val="nil"/>
              <w:right w:val="single" w:sz="4" w:space="0" w:color="auto"/>
            </w:tcBorders>
            <w:shd w:val="clear" w:color="auto" w:fill="70AD47" w:themeFill="accent6"/>
            <w:noWrap/>
            <w:vAlign w:val="bottom"/>
          </w:tcPr>
          <w:p w14:paraId="249C7D60"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62</w:t>
            </w:r>
          </w:p>
        </w:tc>
        <w:tc>
          <w:tcPr>
            <w:tcW w:w="1134" w:type="dxa"/>
            <w:tcBorders>
              <w:top w:val="nil"/>
              <w:left w:val="nil"/>
              <w:bottom w:val="nil"/>
              <w:right w:val="single" w:sz="4" w:space="0" w:color="auto"/>
            </w:tcBorders>
            <w:shd w:val="clear" w:color="auto" w:fill="70AD47" w:themeFill="accent6"/>
            <w:noWrap/>
            <w:vAlign w:val="bottom"/>
          </w:tcPr>
          <w:p w14:paraId="22829E13"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51.15</w:t>
            </w:r>
          </w:p>
        </w:tc>
        <w:tc>
          <w:tcPr>
            <w:tcW w:w="993" w:type="dxa"/>
            <w:tcBorders>
              <w:top w:val="nil"/>
              <w:left w:val="nil"/>
              <w:bottom w:val="nil"/>
              <w:right w:val="single" w:sz="4" w:space="0" w:color="auto"/>
            </w:tcBorders>
            <w:shd w:val="clear" w:color="auto" w:fill="70AD47" w:themeFill="accent6"/>
            <w:noWrap/>
            <w:vAlign w:val="bottom"/>
          </w:tcPr>
          <w:p w14:paraId="07F6FC59"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41.85</w:t>
            </w:r>
          </w:p>
        </w:tc>
        <w:tc>
          <w:tcPr>
            <w:tcW w:w="850" w:type="dxa"/>
            <w:tcBorders>
              <w:top w:val="nil"/>
              <w:left w:val="nil"/>
              <w:bottom w:val="nil"/>
              <w:right w:val="single" w:sz="4" w:space="0" w:color="auto"/>
            </w:tcBorders>
            <w:shd w:val="clear" w:color="auto" w:fill="70AD47" w:themeFill="accent6"/>
            <w:noWrap/>
            <w:vAlign w:val="bottom"/>
          </w:tcPr>
          <w:p w14:paraId="293B93B6"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hint="eastAsia"/>
                <w:kern w:val="0"/>
                <w:sz w:val="21"/>
                <w:szCs w:val="21"/>
                <w14:ligatures w14:val="none"/>
              </w:rPr>
              <w:t>40.3</w:t>
            </w:r>
          </w:p>
        </w:tc>
        <w:tc>
          <w:tcPr>
            <w:tcW w:w="851" w:type="dxa"/>
            <w:tcBorders>
              <w:top w:val="nil"/>
              <w:left w:val="nil"/>
              <w:bottom w:val="nil"/>
              <w:right w:val="single" w:sz="4" w:space="0" w:color="auto"/>
            </w:tcBorders>
            <w:shd w:val="clear" w:color="auto" w:fill="FFC000"/>
            <w:noWrap/>
            <w:vAlign w:val="bottom"/>
          </w:tcPr>
          <w:p w14:paraId="6D9E7B7D"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25</w:t>
            </w:r>
            <w:r>
              <w:rPr>
                <w:rFonts w:ascii="楷体" w:eastAsia="楷体" w:hAnsi="楷体" w:cs="宋体" w:hint="eastAsia"/>
                <w:kern w:val="0"/>
                <w:sz w:val="21"/>
                <w:szCs w:val="21"/>
                <w14:ligatures w14:val="none"/>
              </w:rPr>
              <w:t>7.3</w:t>
            </w:r>
          </w:p>
        </w:tc>
      </w:tr>
    </w:tbl>
    <w:p w14:paraId="70A1693A" w14:textId="77777777" w:rsidR="00FC3E90" w:rsidRDefault="00000000">
      <w:pPr>
        <w:rPr>
          <w:rFonts w:ascii="楷体" w:eastAsia="楷体" w:hAnsi="楷体" w:hint="eastAsia"/>
          <w:sz w:val="16"/>
          <w:szCs w:val="16"/>
        </w:rPr>
      </w:pPr>
      <w:r>
        <w:rPr>
          <w:rFonts w:ascii="楷体" w:eastAsia="楷体" w:hAnsi="楷体" w:hint="eastAsia"/>
          <w:sz w:val="21"/>
          <w:szCs w:val="16"/>
        </w:rPr>
        <w:t>数据来源：kimi，gemini，lightCounting，TrendForce，BofA</w:t>
      </w:r>
    </w:p>
    <w:p w14:paraId="1E9CAD37" w14:textId="77777777" w:rsidR="00FC3E90" w:rsidRDefault="00000000">
      <w:pPr>
        <w:rPr>
          <w:rFonts w:ascii="楷体" w:eastAsia="楷体" w:hAnsi="楷体" w:hint="eastAsia"/>
          <w:sz w:val="16"/>
          <w:szCs w:val="16"/>
        </w:rPr>
      </w:pPr>
      <w:r>
        <w:rPr>
          <w:rFonts w:ascii="楷体" w:eastAsia="楷体" w:hAnsi="楷体" w:hint="eastAsia"/>
          <w:sz w:val="21"/>
          <w:szCs w:val="16"/>
        </w:rPr>
        <w:t>注：光模块和LightCounting系数口径（口径1）应只包含光模块以及光器件。广义光通信占比（口径2）</w:t>
      </w:r>
      <w:r>
        <w:rPr>
          <w:rFonts w:ascii="楷体" w:eastAsia="楷体" w:hAnsi="楷体"/>
          <w:sz w:val="21"/>
          <w:szCs w:val="16"/>
        </w:rPr>
        <w:t>可能包含光纤缆、交换机、光</w:t>
      </w:r>
      <w:r>
        <w:rPr>
          <w:rFonts w:ascii="楷体" w:eastAsia="楷体" w:hAnsi="楷体" w:hint="eastAsia"/>
          <w:sz w:val="21"/>
          <w:szCs w:val="16"/>
        </w:rPr>
        <w:t>芯片、无源器件</w:t>
      </w:r>
      <w:r>
        <w:rPr>
          <w:rFonts w:ascii="楷体" w:eastAsia="楷体" w:hAnsi="楷体"/>
          <w:sz w:val="21"/>
          <w:szCs w:val="16"/>
        </w:rPr>
        <w:t>、</w:t>
      </w:r>
      <w:r>
        <w:rPr>
          <w:rFonts w:ascii="楷体" w:eastAsia="楷体" w:hAnsi="楷体" w:hint="eastAsia"/>
          <w:sz w:val="21"/>
          <w:szCs w:val="16"/>
        </w:rPr>
        <w:t>其他设备，工程服务</w:t>
      </w:r>
      <w:r>
        <w:rPr>
          <w:rFonts w:ascii="楷体" w:eastAsia="楷体" w:hAnsi="楷体"/>
          <w:sz w:val="21"/>
          <w:szCs w:val="16"/>
        </w:rPr>
        <w:t>等更广泛的"光互联"资本化投入</w:t>
      </w:r>
      <w:r>
        <w:rPr>
          <w:rFonts w:ascii="楷体" w:eastAsia="楷体" w:hAnsi="楷体" w:hint="eastAsia"/>
          <w:sz w:val="21"/>
          <w:szCs w:val="16"/>
        </w:rPr>
        <w:t>。</w:t>
      </w:r>
    </w:p>
    <w:p w14:paraId="7E85E9AA" w14:textId="781D947C" w:rsidR="00FC3E90" w:rsidRDefault="00000000">
      <w:pPr>
        <w:ind w:firstLineChars="200" w:firstLine="560"/>
        <w:rPr>
          <w:rFonts w:ascii="楷体" w:eastAsia="楷体" w:hAnsi="楷体" w:hint="eastAsia"/>
          <w:sz w:val="28"/>
          <w:szCs w:val="32"/>
        </w:rPr>
      </w:pPr>
      <w:bookmarkStart w:id="75" w:name="_Toc231144049"/>
      <w:bookmarkStart w:id="76" w:name="_Toc231143519"/>
      <w:r>
        <w:rPr>
          <w:rFonts w:ascii="楷体" w:eastAsia="楷体" w:hAnsi="楷体" w:hint="eastAsia"/>
          <w:sz w:val="28"/>
          <w:szCs w:val="32"/>
        </w:rPr>
        <w:lastRenderedPageBreak/>
        <w:t>如使用Light</w:t>
      </w:r>
      <w:r w:rsidR="00255C22">
        <w:rPr>
          <w:rFonts w:ascii="楷体" w:eastAsia="楷体" w:hAnsi="楷体" w:hint="eastAsia"/>
          <w:sz w:val="28"/>
          <w:szCs w:val="32"/>
        </w:rPr>
        <w:t>C</w:t>
      </w:r>
      <w:r>
        <w:rPr>
          <w:rFonts w:ascii="楷体" w:eastAsia="楷体" w:hAnsi="楷体" w:hint="eastAsia"/>
          <w:sz w:val="28"/>
          <w:szCs w:val="32"/>
        </w:rPr>
        <w:t>ounting对于云厂Capex的比例估计测算，则2026年全球光模块市场规模约257.3亿美元。如使用光模块占AI设备支出比例测算，则2026年海外九云占据的光模块市场达到约210.61亿美元。考虑到海外九云没有包括政府IDC，运营商，主权云，和一些小型云服务商，取海外九云占全球云厂市场份额约80%的中性比例测算，则全球光模块市场规模约263.26亿美元（210.61/0.8）。</w:t>
      </w:r>
    </w:p>
    <w:p w14:paraId="427E368B" w14:textId="77777777" w:rsidR="00FC3E90" w:rsidRDefault="00FC3E90">
      <w:pPr>
        <w:rPr>
          <w:rFonts w:ascii="楷体" w:eastAsia="楷体" w:hAnsi="楷体" w:hint="eastAsia"/>
          <w:sz w:val="28"/>
          <w:szCs w:val="32"/>
        </w:rPr>
      </w:pPr>
    </w:p>
    <w:p w14:paraId="5A0B4BA1" w14:textId="77777777" w:rsidR="00FC3E90" w:rsidRDefault="00000000">
      <w:pPr>
        <w:pStyle w:val="2"/>
        <w:rPr>
          <w:rFonts w:hint="eastAsia"/>
          <w:color w:val="auto"/>
        </w:rPr>
      </w:pPr>
      <w:r>
        <w:rPr>
          <w:rFonts w:ascii="楷体" w:eastAsia="楷体" w:hAnsi="楷体" w:cs="Times New Roman"/>
          <w:b/>
          <w:color w:val="auto"/>
          <w:sz w:val="32"/>
        </w:rPr>
        <w:t>3.</w:t>
      </w:r>
      <w:r>
        <w:rPr>
          <w:rFonts w:ascii="楷体" w:eastAsia="楷体" w:hAnsi="楷体" w:cs="Times New Roman" w:hint="eastAsia"/>
          <w:b/>
          <w:color w:val="auto"/>
          <w:sz w:val="32"/>
        </w:rPr>
        <w:t>4 光模块</w:t>
      </w:r>
      <w:r>
        <w:rPr>
          <w:rFonts w:ascii="楷体" w:eastAsia="楷体" w:hAnsi="楷体" w:hint="eastAsia"/>
          <w:b/>
          <w:color w:val="auto"/>
          <w:sz w:val="32"/>
        </w:rPr>
        <w:t>供给侧</w:t>
      </w:r>
      <w:bookmarkEnd w:id="75"/>
      <w:bookmarkEnd w:id="76"/>
      <w:r>
        <w:rPr>
          <w:rFonts w:ascii="楷体" w:eastAsia="楷体" w:hAnsi="楷体" w:hint="eastAsia"/>
          <w:b/>
          <w:color w:val="auto"/>
          <w:sz w:val="32"/>
        </w:rPr>
        <w:t>：行业竞争格局清晰，中期订单高确定性，</w:t>
      </w:r>
      <w:commentRangeStart w:id="77"/>
      <w:r>
        <w:rPr>
          <w:rFonts w:ascii="楷体" w:eastAsia="楷体" w:hAnsi="楷体" w:hint="eastAsia"/>
          <w:b/>
          <w:color w:val="auto"/>
          <w:sz w:val="32"/>
        </w:rPr>
        <w:t>远期技术未收敛</w:t>
      </w:r>
      <w:commentRangeEnd w:id="77"/>
      <w:r>
        <w:rPr>
          <w:rStyle w:val="af3"/>
          <w:rFonts w:hint="eastAsia"/>
          <w:color w:val="auto"/>
          <w:sz w:val="40"/>
          <w:szCs w:val="40"/>
        </w:rPr>
        <w:commentReference w:id="77"/>
      </w:r>
    </w:p>
    <w:p w14:paraId="304B8D02" w14:textId="77777777" w:rsidR="00FC3E90" w:rsidRDefault="00000000">
      <w:pPr>
        <w:pStyle w:val="3"/>
        <w:rPr>
          <w:rFonts w:ascii="楷体" w:eastAsia="楷体" w:hAnsi="楷体" w:hint="eastAsia"/>
          <w:b/>
          <w:color w:val="auto"/>
          <w:sz w:val="30"/>
        </w:rPr>
      </w:pPr>
      <w:r>
        <w:rPr>
          <w:rFonts w:ascii="楷体" w:eastAsia="楷体" w:hAnsi="楷体" w:cs="Times New Roman"/>
          <w:b/>
          <w:color w:val="auto"/>
          <w:sz w:val="30"/>
        </w:rPr>
        <w:t>3.</w:t>
      </w:r>
      <w:r>
        <w:rPr>
          <w:rFonts w:ascii="楷体" w:eastAsia="楷体" w:hAnsi="楷体" w:cs="Times New Roman" w:hint="eastAsia"/>
          <w:b/>
          <w:color w:val="auto"/>
          <w:sz w:val="30"/>
        </w:rPr>
        <w:t>4.1</w:t>
      </w:r>
      <w:r>
        <w:rPr>
          <w:rFonts w:ascii="楷体" w:eastAsia="楷体" w:hAnsi="楷体" w:hint="eastAsia"/>
          <w:b/>
          <w:color w:val="auto"/>
          <w:sz w:val="30"/>
        </w:rPr>
        <w:t>竞争格局良好</w:t>
      </w:r>
    </w:p>
    <w:p w14:paraId="745F6BFC" w14:textId="77777777" w:rsidR="00FC3E90" w:rsidRDefault="00000000">
      <w:pPr>
        <w:jc w:val="center"/>
        <w:rPr>
          <w:rFonts w:ascii="楷体" w:eastAsia="楷体" w:hAnsi="楷体" w:hint="eastAsia"/>
          <w:sz w:val="16"/>
          <w:szCs w:val="16"/>
        </w:rPr>
      </w:pPr>
      <w:r>
        <w:rPr>
          <w:rFonts w:ascii="楷体" w:eastAsia="楷体" w:hAnsi="楷体" w:hint="eastAsia"/>
          <w:sz w:val="21"/>
          <w:szCs w:val="16"/>
        </w:rPr>
        <w:t>表，2026全速率（包括高速率到低速率）光模块全球CR5测算</w:t>
      </w:r>
    </w:p>
    <w:tbl>
      <w:tblPr>
        <w:tblStyle w:val="af1"/>
        <w:tblW w:w="9937" w:type="dxa"/>
        <w:tblInd w:w="-856" w:type="dxa"/>
        <w:tblLook w:val="04A0" w:firstRow="1" w:lastRow="0" w:firstColumn="1" w:lastColumn="0" w:noHBand="0" w:noVBand="1"/>
      </w:tblPr>
      <w:tblGrid>
        <w:gridCol w:w="2978"/>
        <w:gridCol w:w="1134"/>
        <w:gridCol w:w="1046"/>
        <w:gridCol w:w="1182"/>
        <w:gridCol w:w="1056"/>
        <w:gridCol w:w="1220"/>
        <w:gridCol w:w="1562"/>
      </w:tblGrid>
      <w:tr w:rsidR="00FC3E90" w14:paraId="63624601" w14:textId="77777777">
        <w:trPr>
          <w:trHeight w:val="285"/>
        </w:trPr>
        <w:tc>
          <w:tcPr>
            <w:tcW w:w="2978" w:type="dxa"/>
            <w:noWrap/>
          </w:tcPr>
          <w:p w14:paraId="0BBE975D" w14:textId="77777777" w:rsidR="00FC3E90" w:rsidRDefault="00FC3E90">
            <w:pPr>
              <w:spacing w:after="0" w:line="240" w:lineRule="auto"/>
              <w:rPr>
                <w:rFonts w:ascii="楷体" w:eastAsia="楷体" w:hAnsi="楷体" w:hint="eastAsia"/>
                <w:sz w:val="21"/>
                <w:szCs w:val="21"/>
              </w:rPr>
            </w:pPr>
          </w:p>
        </w:tc>
        <w:tc>
          <w:tcPr>
            <w:tcW w:w="1134" w:type="dxa"/>
            <w:noWrap/>
          </w:tcPr>
          <w:p w14:paraId="29C1852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中际旭创</w:t>
            </w:r>
          </w:p>
        </w:tc>
        <w:tc>
          <w:tcPr>
            <w:tcW w:w="1046" w:type="dxa"/>
            <w:noWrap/>
          </w:tcPr>
          <w:p w14:paraId="001E161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新易盛</w:t>
            </w:r>
          </w:p>
        </w:tc>
        <w:tc>
          <w:tcPr>
            <w:tcW w:w="1182" w:type="dxa"/>
            <w:noWrap/>
          </w:tcPr>
          <w:p w14:paraId="1D43346C"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L</w:t>
            </w:r>
            <w:r>
              <w:rPr>
                <w:rFonts w:ascii="楷体" w:eastAsia="楷体" w:hAnsi="楷体"/>
                <w:sz w:val="21"/>
                <w:szCs w:val="21"/>
              </w:rPr>
              <w:t>umentum</w:t>
            </w:r>
          </w:p>
        </w:tc>
        <w:tc>
          <w:tcPr>
            <w:tcW w:w="815" w:type="dxa"/>
            <w:noWrap/>
          </w:tcPr>
          <w:p w14:paraId="363EDD91"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Coherent</w:t>
            </w:r>
          </w:p>
        </w:tc>
        <w:tc>
          <w:tcPr>
            <w:tcW w:w="1220" w:type="dxa"/>
          </w:tcPr>
          <w:p w14:paraId="24C6CCB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光迅</w:t>
            </w:r>
          </w:p>
        </w:tc>
        <w:tc>
          <w:tcPr>
            <w:tcW w:w="1562" w:type="dxa"/>
            <w:noWrap/>
          </w:tcPr>
          <w:p w14:paraId="79A8FF9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总量</w:t>
            </w:r>
          </w:p>
        </w:tc>
      </w:tr>
      <w:tr w:rsidR="00FC3E90" w14:paraId="0543874A" w14:textId="77777777">
        <w:trPr>
          <w:trHeight w:val="285"/>
        </w:trPr>
        <w:tc>
          <w:tcPr>
            <w:tcW w:w="2978" w:type="dxa"/>
            <w:noWrap/>
          </w:tcPr>
          <w:p w14:paraId="4C2481D5"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全速率</w:t>
            </w:r>
            <w:r>
              <w:rPr>
                <w:rFonts w:ascii="楷体" w:eastAsia="楷体" w:hAnsi="楷体" w:hint="eastAsia"/>
                <w:sz w:val="21"/>
                <w:szCs w:val="21"/>
              </w:rPr>
              <w:t>光模块</w:t>
            </w:r>
            <w:r>
              <w:rPr>
                <w:rFonts w:ascii="楷体" w:eastAsia="楷体" w:hAnsi="楷体"/>
                <w:sz w:val="21"/>
                <w:szCs w:val="21"/>
              </w:rPr>
              <w:t>CR5情况（乐观）</w:t>
            </w:r>
          </w:p>
        </w:tc>
        <w:tc>
          <w:tcPr>
            <w:tcW w:w="1134" w:type="dxa"/>
            <w:noWrap/>
          </w:tcPr>
          <w:p w14:paraId="2F95B0A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35%</w:t>
            </w:r>
          </w:p>
        </w:tc>
        <w:tc>
          <w:tcPr>
            <w:tcW w:w="1046" w:type="dxa"/>
            <w:noWrap/>
          </w:tcPr>
          <w:p w14:paraId="1CA7D70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w:t>
            </w:r>
          </w:p>
        </w:tc>
        <w:tc>
          <w:tcPr>
            <w:tcW w:w="1182" w:type="dxa"/>
            <w:noWrap/>
          </w:tcPr>
          <w:p w14:paraId="6DF217B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15%</w:t>
            </w:r>
          </w:p>
        </w:tc>
        <w:tc>
          <w:tcPr>
            <w:tcW w:w="815" w:type="dxa"/>
            <w:noWrap/>
          </w:tcPr>
          <w:p w14:paraId="7B859DD3"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12%</w:t>
            </w:r>
          </w:p>
        </w:tc>
        <w:tc>
          <w:tcPr>
            <w:tcW w:w="1220" w:type="dxa"/>
          </w:tcPr>
          <w:p w14:paraId="5004A4B5"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w:t>
            </w:r>
          </w:p>
        </w:tc>
        <w:tc>
          <w:tcPr>
            <w:tcW w:w="1562" w:type="dxa"/>
            <w:noWrap/>
          </w:tcPr>
          <w:p w14:paraId="5D2F93B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90%</w:t>
            </w:r>
          </w:p>
        </w:tc>
      </w:tr>
      <w:tr w:rsidR="00FC3E90" w14:paraId="065836E2" w14:textId="77777777">
        <w:trPr>
          <w:trHeight w:val="285"/>
        </w:trPr>
        <w:tc>
          <w:tcPr>
            <w:tcW w:w="2978" w:type="dxa"/>
            <w:shd w:val="clear" w:color="auto" w:fill="92D050"/>
            <w:noWrap/>
          </w:tcPr>
          <w:p w14:paraId="0AA9DC4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全速率</w:t>
            </w:r>
            <w:r>
              <w:rPr>
                <w:rFonts w:ascii="楷体" w:eastAsia="楷体" w:hAnsi="楷体" w:hint="eastAsia"/>
                <w:sz w:val="21"/>
                <w:szCs w:val="21"/>
              </w:rPr>
              <w:t>光模块</w:t>
            </w:r>
            <w:r>
              <w:rPr>
                <w:rFonts w:ascii="楷体" w:eastAsia="楷体" w:hAnsi="楷体"/>
                <w:sz w:val="21"/>
                <w:szCs w:val="21"/>
              </w:rPr>
              <w:t>CR5情况（中</w:t>
            </w:r>
            <w:r>
              <w:rPr>
                <w:rFonts w:ascii="楷体" w:eastAsia="楷体" w:hAnsi="楷体" w:hint="eastAsia"/>
                <w:sz w:val="21"/>
                <w:szCs w:val="21"/>
              </w:rPr>
              <w:t>性</w:t>
            </w:r>
            <w:r>
              <w:rPr>
                <w:rFonts w:ascii="楷体" w:eastAsia="楷体" w:hAnsi="楷体"/>
                <w:sz w:val="21"/>
                <w:szCs w:val="21"/>
              </w:rPr>
              <w:t>）</w:t>
            </w:r>
          </w:p>
        </w:tc>
        <w:tc>
          <w:tcPr>
            <w:tcW w:w="1134" w:type="dxa"/>
            <w:shd w:val="clear" w:color="auto" w:fill="92D050"/>
            <w:noWrap/>
          </w:tcPr>
          <w:p w14:paraId="3173703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w:t>
            </w:r>
          </w:p>
        </w:tc>
        <w:tc>
          <w:tcPr>
            <w:tcW w:w="1046" w:type="dxa"/>
            <w:shd w:val="clear" w:color="auto" w:fill="92D050"/>
            <w:noWrap/>
          </w:tcPr>
          <w:p w14:paraId="34A40C0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14%</w:t>
            </w:r>
          </w:p>
        </w:tc>
        <w:tc>
          <w:tcPr>
            <w:tcW w:w="1182" w:type="dxa"/>
            <w:shd w:val="clear" w:color="auto" w:fill="92D050"/>
            <w:noWrap/>
          </w:tcPr>
          <w:p w14:paraId="146F190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11%</w:t>
            </w:r>
          </w:p>
        </w:tc>
        <w:tc>
          <w:tcPr>
            <w:tcW w:w="815" w:type="dxa"/>
            <w:shd w:val="clear" w:color="auto" w:fill="92D050"/>
            <w:noWrap/>
          </w:tcPr>
          <w:p w14:paraId="0520E8C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9%</w:t>
            </w:r>
          </w:p>
        </w:tc>
        <w:tc>
          <w:tcPr>
            <w:tcW w:w="1220" w:type="dxa"/>
            <w:shd w:val="clear" w:color="auto" w:fill="92D050"/>
            <w:noWrap/>
          </w:tcPr>
          <w:p w14:paraId="5A8E169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w:t>
            </w:r>
          </w:p>
        </w:tc>
        <w:tc>
          <w:tcPr>
            <w:tcW w:w="1562" w:type="dxa"/>
            <w:shd w:val="clear" w:color="auto" w:fill="92D050"/>
            <w:noWrap/>
          </w:tcPr>
          <w:p w14:paraId="1804AC7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64%</w:t>
            </w:r>
          </w:p>
        </w:tc>
      </w:tr>
    </w:tbl>
    <w:p w14:paraId="4C59407C" w14:textId="77777777" w:rsidR="00FC3E90" w:rsidRDefault="00000000">
      <w:pPr>
        <w:rPr>
          <w:rFonts w:ascii="楷体" w:eastAsia="楷体" w:hAnsi="楷体" w:hint="eastAsia"/>
          <w:sz w:val="21"/>
          <w:szCs w:val="16"/>
        </w:rPr>
      </w:pPr>
      <w:r>
        <w:rPr>
          <w:rFonts w:ascii="楷体" w:eastAsia="楷体" w:hAnsi="楷体" w:hint="eastAsia"/>
          <w:sz w:val="21"/>
          <w:szCs w:val="16"/>
        </w:rPr>
        <w:t>数据来源：lightcounting，kimi，gemini整理</w:t>
      </w:r>
    </w:p>
    <w:p w14:paraId="013E28B0" w14:textId="77777777" w:rsidR="00FC3E90" w:rsidRDefault="00000000">
      <w:pPr>
        <w:jc w:val="center"/>
        <w:rPr>
          <w:rFonts w:ascii="楷体" w:eastAsia="楷体" w:hAnsi="楷体" w:hint="eastAsia"/>
          <w:sz w:val="16"/>
          <w:szCs w:val="16"/>
        </w:rPr>
      </w:pPr>
      <w:r>
        <w:rPr>
          <w:rFonts w:ascii="楷体" w:eastAsia="楷体" w:hAnsi="楷体" w:hint="eastAsia"/>
          <w:sz w:val="21"/>
          <w:szCs w:val="16"/>
        </w:rPr>
        <w:t>表，2026年高速率（800G+）全球CR5 测算</w:t>
      </w:r>
    </w:p>
    <w:tbl>
      <w:tblPr>
        <w:tblStyle w:val="af1"/>
        <w:tblW w:w="9953" w:type="dxa"/>
        <w:tblInd w:w="-856" w:type="dxa"/>
        <w:tblLook w:val="04A0" w:firstRow="1" w:lastRow="0" w:firstColumn="1" w:lastColumn="0" w:noHBand="0" w:noVBand="1"/>
      </w:tblPr>
      <w:tblGrid>
        <w:gridCol w:w="2690"/>
        <w:gridCol w:w="1138"/>
        <w:gridCol w:w="1134"/>
        <w:gridCol w:w="1134"/>
        <w:gridCol w:w="1418"/>
        <w:gridCol w:w="1417"/>
        <w:gridCol w:w="1022"/>
      </w:tblGrid>
      <w:tr w:rsidR="00FC3E90" w14:paraId="2F1EAF07" w14:textId="77777777">
        <w:trPr>
          <w:trHeight w:val="285"/>
        </w:trPr>
        <w:tc>
          <w:tcPr>
            <w:tcW w:w="2690" w:type="dxa"/>
            <w:noWrap/>
          </w:tcPr>
          <w:p w14:paraId="48AB9E5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高速率</w:t>
            </w:r>
          </w:p>
        </w:tc>
        <w:tc>
          <w:tcPr>
            <w:tcW w:w="1138" w:type="dxa"/>
            <w:noWrap/>
          </w:tcPr>
          <w:p w14:paraId="7AE61E2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中际旭创</w:t>
            </w:r>
          </w:p>
        </w:tc>
        <w:tc>
          <w:tcPr>
            <w:tcW w:w="1134" w:type="dxa"/>
            <w:noWrap/>
          </w:tcPr>
          <w:p w14:paraId="691F024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新易盛</w:t>
            </w:r>
          </w:p>
        </w:tc>
        <w:tc>
          <w:tcPr>
            <w:tcW w:w="1134" w:type="dxa"/>
            <w:noWrap/>
          </w:tcPr>
          <w:p w14:paraId="65A818DD" w14:textId="77777777" w:rsidR="00FC3E90" w:rsidRDefault="00000000">
            <w:pPr>
              <w:spacing w:after="0" w:line="240" w:lineRule="auto"/>
              <w:rPr>
                <w:rFonts w:ascii="楷体" w:eastAsia="楷体" w:hAnsi="楷体" w:hint="eastAsia"/>
                <w:sz w:val="21"/>
                <w:szCs w:val="21"/>
              </w:rPr>
            </w:pPr>
            <w:commentRangeStart w:id="78"/>
            <w:commentRangeStart w:id="79"/>
            <w:r>
              <w:rPr>
                <w:rFonts w:ascii="楷体" w:eastAsia="楷体" w:hAnsi="楷体"/>
                <w:sz w:val="21"/>
                <w:szCs w:val="21"/>
              </w:rPr>
              <w:t>Coherent</w:t>
            </w:r>
            <w:commentRangeEnd w:id="78"/>
            <w:r>
              <w:rPr>
                <w:rStyle w:val="af3"/>
                <w:rFonts w:ascii="楷体" w:eastAsia="楷体" w:hAnsi="楷体" w:hint="eastAsia"/>
              </w:rPr>
              <w:commentReference w:id="78"/>
            </w:r>
            <w:commentRangeEnd w:id="79"/>
            <w:r>
              <w:rPr>
                <w:rStyle w:val="af3"/>
                <w:rFonts w:ascii="楷体" w:eastAsia="楷体" w:hAnsi="楷体" w:hint="eastAsia"/>
              </w:rPr>
              <w:commentReference w:id="79"/>
            </w:r>
          </w:p>
        </w:tc>
        <w:tc>
          <w:tcPr>
            <w:tcW w:w="1418" w:type="dxa"/>
            <w:noWrap/>
          </w:tcPr>
          <w:p w14:paraId="7CCECEC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海思/光迅</w:t>
            </w:r>
          </w:p>
        </w:tc>
        <w:tc>
          <w:tcPr>
            <w:tcW w:w="1417" w:type="dxa"/>
          </w:tcPr>
          <w:p w14:paraId="24DF386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Lumentum</w:t>
            </w:r>
          </w:p>
        </w:tc>
        <w:tc>
          <w:tcPr>
            <w:tcW w:w="1022" w:type="dxa"/>
            <w:noWrap/>
          </w:tcPr>
          <w:p w14:paraId="2283A35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总量</w:t>
            </w:r>
          </w:p>
        </w:tc>
      </w:tr>
      <w:tr w:rsidR="00FC3E90" w14:paraId="341C3F9F" w14:textId="77777777">
        <w:trPr>
          <w:trHeight w:val="285"/>
        </w:trPr>
        <w:tc>
          <w:tcPr>
            <w:tcW w:w="2690" w:type="dxa"/>
            <w:noWrap/>
          </w:tcPr>
          <w:p w14:paraId="472D78A2"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高</w:t>
            </w:r>
            <w:r>
              <w:rPr>
                <w:rFonts w:ascii="楷体" w:eastAsia="楷体" w:hAnsi="楷体"/>
                <w:sz w:val="21"/>
                <w:szCs w:val="21"/>
              </w:rPr>
              <w:t>速率CR5情况（中</w:t>
            </w:r>
            <w:r>
              <w:rPr>
                <w:rFonts w:ascii="楷体" w:eastAsia="楷体" w:hAnsi="楷体" w:hint="eastAsia"/>
                <w:sz w:val="21"/>
                <w:szCs w:val="21"/>
              </w:rPr>
              <w:t>性</w:t>
            </w:r>
            <w:r>
              <w:rPr>
                <w:rFonts w:ascii="楷体" w:eastAsia="楷体" w:hAnsi="楷体"/>
                <w:sz w:val="21"/>
                <w:szCs w:val="21"/>
              </w:rPr>
              <w:t>）</w:t>
            </w:r>
          </w:p>
        </w:tc>
        <w:tc>
          <w:tcPr>
            <w:tcW w:w="1138" w:type="dxa"/>
            <w:noWrap/>
          </w:tcPr>
          <w:p w14:paraId="3679B79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40%</w:t>
            </w:r>
          </w:p>
        </w:tc>
        <w:tc>
          <w:tcPr>
            <w:tcW w:w="1134" w:type="dxa"/>
            <w:noWrap/>
          </w:tcPr>
          <w:p w14:paraId="768411E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w:t>
            </w:r>
          </w:p>
        </w:tc>
        <w:tc>
          <w:tcPr>
            <w:tcW w:w="1134" w:type="dxa"/>
            <w:noWrap/>
          </w:tcPr>
          <w:p w14:paraId="43B0087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10%</w:t>
            </w:r>
          </w:p>
        </w:tc>
        <w:tc>
          <w:tcPr>
            <w:tcW w:w="1418" w:type="dxa"/>
            <w:noWrap/>
          </w:tcPr>
          <w:p w14:paraId="53426C2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w:t>
            </w:r>
          </w:p>
        </w:tc>
        <w:tc>
          <w:tcPr>
            <w:tcW w:w="1417" w:type="dxa"/>
            <w:noWrap/>
          </w:tcPr>
          <w:p w14:paraId="363C6F6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w:t>
            </w:r>
          </w:p>
        </w:tc>
        <w:tc>
          <w:tcPr>
            <w:tcW w:w="1022" w:type="dxa"/>
            <w:noWrap/>
          </w:tcPr>
          <w:p w14:paraId="478AD50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80%</w:t>
            </w:r>
          </w:p>
        </w:tc>
      </w:tr>
      <w:tr w:rsidR="00FC3E90" w14:paraId="530B2B10" w14:textId="77777777">
        <w:trPr>
          <w:trHeight w:val="285"/>
        </w:trPr>
        <w:tc>
          <w:tcPr>
            <w:tcW w:w="2690" w:type="dxa"/>
            <w:noWrap/>
          </w:tcPr>
          <w:p w14:paraId="2A34A1F0"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1.6t出货CR5情况估计</w:t>
            </w:r>
          </w:p>
        </w:tc>
        <w:tc>
          <w:tcPr>
            <w:tcW w:w="1138" w:type="dxa"/>
            <w:noWrap/>
          </w:tcPr>
          <w:p w14:paraId="403538BF"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52%</w:t>
            </w:r>
          </w:p>
        </w:tc>
        <w:tc>
          <w:tcPr>
            <w:tcW w:w="1134" w:type="dxa"/>
            <w:noWrap/>
          </w:tcPr>
          <w:p w14:paraId="54CED8F1"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20%</w:t>
            </w:r>
          </w:p>
        </w:tc>
        <w:tc>
          <w:tcPr>
            <w:tcW w:w="1134" w:type="dxa"/>
            <w:noWrap/>
          </w:tcPr>
          <w:p w14:paraId="1E65826D"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12%</w:t>
            </w:r>
          </w:p>
        </w:tc>
        <w:tc>
          <w:tcPr>
            <w:tcW w:w="1418" w:type="dxa"/>
            <w:noWrap/>
          </w:tcPr>
          <w:p w14:paraId="37494027"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3%</w:t>
            </w:r>
          </w:p>
        </w:tc>
        <w:tc>
          <w:tcPr>
            <w:tcW w:w="1417" w:type="dxa"/>
            <w:noWrap/>
          </w:tcPr>
          <w:p w14:paraId="102EE69F"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12%</w:t>
            </w:r>
          </w:p>
        </w:tc>
        <w:tc>
          <w:tcPr>
            <w:tcW w:w="1022" w:type="dxa"/>
            <w:noWrap/>
          </w:tcPr>
          <w:p w14:paraId="72521C0E"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97%</w:t>
            </w:r>
          </w:p>
        </w:tc>
      </w:tr>
    </w:tbl>
    <w:p w14:paraId="42B55C91" w14:textId="77777777" w:rsidR="00FC3E90" w:rsidRDefault="00000000">
      <w:pPr>
        <w:rPr>
          <w:rFonts w:ascii="楷体" w:eastAsia="楷体" w:hAnsi="楷体" w:hint="eastAsia"/>
          <w:sz w:val="21"/>
          <w:szCs w:val="21"/>
        </w:rPr>
      </w:pPr>
      <w:r>
        <w:rPr>
          <w:rFonts w:ascii="楷体" w:eastAsia="楷体" w:hAnsi="楷体" w:hint="eastAsia"/>
          <w:sz w:val="21"/>
          <w:szCs w:val="21"/>
        </w:rPr>
        <w:t>数据来源：</w:t>
      </w:r>
      <w:r>
        <w:rPr>
          <w:rFonts w:ascii="楷体" w:eastAsia="楷体" w:hAnsi="楷体" w:hint="eastAsia"/>
          <w:sz w:val="21"/>
          <w:szCs w:val="16"/>
        </w:rPr>
        <w:t>lightcounting，</w:t>
      </w:r>
      <w:r>
        <w:rPr>
          <w:rFonts w:ascii="楷体" w:eastAsia="楷体" w:hAnsi="楷体" w:hint="eastAsia"/>
          <w:sz w:val="21"/>
          <w:szCs w:val="21"/>
        </w:rPr>
        <w:t>kimi，gemini整理</w:t>
      </w:r>
    </w:p>
    <w:p w14:paraId="3AC17FD1"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综合lightCounting和多份调研纪要，国产光模块在全速率光模块中占据主动，取得了50%以上的市场份额。在高速率光模块领域则更为强势，预计占据70-80%份额。同时光模块领域市场集中度</w:t>
      </w:r>
      <w:r>
        <w:rPr>
          <w:rFonts w:ascii="楷体" w:eastAsia="楷体" w:hAnsi="楷体" w:hint="eastAsia"/>
          <w:sz w:val="28"/>
          <w:szCs w:val="28"/>
        </w:rPr>
        <w:lastRenderedPageBreak/>
        <w:t>较高，全速率光模块CR5 &gt; 60%。高速率光模块因工艺复杂，技术难度大，工艺壁垒高CR5 &gt; 80%。竞争格局良好，在近期很难发生恶性竞争。在可见范围内，未来集中度应该还会继续上升，维持强者恒强格局。</w:t>
      </w:r>
    </w:p>
    <w:p w14:paraId="7A03FA00"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取集中度中性测算，中际旭创2025年374.2亿元营收，新易盛2025年247.7亿营收，一共对应约40%的市场总量，由此可以倒推测算2025年市场份额约1496.8亿人民币，合217亿美元。</w:t>
      </w:r>
    </w:p>
    <w:p w14:paraId="1E77B2E9" w14:textId="77777777" w:rsidR="00FC3E90" w:rsidRDefault="00000000">
      <w:pPr>
        <w:pStyle w:val="3"/>
        <w:rPr>
          <w:rFonts w:ascii="楷体" w:eastAsia="楷体" w:hAnsi="楷体" w:hint="eastAsia"/>
          <w:b/>
          <w:color w:val="auto"/>
          <w:sz w:val="30"/>
        </w:rPr>
      </w:pPr>
      <w:r>
        <w:rPr>
          <w:rFonts w:ascii="楷体" w:eastAsia="楷体" w:hAnsi="楷体" w:hint="eastAsia"/>
          <w:b/>
          <w:color w:val="auto"/>
          <w:sz w:val="30"/>
        </w:rPr>
        <w:t>3.4.2供给测算</w:t>
      </w:r>
    </w:p>
    <w:p w14:paraId="46DA2047" w14:textId="77777777" w:rsidR="00FC3E90" w:rsidRDefault="00000000">
      <w:pPr>
        <w:jc w:val="center"/>
        <w:rPr>
          <w:rFonts w:ascii="楷体" w:eastAsia="楷体" w:hAnsi="楷体" w:hint="eastAsia"/>
          <w:sz w:val="16"/>
          <w:szCs w:val="16"/>
        </w:rPr>
      </w:pPr>
      <w:r>
        <w:rPr>
          <w:rFonts w:ascii="楷体" w:eastAsia="楷体" w:hAnsi="楷体" w:hint="eastAsia"/>
          <w:sz w:val="21"/>
          <w:szCs w:val="16"/>
        </w:rPr>
        <w:t>表：高速率光模块出货测算一览</w:t>
      </w:r>
    </w:p>
    <w:tbl>
      <w:tblPr>
        <w:tblStyle w:val="af1"/>
        <w:tblW w:w="8789" w:type="dxa"/>
        <w:tblInd w:w="-289" w:type="dxa"/>
        <w:tblLook w:val="04A0" w:firstRow="1" w:lastRow="0" w:firstColumn="1" w:lastColumn="0" w:noHBand="0" w:noVBand="1"/>
      </w:tblPr>
      <w:tblGrid>
        <w:gridCol w:w="2539"/>
        <w:gridCol w:w="1633"/>
        <w:gridCol w:w="1534"/>
        <w:gridCol w:w="1534"/>
        <w:gridCol w:w="1549"/>
      </w:tblGrid>
      <w:tr w:rsidR="00FC3E90" w14:paraId="2A994637" w14:textId="77777777">
        <w:trPr>
          <w:trHeight w:val="285"/>
        </w:trPr>
        <w:tc>
          <w:tcPr>
            <w:tcW w:w="2539" w:type="dxa"/>
            <w:noWrap/>
          </w:tcPr>
          <w:p w14:paraId="39153130"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高盛预测出货</w:t>
            </w:r>
            <w:r>
              <w:rPr>
                <w:rFonts w:ascii="楷体" w:eastAsia="楷体" w:hAnsi="楷体" w:hint="eastAsia"/>
                <w:sz w:val="21"/>
                <w:szCs w:val="21"/>
              </w:rPr>
              <w:t>（保守）</w:t>
            </w:r>
          </w:p>
        </w:tc>
        <w:tc>
          <w:tcPr>
            <w:tcW w:w="1633" w:type="dxa"/>
            <w:noWrap/>
          </w:tcPr>
          <w:p w14:paraId="7D0CDFC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800G（万个）</w:t>
            </w:r>
          </w:p>
        </w:tc>
        <w:tc>
          <w:tcPr>
            <w:tcW w:w="1534" w:type="dxa"/>
            <w:noWrap/>
          </w:tcPr>
          <w:p w14:paraId="71F1608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1.6T（万个）</w:t>
            </w:r>
          </w:p>
        </w:tc>
        <w:tc>
          <w:tcPr>
            <w:tcW w:w="1534" w:type="dxa"/>
            <w:noWrap/>
          </w:tcPr>
          <w:p w14:paraId="541124D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3.2T（万个）</w:t>
            </w:r>
          </w:p>
        </w:tc>
        <w:tc>
          <w:tcPr>
            <w:tcW w:w="1549" w:type="dxa"/>
            <w:noWrap/>
          </w:tcPr>
          <w:p w14:paraId="30BF0115"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总量（万个）</w:t>
            </w:r>
          </w:p>
        </w:tc>
      </w:tr>
      <w:tr w:rsidR="00FC3E90" w14:paraId="4F3961E8" w14:textId="77777777">
        <w:trPr>
          <w:trHeight w:val="285"/>
        </w:trPr>
        <w:tc>
          <w:tcPr>
            <w:tcW w:w="2539" w:type="dxa"/>
            <w:noWrap/>
          </w:tcPr>
          <w:p w14:paraId="55277FA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25E</w:t>
            </w:r>
          </w:p>
        </w:tc>
        <w:tc>
          <w:tcPr>
            <w:tcW w:w="1633" w:type="dxa"/>
            <w:noWrap/>
          </w:tcPr>
          <w:p w14:paraId="6759E590"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1027</w:t>
            </w:r>
          </w:p>
        </w:tc>
        <w:tc>
          <w:tcPr>
            <w:tcW w:w="1534" w:type="dxa"/>
            <w:noWrap/>
          </w:tcPr>
          <w:p w14:paraId="7EC8BDB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95</w:t>
            </w:r>
          </w:p>
        </w:tc>
        <w:tc>
          <w:tcPr>
            <w:tcW w:w="1534" w:type="dxa"/>
            <w:noWrap/>
          </w:tcPr>
          <w:p w14:paraId="7623381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w:t>
            </w:r>
          </w:p>
        </w:tc>
        <w:tc>
          <w:tcPr>
            <w:tcW w:w="1549" w:type="dxa"/>
            <w:noWrap/>
          </w:tcPr>
          <w:p w14:paraId="402B110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112</w:t>
            </w:r>
            <w:r>
              <w:rPr>
                <w:rFonts w:ascii="楷体" w:eastAsia="楷体" w:hAnsi="楷体" w:hint="eastAsia"/>
                <w:sz w:val="21"/>
                <w:szCs w:val="21"/>
              </w:rPr>
              <w:t>2</w:t>
            </w:r>
          </w:p>
        </w:tc>
      </w:tr>
      <w:tr w:rsidR="00FC3E90" w14:paraId="4F022EB0" w14:textId="77777777">
        <w:trPr>
          <w:trHeight w:val="285"/>
        </w:trPr>
        <w:tc>
          <w:tcPr>
            <w:tcW w:w="2539" w:type="dxa"/>
            <w:noWrap/>
          </w:tcPr>
          <w:p w14:paraId="676DE0B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26E</w:t>
            </w:r>
          </w:p>
        </w:tc>
        <w:tc>
          <w:tcPr>
            <w:tcW w:w="1633" w:type="dxa"/>
            <w:noWrap/>
          </w:tcPr>
          <w:p w14:paraId="7D539C3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3635</w:t>
            </w:r>
          </w:p>
        </w:tc>
        <w:tc>
          <w:tcPr>
            <w:tcW w:w="1534" w:type="dxa"/>
            <w:noWrap/>
          </w:tcPr>
          <w:p w14:paraId="0B9D810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507</w:t>
            </w:r>
          </w:p>
        </w:tc>
        <w:tc>
          <w:tcPr>
            <w:tcW w:w="1534" w:type="dxa"/>
            <w:noWrap/>
          </w:tcPr>
          <w:p w14:paraId="346B3A6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w:t>
            </w:r>
          </w:p>
        </w:tc>
        <w:tc>
          <w:tcPr>
            <w:tcW w:w="1549" w:type="dxa"/>
            <w:noWrap/>
          </w:tcPr>
          <w:p w14:paraId="10ACC4A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414</w:t>
            </w:r>
            <w:r>
              <w:rPr>
                <w:rFonts w:ascii="楷体" w:eastAsia="楷体" w:hAnsi="楷体" w:hint="eastAsia"/>
                <w:sz w:val="21"/>
                <w:szCs w:val="21"/>
              </w:rPr>
              <w:t>2</w:t>
            </w:r>
          </w:p>
        </w:tc>
      </w:tr>
      <w:tr w:rsidR="00FC3E90" w14:paraId="26646EA1" w14:textId="77777777">
        <w:trPr>
          <w:trHeight w:val="285"/>
        </w:trPr>
        <w:tc>
          <w:tcPr>
            <w:tcW w:w="2539" w:type="dxa"/>
            <w:noWrap/>
          </w:tcPr>
          <w:p w14:paraId="21C5E9D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27E</w:t>
            </w:r>
          </w:p>
        </w:tc>
        <w:tc>
          <w:tcPr>
            <w:tcW w:w="1633" w:type="dxa"/>
            <w:noWrap/>
          </w:tcPr>
          <w:p w14:paraId="40A9612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5576</w:t>
            </w:r>
          </w:p>
        </w:tc>
        <w:tc>
          <w:tcPr>
            <w:tcW w:w="1534" w:type="dxa"/>
            <w:noWrap/>
          </w:tcPr>
          <w:p w14:paraId="3D020DC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1235</w:t>
            </w:r>
          </w:p>
        </w:tc>
        <w:tc>
          <w:tcPr>
            <w:tcW w:w="1534" w:type="dxa"/>
            <w:noWrap/>
          </w:tcPr>
          <w:p w14:paraId="12D6A27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w:t>
            </w:r>
          </w:p>
        </w:tc>
        <w:tc>
          <w:tcPr>
            <w:tcW w:w="1549" w:type="dxa"/>
            <w:noWrap/>
          </w:tcPr>
          <w:p w14:paraId="4F23AB03"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6811</w:t>
            </w:r>
          </w:p>
        </w:tc>
      </w:tr>
      <w:tr w:rsidR="00FC3E90" w14:paraId="10304841" w14:textId="77777777">
        <w:trPr>
          <w:trHeight w:val="285"/>
        </w:trPr>
        <w:tc>
          <w:tcPr>
            <w:tcW w:w="2539" w:type="dxa"/>
            <w:noWrap/>
          </w:tcPr>
          <w:p w14:paraId="75F4D67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28E</w:t>
            </w:r>
          </w:p>
        </w:tc>
        <w:tc>
          <w:tcPr>
            <w:tcW w:w="1633" w:type="dxa"/>
            <w:noWrap/>
          </w:tcPr>
          <w:p w14:paraId="4CD4E4C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9184</w:t>
            </w:r>
          </w:p>
        </w:tc>
        <w:tc>
          <w:tcPr>
            <w:tcW w:w="1534" w:type="dxa"/>
            <w:noWrap/>
          </w:tcPr>
          <w:p w14:paraId="1E5A8EA0"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2552</w:t>
            </w:r>
          </w:p>
        </w:tc>
        <w:tc>
          <w:tcPr>
            <w:tcW w:w="1534" w:type="dxa"/>
            <w:noWrap/>
          </w:tcPr>
          <w:p w14:paraId="131E572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215</w:t>
            </w:r>
          </w:p>
        </w:tc>
        <w:tc>
          <w:tcPr>
            <w:tcW w:w="1549" w:type="dxa"/>
            <w:noWrap/>
          </w:tcPr>
          <w:p w14:paraId="0E027AD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1195</w:t>
            </w:r>
            <w:r>
              <w:rPr>
                <w:rFonts w:ascii="楷体" w:eastAsia="楷体" w:hAnsi="楷体" w:hint="eastAsia"/>
                <w:sz w:val="21"/>
                <w:szCs w:val="21"/>
              </w:rPr>
              <w:t>2</w:t>
            </w:r>
          </w:p>
        </w:tc>
      </w:tr>
      <w:tr w:rsidR="00FC3E90" w14:paraId="7A5D8195" w14:textId="77777777">
        <w:trPr>
          <w:trHeight w:val="285"/>
        </w:trPr>
        <w:tc>
          <w:tcPr>
            <w:tcW w:w="2539" w:type="dxa"/>
            <w:noWrap/>
          </w:tcPr>
          <w:p w14:paraId="2750A28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中信预测出货</w:t>
            </w:r>
            <w:r>
              <w:rPr>
                <w:rFonts w:ascii="楷体" w:eastAsia="楷体" w:hAnsi="楷体" w:hint="eastAsia"/>
                <w:sz w:val="21"/>
                <w:szCs w:val="21"/>
              </w:rPr>
              <w:t>（中观）</w:t>
            </w:r>
          </w:p>
        </w:tc>
        <w:tc>
          <w:tcPr>
            <w:tcW w:w="1633" w:type="dxa"/>
            <w:noWrap/>
          </w:tcPr>
          <w:p w14:paraId="5B7808B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800G（万个）</w:t>
            </w:r>
          </w:p>
        </w:tc>
        <w:tc>
          <w:tcPr>
            <w:tcW w:w="1534" w:type="dxa"/>
            <w:noWrap/>
          </w:tcPr>
          <w:p w14:paraId="26F3D92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1.6T（万个）</w:t>
            </w:r>
          </w:p>
        </w:tc>
        <w:tc>
          <w:tcPr>
            <w:tcW w:w="1534" w:type="dxa"/>
            <w:noWrap/>
          </w:tcPr>
          <w:p w14:paraId="73DEAA9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3.2T（万个）</w:t>
            </w:r>
          </w:p>
        </w:tc>
        <w:tc>
          <w:tcPr>
            <w:tcW w:w="1549" w:type="dxa"/>
            <w:noWrap/>
          </w:tcPr>
          <w:p w14:paraId="40438BF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总量（万个）</w:t>
            </w:r>
          </w:p>
        </w:tc>
      </w:tr>
      <w:tr w:rsidR="00FC3E90" w14:paraId="6F58CF15" w14:textId="77777777">
        <w:trPr>
          <w:trHeight w:val="285"/>
        </w:trPr>
        <w:tc>
          <w:tcPr>
            <w:tcW w:w="2539" w:type="dxa"/>
            <w:noWrap/>
          </w:tcPr>
          <w:p w14:paraId="70411ED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25E</w:t>
            </w:r>
          </w:p>
        </w:tc>
        <w:tc>
          <w:tcPr>
            <w:tcW w:w="1633" w:type="dxa"/>
            <w:noWrap/>
          </w:tcPr>
          <w:p w14:paraId="0D485B7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2170</w:t>
            </w:r>
          </w:p>
        </w:tc>
        <w:tc>
          <w:tcPr>
            <w:tcW w:w="1534" w:type="dxa"/>
            <w:noWrap/>
          </w:tcPr>
          <w:p w14:paraId="2BEADEB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250</w:t>
            </w:r>
          </w:p>
        </w:tc>
        <w:tc>
          <w:tcPr>
            <w:tcW w:w="1534" w:type="dxa"/>
            <w:noWrap/>
          </w:tcPr>
          <w:p w14:paraId="6C6E180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w:t>
            </w:r>
          </w:p>
        </w:tc>
        <w:tc>
          <w:tcPr>
            <w:tcW w:w="1549" w:type="dxa"/>
            <w:noWrap/>
          </w:tcPr>
          <w:p w14:paraId="569D65D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2420</w:t>
            </w:r>
          </w:p>
        </w:tc>
      </w:tr>
      <w:tr w:rsidR="00FC3E90" w14:paraId="2CC12AD9" w14:textId="77777777">
        <w:trPr>
          <w:trHeight w:val="285"/>
        </w:trPr>
        <w:tc>
          <w:tcPr>
            <w:tcW w:w="2539" w:type="dxa"/>
            <w:noWrap/>
          </w:tcPr>
          <w:p w14:paraId="3D0D3AA3"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26E</w:t>
            </w:r>
          </w:p>
        </w:tc>
        <w:tc>
          <w:tcPr>
            <w:tcW w:w="1633" w:type="dxa"/>
            <w:noWrap/>
          </w:tcPr>
          <w:p w14:paraId="3F8F492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5800</w:t>
            </w:r>
          </w:p>
        </w:tc>
        <w:tc>
          <w:tcPr>
            <w:tcW w:w="1534" w:type="dxa"/>
            <w:noWrap/>
          </w:tcPr>
          <w:p w14:paraId="76F6DB2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2980</w:t>
            </w:r>
          </w:p>
        </w:tc>
        <w:tc>
          <w:tcPr>
            <w:tcW w:w="1534" w:type="dxa"/>
            <w:noWrap/>
          </w:tcPr>
          <w:p w14:paraId="77431E0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w:t>
            </w:r>
          </w:p>
        </w:tc>
        <w:tc>
          <w:tcPr>
            <w:tcW w:w="1549" w:type="dxa"/>
            <w:noWrap/>
          </w:tcPr>
          <w:p w14:paraId="64E47DF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8780</w:t>
            </w:r>
          </w:p>
        </w:tc>
      </w:tr>
      <w:tr w:rsidR="00FC3E90" w14:paraId="31E8B33A" w14:textId="77777777">
        <w:trPr>
          <w:trHeight w:val="285"/>
        </w:trPr>
        <w:tc>
          <w:tcPr>
            <w:tcW w:w="2539" w:type="dxa"/>
            <w:noWrap/>
          </w:tcPr>
          <w:p w14:paraId="0995909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27E</w:t>
            </w:r>
          </w:p>
        </w:tc>
        <w:tc>
          <w:tcPr>
            <w:tcW w:w="1633" w:type="dxa"/>
            <w:noWrap/>
          </w:tcPr>
          <w:p w14:paraId="49D7B3F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8100</w:t>
            </w:r>
          </w:p>
        </w:tc>
        <w:tc>
          <w:tcPr>
            <w:tcW w:w="1534" w:type="dxa"/>
            <w:noWrap/>
          </w:tcPr>
          <w:p w14:paraId="731FC16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7000</w:t>
            </w:r>
          </w:p>
        </w:tc>
        <w:tc>
          <w:tcPr>
            <w:tcW w:w="1534" w:type="dxa"/>
            <w:noWrap/>
          </w:tcPr>
          <w:p w14:paraId="244C635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100</w:t>
            </w:r>
          </w:p>
        </w:tc>
        <w:tc>
          <w:tcPr>
            <w:tcW w:w="1549" w:type="dxa"/>
            <w:noWrap/>
          </w:tcPr>
          <w:p w14:paraId="218CCED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15200</w:t>
            </w:r>
          </w:p>
        </w:tc>
      </w:tr>
      <w:tr w:rsidR="00FC3E90" w14:paraId="2F8FB1EC" w14:textId="77777777">
        <w:trPr>
          <w:trHeight w:val="285"/>
        </w:trPr>
        <w:tc>
          <w:tcPr>
            <w:tcW w:w="2539" w:type="dxa"/>
            <w:noWrap/>
          </w:tcPr>
          <w:p w14:paraId="473081B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大摩预测出货</w:t>
            </w:r>
            <w:r>
              <w:rPr>
                <w:rFonts w:ascii="楷体" w:eastAsia="楷体" w:hAnsi="楷体" w:hint="eastAsia"/>
                <w:sz w:val="21"/>
                <w:szCs w:val="21"/>
              </w:rPr>
              <w:t>（激进）</w:t>
            </w:r>
          </w:p>
        </w:tc>
        <w:tc>
          <w:tcPr>
            <w:tcW w:w="1633" w:type="dxa"/>
            <w:noWrap/>
          </w:tcPr>
          <w:p w14:paraId="2AED854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800G（万个）</w:t>
            </w:r>
          </w:p>
        </w:tc>
        <w:tc>
          <w:tcPr>
            <w:tcW w:w="1534" w:type="dxa"/>
            <w:noWrap/>
          </w:tcPr>
          <w:p w14:paraId="751DC96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1.6T（万个）</w:t>
            </w:r>
          </w:p>
        </w:tc>
        <w:tc>
          <w:tcPr>
            <w:tcW w:w="1534" w:type="dxa"/>
            <w:noWrap/>
          </w:tcPr>
          <w:p w14:paraId="12C5715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3.2T（万个）</w:t>
            </w:r>
          </w:p>
        </w:tc>
        <w:tc>
          <w:tcPr>
            <w:tcW w:w="1549" w:type="dxa"/>
            <w:noWrap/>
          </w:tcPr>
          <w:p w14:paraId="3B9A753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总量（万个）</w:t>
            </w:r>
          </w:p>
        </w:tc>
      </w:tr>
      <w:tr w:rsidR="00FC3E90" w14:paraId="4A45087F" w14:textId="77777777">
        <w:trPr>
          <w:trHeight w:val="285"/>
        </w:trPr>
        <w:tc>
          <w:tcPr>
            <w:tcW w:w="2539" w:type="dxa"/>
            <w:noWrap/>
          </w:tcPr>
          <w:p w14:paraId="36A976A3"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25E</w:t>
            </w:r>
          </w:p>
        </w:tc>
        <w:tc>
          <w:tcPr>
            <w:tcW w:w="1633" w:type="dxa"/>
            <w:noWrap/>
          </w:tcPr>
          <w:p w14:paraId="1E39252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1800</w:t>
            </w:r>
          </w:p>
        </w:tc>
        <w:tc>
          <w:tcPr>
            <w:tcW w:w="1534" w:type="dxa"/>
            <w:noWrap/>
          </w:tcPr>
          <w:p w14:paraId="11523BA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270</w:t>
            </w:r>
          </w:p>
        </w:tc>
        <w:tc>
          <w:tcPr>
            <w:tcW w:w="1534" w:type="dxa"/>
            <w:noWrap/>
          </w:tcPr>
          <w:p w14:paraId="1AC664C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w:t>
            </w:r>
          </w:p>
        </w:tc>
        <w:tc>
          <w:tcPr>
            <w:tcW w:w="1549" w:type="dxa"/>
            <w:noWrap/>
          </w:tcPr>
          <w:p w14:paraId="4814351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2070</w:t>
            </w:r>
          </w:p>
        </w:tc>
      </w:tr>
      <w:tr w:rsidR="00FC3E90" w14:paraId="18098A7A" w14:textId="77777777">
        <w:trPr>
          <w:trHeight w:val="285"/>
        </w:trPr>
        <w:tc>
          <w:tcPr>
            <w:tcW w:w="2539" w:type="dxa"/>
            <w:noWrap/>
          </w:tcPr>
          <w:p w14:paraId="5563CDD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26E</w:t>
            </w:r>
          </w:p>
        </w:tc>
        <w:tc>
          <w:tcPr>
            <w:tcW w:w="1633" w:type="dxa"/>
            <w:noWrap/>
          </w:tcPr>
          <w:p w14:paraId="70DDC6C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4400</w:t>
            </w:r>
          </w:p>
        </w:tc>
        <w:tc>
          <w:tcPr>
            <w:tcW w:w="1534" w:type="dxa"/>
            <w:noWrap/>
          </w:tcPr>
          <w:p w14:paraId="071F367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2900</w:t>
            </w:r>
          </w:p>
        </w:tc>
        <w:tc>
          <w:tcPr>
            <w:tcW w:w="1534" w:type="dxa"/>
            <w:noWrap/>
          </w:tcPr>
          <w:p w14:paraId="5379C81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w:t>
            </w:r>
          </w:p>
        </w:tc>
        <w:tc>
          <w:tcPr>
            <w:tcW w:w="1549" w:type="dxa"/>
            <w:noWrap/>
          </w:tcPr>
          <w:p w14:paraId="01FE68D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7300</w:t>
            </w:r>
          </w:p>
        </w:tc>
      </w:tr>
      <w:tr w:rsidR="00FC3E90" w14:paraId="64A00D19" w14:textId="77777777">
        <w:trPr>
          <w:trHeight w:val="285"/>
        </w:trPr>
        <w:tc>
          <w:tcPr>
            <w:tcW w:w="2539" w:type="dxa"/>
            <w:noWrap/>
          </w:tcPr>
          <w:p w14:paraId="411239E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27E</w:t>
            </w:r>
          </w:p>
        </w:tc>
        <w:tc>
          <w:tcPr>
            <w:tcW w:w="1633" w:type="dxa"/>
            <w:noWrap/>
          </w:tcPr>
          <w:p w14:paraId="7343F34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6300</w:t>
            </w:r>
          </w:p>
        </w:tc>
        <w:tc>
          <w:tcPr>
            <w:tcW w:w="1534" w:type="dxa"/>
            <w:noWrap/>
          </w:tcPr>
          <w:p w14:paraId="10D9235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7900</w:t>
            </w:r>
          </w:p>
        </w:tc>
        <w:tc>
          <w:tcPr>
            <w:tcW w:w="1534" w:type="dxa"/>
            <w:noWrap/>
          </w:tcPr>
          <w:p w14:paraId="752DA92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w:t>
            </w:r>
          </w:p>
        </w:tc>
        <w:tc>
          <w:tcPr>
            <w:tcW w:w="1549" w:type="dxa"/>
            <w:noWrap/>
          </w:tcPr>
          <w:p w14:paraId="73BE3FB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14200</w:t>
            </w:r>
          </w:p>
        </w:tc>
      </w:tr>
      <w:tr w:rsidR="00FC3E90" w14:paraId="05F36A1E" w14:textId="77777777">
        <w:trPr>
          <w:trHeight w:val="285"/>
        </w:trPr>
        <w:tc>
          <w:tcPr>
            <w:tcW w:w="2539" w:type="dxa"/>
            <w:noWrap/>
          </w:tcPr>
          <w:p w14:paraId="6B23776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28E</w:t>
            </w:r>
          </w:p>
        </w:tc>
        <w:tc>
          <w:tcPr>
            <w:tcW w:w="1633" w:type="dxa"/>
            <w:noWrap/>
          </w:tcPr>
          <w:p w14:paraId="4AA7DBB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6400</w:t>
            </w:r>
          </w:p>
        </w:tc>
        <w:tc>
          <w:tcPr>
            <w:tcW w:w="1534" w:type="dxa"/>
            <w:noWrap/>
          </w:tcPr>
          <w:p w14:paraId="24A5ECA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8700</w:t>
            </w:r>
          </w:p>
        </w:tc>
        <w:tc>
          <w:tcPr>
            <w:tcW w:w="1534" w:type="dxa"/>
            <w:noWrap/>
          </w:tcPr>
          <w:p w14:paraId="0C749A5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w:t>
            </w:r>
          </w:p>
        </w:tc>
        <w:tc>
          <w:tcPr>
            <w:tcW w:w="1549" w:type="dxa"/>
            <w:noWrap/>
          </w:tcPr>
          <w:p w14:paraId="70519CA5"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15100</w:t>
            </w:r>
          </w:p>
        </w:tc>
      </w:tr>
    </w:tbl>
    <w:p w14:paraId="663AC442" w14:textId="77777777" w:rsidR="00FC3E90" w:rsidRDefault="00000000">
      <w:pPr>
        <w:rPr>
          <w:rFonts w:ascii="楷体" w:eastAsia="楷体" w:hAnsi="楷体" w:hint="eastAsia"/>
          <w:sz w:val="16"/>
          <w:szCs w:val="16"/>
        </w:rPr>
      </w:pPr>
      <w:r>
        <w:rPr>
          <w:rFonts w:ascii="楷体" w:eastAsia="楷体" w:hAnsi="楷体" w:hint="eastAsia"/>
          <w:sz w:val="21"/>
          <w:szCs w:val="16"/>
        </w:rPr>
        <w:t>数据来源：高盛，中信证券，摩根士丹利</w:t>
      </w:r>
    </w:p>
    <w:p w14:paraId="620B616C" w14:textId="77777777" w:rsidR="00FC3E90" w:rsidRDefault="00000000">
      <w:pPr>
        <w:pStyle w:val="3"/>
        <w:rPr>
          <w:rFonts w:ascii="楷体" w:eastAsia="楷体" w:hAnsi="楷体" w:hint="eastAsia"/>
          <w:b/>
          <w:color w:val="auto"/>
          <w:sz w:val="30"/>
        </w:rPr>
      </w:pPr>
      <w:commentRangeStart w:id="80"/>
      <w:r>
        <w:rPr>
          <w:rFonts w:ascii="楷体" w:eastAsia="楷体" w:hAnsi="楷体" w:hint="eastAsia"/>
          <w:b/>
          <w:color w:val="auto"/>
          <w:sz w:val="30"/>
        </w:rPr>
        <w:lastRenderedPageBreak/>
        <w:t>3.4.3上游物料紧张</w:t>
      </w:r>
      <w:commentRangeEnd w:id="80"/>
      <w:r>
        <w:rPr>
          <w:rStyle w:val="af3"/>
          <w:rFonts w:ascii="楷体" w:eastAsia="楷体" w:hAnsi="楷体" w:hint="eastAsia"/>
          <w:b/>
          <w:color w:val="auto"/>
          <w:sz w:val="30"/>
          <w:szCs w:val="32"/>
        </w:rPr>
        <w:commentReference w:id="80"/>
      </w:r>
      <w:r>
        <w:rPr>
          <w:rStyle w:val="af3"/>
          <w:rFonts w:ascii="楷体" w:eastAsia="楷体" w:hAnsi="楷体" w:hint="eastAsia"/>
          <w:b/>
          <w:color w:val="auto"/>
          <w:sz w:val="30"/>
          <w:szCs w:val="32"/>
        </w:rPr>
        <w:t>（上游和下游的情况到底是什么情况）（无源不是重点）</w:t>
      </w:r>
    </w:p>
    <w:p w14:paraId="18902C8A" w14:textId="77777777" w:rsidR="00FC3E90" w:rsidRDefault="00000000">
      <w:pPr>
        <w:jc w:val="center"/>
        <w:rPr>
          <w:rFonts w:ascii="楷体" w:eastAsia="楷体" w:hAnsi="楷体" w:hint="eastAsia"/>
          <w:szCs w:val="22"/>
        </w:rPr>
      </w:pPr>
      <w:r>
        <w:rPr>
          <w:rFonts w:ascii="楷体" w:eastAsia="楷体" w:hAnsi="楷体"/>
          <w:noProof/>
          <w:sz w:val="28"/>
          <w:szCs w:val="22"/>
        </w:rPr>
        <w:drawing>
          <wp:inline distT="0" distB="0" distL="0" distR="0" wp14:anchorId="12E3F0DE" wp14:editId="4D9C390F">
            <wp:extent cx="2687320" cy="2253615"/>
            <wp:effectExtent l="0" t="0" r="0" b="0"/>
            <wp:docPr id="1192602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02537" name="图片 1"/>
                    <pic:cNvPicPr>
                      <a:picLocks noChangeAspect="1"/>
                    </pic:cNvPicPr>
                  </pic:nvPicPr>
                  <pic:blipFill>
                    <a:blip r:embed="rId18"/>
                    <a:srcRect r="49044"/>
                    <a:stretch>
                      <a:fillRect/>
                    </a:stretch>
                  </pic:blipFill>
                  <pic:spPr>
                    <a:xfrm>
                      <a:off x="0" y="0"/>
                      <a:ext cx="2687595" cy="2253615"/>
                    </a:xfrm>
                    <a:prstGeom prst="rect">
                      <a:avLst/>
                    </a:prstGeom>
                    <a:ln>
                      <a:noFill/>
                    </a:ln>
                  </pic:spPr>
                </pic:pic>
              </a:graphicData>
            </a:graphic>
          </wp:inline>
        </w:drawing>
      </w:r>
    </w:p>
    <w:p w14:paraId="7A6143EF"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光模块高景气正推动光芯片市场规模快速增长。预计高速激光器芯片市场规模从CY25 年的 9.3 亿美元跃升至 CY26 年的 40.6 亿美元，同比增长+338%，CY27 年有望进一步扩张至 71.0 亿美元，两年间累计增长超 7 倍。</w:t>
      </w:r>
    </w:p>
    <w:p w14:paraId="702EC0DC"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预计增量的核心来自两条主线：</w:t>
      </w:r>
    </w:p>
    <w:p w14:paraId="007816A6"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其一，EML 芯片随 800G 向 1.6T 的代际迭代实现结构占比切换，预计 200G EML 出货占比将进一步提升，市场规模有望从 CY25 年的 0.9 亿美元爆发至 CY27 年的 28.7 亿美元，同时单通道速率提升带动 ASP 跃迁，量价形成合力推动增长；</w:t>
      </w:r>
    </w:p>
    <w:p w14:paraId="1A09844C"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其二，硅光方案加速渗透预计将推动 CW 激光器从 CY25 年的 2.2 亿美元扩张至 CY27 年的 25.3 亿美元，打开独立于 EML 之外的第三条增长曲线。</w:t>
      </w:r>
    </w:p>
    <w:p w14:paraId="7A250E9B" w14:textId="77777777" w:rsidR="00FC3E90" w:rsidRDefault="00FC3E90">
      <w:pPr>
        <w:ind w:firstLineChars="200" w:firstLine="440"/>
        <w:rPr>
          <w:rFonts w:ascii="楷体" w:eastAsia="楷体" w:hAnsi="楷体" w:hint="eastAsia"/>
          <w:szCs w:val="22"/>
        </w:rPr>
      </w:pPr>
    </w:p>
    <w:p w14:paraId="7AAE4215" w14:textId="77777777" w:rsidR="00FC3E90" w:rsidRDefault="00000000">
      <w:pPr>
        <w:jc w:val="center"/>
        <w:rPr>
          <w:rFonts w:ascii="楷体" w:eastAsia="楷体" w:hAnsi="楷体" w:hint="eastAsia"/>
          <w:szCs w:val="22"/>
        </w:rPr>
      </w:pPr>
      <w:r>
        <w:rPr>
          <w:rFonts w:ascii="楷体" w:eastAsia="楷体" w:hAnsi="楷体"/>
          <w:noProof/>
          <w:sz w:val="28"/>
          <w:szCs w:val="22"/>
        </w:rPr>
        <w:lastRenderedPageBreak/>
        <w:drawing>
          <wp:inline distT="0" distB="0" distL="0" distR="0" wp14:anchorId="7D45C811" wp14:editId="79192949">
            <wp:extent cx="2660650" cy="2253615"/>
            <wp:effectExtent l="0" t="0" r="6350" b="0"/>
            <wp:docPr id="496765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65218" name="图片 1"/>
                    <pic:cNvPicPr>
                      <a:picLocks noChangeAspect="1"/>
                    </pic:cNvPicPr>
                  </pic:nvPicPr>
                  <pic:blipFill>
                    <a:blip r:embed="rId18"/>
                    <a:srcRect l="49551"/>
                    <a:stretch>
                      <a:fillRect/>
                    </a:stretch>
                  </pic:blipFill>
                  <pic:spPr>
                    <a:xfrm>
                      <a:off x="0" y="0"/>
                      <a:ext cx="2660856" cy="2253615"/>
                    </a:xfrm>
                    <a:prstGeom prst="rect">
                      <a:avLst/>
                    </a:prstGeom>
                    <a:ln>
                      <a:noFill/>
                    </a:ln>
                  </pic:spPr>
                </pic:pic>
              </a:graphicData>
            </a:graphic>
          </wp:inline>
        </w:drawing>
      </w:r>
    </w:p>
    <w:p w14:paraId="0A2A2C46"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激光器芯片供给缺口推动 ASP 上升，龙头厂商盈利能力显著提升。目前全球光芯片均处于紧缺状态，Lumentum、Coherent 等海外巨头在财报会上表示 2026 年产能已 100%被预订，订单排至 2027-2028 年，MOCVD、EBL 光刻机等核心设备交期超 18 个月，扩产周期至少 2 年，短期供需失衡难以缓解。</w:t>
      </w:r>
    </w:p>
    <w:p w14:paraId="0EF12AA9"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中信测算 CY26 年 200G EML 供给缺口约为20%，400mW CW 缺口达 17%，100G EML 亦存在约 9%的供需缺口，扩产周期 18到24个月的行业特性决定了卖方市场格局在 CY26到CY27 年难以被快速打破，激光器芯片厂商的量增价稳乃至提价预期具备较高能见度。</w:t>
      </w:r>
    </w:p>
    <w:p w14:paraId="4403CA65" w14:textId="77777777" w:rsidR="00FC3E90" w:rsidRDefault="00000000">
      <w:pPr>
        <w:ind w:firstLineChars="200" w:firstLine="560"/>
        <w:rPr>
          <w:rFonts w:ascii="楷体" w:eastAsia="楷体" w:hAnsi="楷体" w:hint="eastAsia"/>
          <w:sz w:val="28"/>
          <w:szCs w:val="28"/>
          <w:highlight w:val="yellow"/>
        </w:rPr>
      </w:pPr>
      <w:r>
        <w:rPr>
          <w:rFonts w:ascii="楷体" w:eastAsia="楷体" w:hAnsi="楷体" w:hint="eastAsia"/>
          <w:sz w:val="28"/>
          <w:szCs w:val="28"/>
          <w:highlight w:val="yellow"/>
        </w:rPr>
        <w:t>技术的演进过程，EML——硅光——薄膜铌酸锂</w:t>
      </w:r>
    </w:p>
    <w:p w14:paraId="54FE55D5" w14:textId="77777777" w:rsidR="00FC3E90" w:rsidRDefault="00000000">
      <w:pPr>
        <w:rPr>
          <w:rFonts w:ascii="楷体" w:eastAsia="楷体" w:hAnsi="楷体" w:hint="eastAsia"/>
          <w:szCs w:val="22"/>
        </w:rPr>
      </w:pPr>
      <w:r>
        <w:rPr>
          <w:rFonts w:ascii="楷体" w:eastAsia="楷体" w:hAnsi="楷体"/>
          <w:noProof/>
          <w:sz w:val="28"/>
          <w:szCs w:val="22"/>
        </w:rPr>
        <w:lastRenderedPageBreak/>
        <w:drawing>
          <wp:inline distT="0" distB="0" distL="0" distR="0" wp14:anchorId="5551D220" wp14:editId="3EF6F229">
            <wp:extent cx="5274310" cy="2724785"/>
            <wp:effectExtent l="0" t="0" r="2540" b="0"/>
            <wp:docPr id="1191173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73602" name="图片 1"/>
                    <pic:cNvPicPr>
                      <a:picLocks noChangeAspect="1"/>
                    </pic:cNvPicPr>
                  </pic:nvPicPr>
                  <pic:blipFill>
                    <a:blip r:embed="rId19"/>
                    <a:stretch>
                      <a:fillRect/>
                    </a:stretch>
                  </pic:blipFill>
                  <pic:spPr>
                    <a:xfrm>
                      <a:off x="0" y="0"/>
                      <a:ext cx="5274310" cy="2724785"/>
                    </a:xfrm>
                    <a:prstGeom prst="rect">
                      <a:avLst/>
                    </a:prstGeom>
                  </pic:spPr>
                </pic:pic>
              </a:graphicData>
            </a:graphic>
          </wp:inline>
        </w:drawing>
      </w:r>
    </w:p>
    <w:p w14:paraId="60340092"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磷化铟和EML的关系（nvidia</w:t>
      </w:r>
    </w:p>
    <w:p w14:paraId="7FB55BFF" w14:textId="77777777" w:rsidR="00FC3E90" w:rsidRDefault="00000000">
      <w:pPr>
        <w:ind w:firstLineChars="200" w:firstLine="560"/>
        <w:rPr>
          <w:rFonts w:ascii="楷体" w:eastAsia="楷体" w:hAnsi="楷体" w:hint="eastAsia"/>
          <w:sz w:val="28"/>
          <w:szCs w:val="28"/>
        </w:rPr>
      </w:pPr>
      <w:r>
        <w:rPr>
          <w:rFonts w:ascii="楷体" w:eastAsia="楷体" w:hAnsi="楷体"/>
          <w:sz w:val="28"/>
          <w:szCs w:val="28"/>
        </w:rPr>
        <w:t>当前，</w:t>
      </w:r>
      <w:commentRangeStart w:id="81"/>
      <w:commentRangeStart w:id="82"/>
      <w:r>
        <w:rPr>
          <w:rFonts w:ascii="楷体" w:eastAsia="楷体" w:hAnsi="楷体" w:hint="eastAsia"/>
          <w:sz w:val="28"/>
          <w:szCs w:val="28"/>
        </w:rPr>
        <w:t>磷化铟</w:t>
      </w:r>
      <w:commentRangeEnd w:id="81"/>
      <w:r>
        <w:rPr>
          <w:rStyle w:val="af3"/>
          <w:rFonts w:ascii="楷体" w:eastAsia="楷体" w:hAnsi="楷体"/>
          <w:sz w:val="28"/>
          <w:szCs w:val="28"/>
        </w:rPr>
        <w:commentReference w:id="81"/>
      </w:r>
      <w:commentRangeEnd w:id="82"/>
      <w:r>
        <w:rPr>
          <w:rStyle w:val="af3"/>
          <w:rFonts w:ascii="楷体" w:eastAsia="楷体" w:hAnsi="楷体"/>
          <w:sz w:val="28"/>
          <w:szCs w:val="28"/>
        </w:rPr>
        <w:commentReference w:id="82"/>
      </w:r>
      <w:r>
        <w:rPr>
          <w:rFonts w:ascii="楷体" w:eastAsia="楷体" w:hAnsi="楷体"/>
          <w:sz w:val="28"/>
          <w:szCs w:val="28"/>
        </w:rPr>
        <w:t>产能严重受限，从市场格局来看，全球磷化铟衬底材料市场高度集中且被国外垄断，主要厂商有日本住友电工</w:t>
      </w:r>
      <w:r>
        <w:rPr>
          <w:rFonts w:ascii="楷体" w:eastAsia="楷体" w:hAnsi="楷体" w:hint="eastAsia"/>
          <w:sz w:val="28"/>
          <w:szCs w:val="28"/>
        </w:rPr>
        <w:t>（市占率约42%）</w:t>
      </w:r>
      <w:r>
        <w:rPr>
          <w:rFonts w:ascii="楷体" w:eastAsia="楷体" w:hAnsi="楷体"/>
          <w:sz w:val="28"/>
          <w:szCs w:val="28"/>
        </w:rPr>
        <w:t>、美国AXT</w:t>
      </w:r>
      <w:r>
        <w:rPr>
          <w:rFonts w:ascii="楷体" w:eastAsia="楷体" w:hAnsi="楷体" w:hint="eastAsia"/>
          <w:sz w:val="28"/>
          <w:szCs w:val="28"/>
        </w:rPr>
        <w:t>（市占率约35%）</w:t>
      </w:r>
      <w:r>
        <w:rPr>
          <w:rFonts w:ascii="楷体" w:eastAsia="楷体" w:hAnsi="楷体"/>
          <w:sz w:val="28"/>
          <w:szCs w:val="28"/>
        </w:rPr>
        <w:t>、日本JX</w:t>
      </w:r>
      <w:r>
        <w:rPr>
          <w:rFonts w:ascii="楷体" w:eastAsia="楷体" w:hAnsi="楷体" w:hint="eastAsia"/>
          <w:sz w:val="28"/>
          <w:szCs w:val="28"/>
        </w:rPr>
        <w:t>（市占率约13%）</w:t>
      </w:r>
      <w:r>
        <w:rPr>
          <w:rFonts w:ascii="楷体" w:eastAsia="楷体" w:hAnsi="楷体"/>
          <w:sz w:val="28"/>
          <w:szCs w:val="28"/>
        </w:rPr>
        <w:t>等，合计占9</w:t>
      </w:r>
      <w:r>
        <w:rPr>
          <w:rFonts w:ascii="楷体" w:eastAsia="楷体" w:hAnsi="楷体" w:hint="eastAsia"/>
          <w:sz w:val="28"/>
          <w:szCs w:val="28"/>
        </w:rPr>
        <w:t>0</w:t>
      </w:r>
      <w:r>
        <w:rPr>
          <w:rFonts w:ascii="楷体" w:eastAsia="楷体" w:hAnsi="楷体"/>
          <w:sz w:val="28"/>
          <w:szCs w:val="28"/>
        </w:rPr>
        <w:t>%以上产能。国内磷化铟起步晚，仍处于追赶中</w:t>
      </w:r>
      <w:r>
        <w:rPr>
          <w:rFonts w:ascii="楷体" w:eastAsia="楷体" w:hAnsi="楷体" w:hint="eastAsia"/>
          <w:sz w:val="28"/>
          <w:szCs w:val="28"/>
        </w:rPr>
        <w:t>。</w:t>
      </w:r>
    </w:p>
    <w:p w14:paraId="4D96A4EB"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从具体的扩产流程上，由于磷化铟衬底的稀缺，加之设备交付周期长（交付周期需1-2年），产线扩张的技术要求高（要求高温高压环境）。从产线建设上，一条新的磷化铟产线就需要18-24个月来完成交付。在宏观层面上，磷化铟的扩产周期可能会达到3-5年。</w:t>
      </w:r>
    </w:p>
    <w:p w14:paraId="3C2FAE50"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从实际产能上，券商预期磷化铟产能增速较光模块市场规模增速与需求增速相对较慢。</w:t>
      </w:r>
      <w:r>
        <w:rPr>
          <w:rFonts w:ascii="楷体" w:eastAsia="楷体" w:hAnsi="楷体"/>
          <w:sz w:val="28"/>
          <w:szCs w:val="28"/>
        </w:rPr>
        <w:t>2025年全球器件需求达200万片，实际产能仅60万片，供需缺口近70%。</w:t>
      </w:r>
      <w:r>
        <w:rPr>
          <w:rFonts w:ascii="楷体" w:eastAsia="楷体" w:hAnsi="楷体" w:hint="eastAsia"/>
          <w:sz w:val="28"/>
          <w:szCs w:val="28"/>
        </w:rPr>
        <w:t>Lumentum</w:t>
      </w:r>
      <w:r>
        <w:rPr>
          <w:rFonts w:ascii="楷体" w:eastAsia="楷体" w:hAnsi="楷体"/>
          <w:sz w:val="28"/>
          <w:szCs w:val="28"/>
        </w:rPr>
        <w:t>在2026财年第二季度业绩会上披露，订单能见度覆盖至2026-2027年，未来6-8个季度产能全部售罄；公司预计两个季度内，2028年全年的产能都将被订</w:t>
      </w:r>
      <w:r>
        <w:rPr>
          <w:rFonts w:ascii="楷体" w:eastAsia="楷体" w:hAnsi="楷体"/>
          <w:sz w:val="28"/>
          <w:szCs w:val="28"/>
        </w:rPr>
        <w:lastRenderedPageBreak/>
        <w:t>满。公司于2025年第四季度已完成超20%的扩产，随着第一阶段约半数增幅落地，预计</w:t>
      </w:r>
      <w:r>
        <w:rPr>
          <w:rFonts w:ascii="楷体" w:eastAsia="楷体" w:hAnsi="楷体" w:hint="eastAsia"/>
          <w:sz w:val="28"/>
          <w:szCs w:val="28"/>
        </w:rPr>
        <w:t>2026</w:t>
      </w:r>
      <w:r>
        <w:rPr>
          <w:rFonts w:ascii="楷体" w:eastAsia="楷体" w:hAnsi="楷体"/>
          <w:sz w:val="28"/>
          <w:szCs w:val="28"/>
        </w:rPr>
        <w:t>上半年产能将提升逾40%，相关增量全部源自其日本相模原工厂；此外，日本高尾工厂及英国卡斯威尔工厂也将在后续阶段释放产能。</w:t>
      </w:r>
    </w:p>
    <w:p w14:paraId="0C3EF60D" w14:textId="77777777" w:rsidR="00FC3E90" w:rsidRDefault="00000000">
      <w:pPr>
        <w:pStyle w:val="3"/>
        <w:rPr>
          <w:rFonts w:hint="eastAsia"/>
          <w:color w:val="auto"/>
        </w:rPr>
      </w:pPr>
      <w:r>
        <w:rPr>
          <w:rFonts w:ascii="楷体" w:eastAsia="楷体" w:hAnsi="楷体" w:hint="eastAsia"/>
          <w:b/>
          <w:color w:val="auto"/>
          <w:sz w:val="30"/>
        </w:rPr>
        <w:t>3.4.4</w:t>
      </w:r>
      <w:commentRangeStart w:id="83"/>
      <w:r>
        <w:rPr>
          <w:rFonts w:ascii="楷体" w:eastAsia="楷体" w:hAnsi="楷体" w:hint="eastAsia"/>
          <w:b/>
          <w:color w:val="auto"/>
          <w:sz w:val="30"/>
        </w:rPr>
        <w:t>技术演进情况</w:t>
      </w:r>
      <w:commentRangeEnd w:id="83"/>
      <w:r>
        <w:rPr>
          <w:rStyle w:val="af3"/>
          <w:rFonts w:hint="eastAsia"/>
          <w:color w:val="auto"/>
          <w:sz w:val="32"/>
          <w:szCs w:val="32"/>
        </w:rPr>
        <w:commentReference w:id="83"/>
      </w:r>
      <w:r>
        <w:rPr>
          <w:rStyle w:val="af3"/>
          <w:rFonts w:hint="eastAsia"/>
          <w:color w:val="auto"/>
          <w:sz w:val="32"/>
          <w:szCs w:val="32"/>
        </w:rPr>
        <w:t>（单独拎出来）（演进原型标注）</w:t>
      </w:r>
    </w:p>
    <w:p w14:paraId="7D3941FF" w14:textId="77777777" w:rsidR="00FC3E90" w:rsidRDefault="00000000">
      <w:pPr>
        <w:pStyle w:val="4"/>
        <w:rPr>
          <w:rFonts w:hint="eastAsia"/>
          <w:color w:val="auto"/>
        </w:rPr>
      </w:pPr>
      <w:r>
        <w:rPr>
          <w:rFonts w:ascii="楷体" w:eastAsia="楷体" w:hAnsi="楷体" w:hint="eastAsia"/>
          <w:b/>
          <w:color w:val="auto"/>
        </w:rPr>
        <w:t>I. 基本概念补充</w:t>
      </w:r>
    </w:p>
    <w:p w14:paraId="52031C5F"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服务器：</w:t>
      </w:r>
      <w:r>
        <w:rPr>
          <w:rFonts w:ascii="楷体" w:eastAsia="楷体" w:hAnsi="楷体"/>
          <w:sz w:val="28"/>
          <w:szCs w:val="28"/>
        </w:rPr>
        <w:t>没有显示器、没有键盘、24小时开机、专干一件事（算/存/传）的电脑"。AIDC机柜里塞了15-20台这样的"电脑"，每台里面有</w:t>
      </w:r>
      <w:r>
        <w:rPr>
          <w:rFonts w:ascii="楷体" w:eastAsia="楷体" w:hAnsi="楷体" w:hint="eastAsia"/>
          <w:sz w:val="28"/>
          <w:szCs w:val="28"/>
        </w:rPr>
        <w:t>复数</w:t>
      </w:r>
      <w:r>
        <w:rPr>
          <w:rFonts w:ascii="楷体" w:eastAsia="楷体" w:hAnsi="楷体"/>
          <w:sz w:val="28"/>
          <w:szCs w:val="28"/>
        </w:rPr>
        <w:t>颗GPU、CPU、TB</w:t>
      </w:r>
      <w:r>
        <w:rPr>
          <w:rFonts w:ascii="楷体" w:eastAsia="楷体" w:hAnsi="楷体" w:hint="eastAsia"/>
          <w:sz w:val="28"/>
          <w:szCs w:val="28"/>
        </w:rPr>
        <w:t>级</w:t>
      </w:r>
      <w:r>
        <w:rPr>
          <w:rFonts w:ascii="楷体" w:eastAsia="楷体" w:hAnsi="楷体"/>
          <w:sz w:val="28"/>
          <w:szCs w:val="28"/>
        </w:rPr>
        <w:t>内存、几十TB硬盘、高速网卡，顶部放交换机，底部接电源和光纤</w:t>
      </w:r>
      <w:r>
        <w:rPr>
          <w:rFonts w:ascii="楷体" w:eastAsia="楷体" w:hAnsi="楷体" w:hint="eastAsia"/>
          <w:sz w:val="28"/>
          <w:szCs w:val="28"/>
        </w:rPr>
        <w:t>。</w:t>
      </w:r>
    </w:p>
    <w:p w14:paraId="671E1F4B" w14:textId="77777777" w:rsidR="00FC3E90" w:rsidRDefault="00000000">
      <w:pPr>
        <w:jc w:val="center"/>
        <w:rPr>
          <w:rFonts w:hint="eastAsia"/>
        </w:rPr>
      </w:pPr>
      <w:r>
        <w:rPr>
          <w:rFonts w:ascii="楷体" w:eastAsia="楷体" w:hAnsi="楷体" w:hint="eastAsia"/>
          <w:noProof/>
          <w:sz w:val="28"/>
        </w:rPr>
        <w:drawing>
          <wp:inline distT="0" distB="0" distL="0" distR="0" wp14:anchorId="22B4F540" wp14:editId="13315060">
            <wp:extent cx="2171700" cy="2807970"/>
            <wp:effectExtent l="0" t="0" r="0" b="0"/>
            <wp:docPr id="1557168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68271"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192258" cy="2834152"/>
                    </a:xfrm>
                    <a:prstGeom prst="rect">
                      <a:avLst/>
                    </a:prstGeom>
                    <a:noFill/>
                    <a:ln>
                      <a:noFill/>
                    </a:ln>
                  </pic:spPr>
                </pic:pic>
              </a:graphicData>
            </a:graphic>
          </wp:inline>
        </w:drawing>
      </w:r>
    </w:p>
    <w:p w14:paraId="2DB4E80F"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交换机：决定信息流交叉通信方向的电子器械，如A服务器的数据包希望发往B服务器，则需要先将数据包发送到交换机，然后从交换机发送至B服务器。</w:t>
      </w:r>
    </w:p>
    <w:p w14:paraId="5DADD91D"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lastRenderedPageBreak/>
        <w:t>交换机叶脊结构：以spine交换机为脊，以ToR交换机为叶，对外连接spine对普通spine形成拓扑，spine本身具有输出网络能力。整体结构是一个两层高度的多分枝clos胖树网络。但是也不绝对，现在的超级算力集群有很多有三层甚至四层，网络结构拓扑的形式也在不断进化。</w:t>
      </w:r>
    </w:p>
    <w:p w14:paraId="5E72DC26" w14:textId="77777777" w:rsidR="00FC3E90" w:rsidRDefault="00FC3E90">
      <w:pPr>
        <w:rPr>
          <w:rFonts w:ascii="楷体" w:eastAsia="楷体" w:hAnsi="楷体" w:hint="eastAsia"/>
        </w:rPr>
      </w:pPr>
    </w:p>
    <w:p w14:paraId="4B581884" w14:textId="77777777" w:rsidR="00FC3E90" w:rsidRDefault="00000000">
      <w:pPr>
        <w:jc w:val="center"/>
        <w:rPr>
          <w:rFonts w:ascii="楷体" w:eastAsia="楷体" w:hAnsi="楷体" w:hint="eastAsia"/>
          <w:sz w:val="16"/>
          <w:szCs w:val="16"/>
        </w:rPr>
      </w:pPr>
      <w:r>
        <w:rPr>
          <w:rFonts w:ascii="楷体" w:eastAsia="楷体" w:hAnsi="楷体" w:hint="eastAsia"/>
          <w:sz w:val="21"/>
          <w:szCs w:val="16"/>
        </w:rPr>
        <w:t>表：AIDC传统CLOS架构示意</w:t>
      </w:r>
    </w:p>
    <w:p w14:paraId="7C2EC2DC" w14:textId="77777777" w:rsidR="00FC3E90" w:rsidRDefault="00000000">
      <w:pPr>
        <w:rPr>
          <w:rFonts w:ascii="楷体" w:eastAsia="楷体" w:hAnsi="楷体" w:hint="eastAsia"/>
        </w:rPr>
      </w:pPr>
      <w:r>
        <w:rPr>
          <w:rFonts w:ascii="楷体" w:eastAsia="楷体" w:hAnsi="楷体"/>
          <w:noProof/>
          <w:sz w:val="28"/>
          <w14:ligatures w14:val="none"/>
        </w:rPr>
        <w:drawing>
          <wp:inline distT="0" distB="0" distL="0" distR="0" wp14:anchorId="65E52839" wp14:editId="2344F923">
            <wp:extent cx="5274310" cy="3152775"/>
            <wp:effectExtent l="0" t="0" r="2540" b="9525"/>
            <wp:docPr id="370343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43286" name="图片 1"/>
                    <pic:cNvPicPr>
                      <a:picLocks noChangeAspect="1"/>
                    </pic:cNvPicPr>
                  </pic:nvPicPr>
                  <pic:blipFill>
                    <a:blip r:embed="rId21"/>
                    <a:stretch>
                      <a:fillRect/>
                    </a:stretch>
                  </pic:blipFill>
                  <pic:spPr>
                    <a:xfrm>
                      <a:off x="0" y="0"/>
                      <a:ext cx="5274310" cy="3152775"/>
                    </a:xfrm>
                    <a:prstGeom prst="rect">
                      <a:avLst/>
                    </a:prstGeom>
                  </pic:spPr>
                </pic:pic>
              </a:graphicData>
            </a:graphic>
          </wp:inline>
        </w:drawing>
      </w:r>
    </w:p>
    <w:p w14:paraId="18D333C5" w14:textId="77777777" w:rsidR="00FC3E90" w:rsidRDefault="00000000">
      <w:pPr>
        <w:rPr>
          <w:rFonts w:ascii="楷体" w:eastAsia="楷体" w:hAnsi="楷体" w:hint="eastAsia"/>
          <w:sz w:val="16"/>
          <w:szCs w:val="16"/>
        </w:rPr>
      </w:pPr>
      <w:r>
        <w:rPr>
          <w:rFonts w:ascii="楷体" w:eastAsia="楷体" w:hAnsi="楷体" w:hint="eastAsia"/>
          <w:sz w:val="21"/>
          <w:szCs w:val="16"/>
        </w:rPr>
        <w:t>数据来源：华源证券</w:t>
      </w:r>
    </w:p>
    <w:p w14:paraId="1A2F05E2"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胖树：子节点向上级交换机汇总的总带宽等于上级交换机汇出的单线带宽。例如一个ToR下辖三个服务器，每个服务器接入ToR的带宽为1GB，则这个ToR向其Spine汇总的单线带宽为3GB，以此类推。</w:t>
      </w:r>
    </w:p>
    <w:p w14:paraId="78BF500E"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关于三种连接方式的定义</w:t>
      </w:r>
    </w:p>
    <w:p w14:paraId="4299F46A" w14:textId="77777777" w:rsidR="00FC3E90" w:rsidRDefault="00000000">
      <w:pPr>
        <w:pStyle w:val="af6"/>
        <w:numPr>
          <w:ilvl w:val="0"/>
          <w:numId w:val="7"/>
        </w:numPr>
        <w:ind w:firstLineChars="200" w:firstLine="560"/>
        <w:rPr>
          <w:rFonts w:ascii="楷体" w:eastAsia="楷体" w:hAnsi="楷体" w:hint="eastAsia"/>
          <w:sz w:val="28"/>
          <w:szCs w:val="28"/>
        </w:rPr>
      </w:pPr>
      <w:r>
        <w:rPr>
          <w:rFonts w:ascii="楷体" w:eastAsia="楷体" w:hAnsi="楷体" w:hint="eastAsia"/>
          <w:sz w:val="28"/>
          <w:szCs w:val="28"/>
        </w:rPr>
        <w:t>Scale up: 服务器内部连接，gpu to gpu，gpu to cpu，</w:t>
      </w:r>
      <w:r>
        <w:rPr>
          <w:rFonts w:ascii="楷体" w:eastAsia="楷体" w:hAnsi="楷体" w:hint="eastAsia"/>
          <w:sz w:val="28"/>
          <w:szCs w:val="28"/>
        </w:rPr>
        <w:lastRenderedPageBreak/>
        <w:t>gpu to HBM，cpu to DDR，这些统称为scale up。</w:t>
      </w:r>
    </w:p>
    <w:p w14:paraId="11B0D157" w14:textId="77777777" w:rsidR="00FC3E90" w:rsidRDefault="00000000">
      <w:pPr>
        <w:pStyle w:val="af6"/>
        <w:numPr>
          <w:ilvl w:val="0"/>
          <w:numId w:val="7"/>
        </w:numPr>
        <w:ind w:firstLineChars="200" w:firstLine="560"/>
        <w:rPr>
          <w:rFonts w:ascii="楷体" w:eastAsia="楷体" w:hAnsi="楷体" w:hint="eastAsia"/>
          <w:sz w:val="28"/>
          <w:szCs w:val="28"/>
        </w:rPr>
      </w:pPr>
      <w:r>
        <w:rPr>
          <w:rFonts w:ascii="楷体" w:eastAsia="楷体" w:hAnsi="楷体" w:hint="eastAsia"/>
          <w:sz w:val="28"/>
          <w:szCs w:val="28"/>
        </w:rPr>
        <w:t>Scale Out: 本机柜内服务器到本机柜交换机，机柜间交换机连接，集群内部下级交换机到上级交换机 or Reverse。但是不能出本集群。</w:t>
      </w:r>
    </w:p>
    <w:p w14:paraId="14CF959D" w14:textId="77777777" w:rsidR="00FC3E90" w:rsidRDefault="00000000">
      <w:pPr>
        <w:pStyle w:val="af6"/>
        <w:numPr>
          <w:ilvl w:val="0"/>
          <w:numId w:val="7"/>
        </w:numPr>
        <w:ind w:firstLineChars="200" w:firstLine="560"/>
        <w:rPr>
          <w:rFonts w:ascii="楷体" w:eastAsia="楷体" w:hAnsi="楷体" w:hint="eastAsia"/>
          <w:sz w:val="28"/>
          <w:szCs w:val="28"/>
        </w:rPr>
      </w:pPr>
      <w:r>
        <w:rPr>
          <w:rFonts w:ascii="楷体" w:eastAsia="楷体" w:hAnsi="楷体" w:hint="eastAsia"/>
          <w:sz w:val="28"/>
          <w:szCs w:val="28"/>
        </w:rPr>
        <w:t>Scale Across: 通过特定spine或者super spine汇出到其他集群的通信链路，称之为Scale Across。</w:t>
      </w:r>
    </w:p>
    <w:p w14:paraId="0F36B1B2" w14:textId="77777777" w:rsidR="00FC3E90" w:rsidRDefault="00000000">
      <w:pPr>
        <w:pStyle w:val="af6"/>
        <w:ind w:left="360"/>
        <w:jc w:val="center"/>
        <w:rPr>
          <w:rFonts w:ascii="楷体" w:eastAsia="楷体" w:hAnsi="楷体" w:hint="eastAsia"/>
          <w:sz w:val="16"/>
          <w:szCs w:val="16"/>
        </w:rPr>
      </w:pPr>
      <w:r>
        <w:rPr>
          <w:rFonts w:ascii="楷体" w:eastAsia="楷体" w:hAnsi="楷体" w:hint="eastAsia"/>
          <w:sz w:val="21"/>
          <w:szCs w:val="16"/>
        </w:rPr>
        <w:t>图：三类互联方式定义</w:t>
      </w:r>
    </w:p>
    <w:p w14:paraId="52A5A3B4" w14:textId="77777777" w:rsidR="00FC3E90" w:rsidRDefault="00000000">
      <w:pPr>
        <w:jc w:val="center"/>
        <w:rPr>
          <w:rFonts w:hint="eastAsia"/>
        </w:rPr>
      </w:pPr>
      <w:r>
        <w:rPr>
          <w:rFonts w:ascii="楷体" w:eastAsia="楷体" w:hAnsi="楷体"/>
          <w:noProof/>
          <w:sz w:val="28"/>
        </w:rPr>
        <w:drawing>
          <wp:inline distT="0" distB="0" distL="0" distR="0" wp14:anchorId="281672CE" wp14:editId="003F206E">
            <wp:extent cx="4777740" cy="2133600"/>
            <wp:effectExtent l="0" t="0" r="3810" b="0"/>
            <wp:docPr id="1252813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13538" name="图片 1"/>
                    <pic:cNvPicPr>
                      <a:picLocks noChangeAspect="1"/>
                    </pic:cNvPicPr>
                  </pic:nvPicPr>
                  <pic:blipFill>
                    <a:blip r:embed="rId22"/>
                    <a:stretch>
                      <a:fillRect/>
                    </a:stretch>
                  </pic:blipFill>
                  <pic:spPr>
                    <a:xfrm>
                      <a:off x="0" y="0"/>
                      <a:ext cx="4846643" cy="2164241"/>
                    </a:xfrm>
                    <a:prstGeom prst="rect">
                      <a:avLst/>
                    </a:prstGeom>
                  </pic:spPr>
                </pic:pic>
              </a:graphicData>
            </a:graphic>
          </wp:inline>
        </w:drawing>
      </w:r>
    </w:p>
    <w:p w14:paraId="6ADBBEFC" w14:textId="77777777" w:rsidR="00FC3E90" w:rsidRDefault="00000000">
      <w:pPr>
        <w:pStyle w:val="af6"/>
        <w:ind w:left="360"/>
        <w:rPr>
          <w:rFonts w:hint="eastAsia"/>
        </w:rPr>
      </w:pPr>
      <w:r>
        <w:rPr>
          <w:rFonts w:ascii="楷体" w:eastAsia="楷体" w:hAnsi="楷体"/>
          <w:noProof/>
          <w:sz w:val="28"/>
          <w14:ligatures w14:val="none"/>
        </w:rPr>
        <w:drawing>
          <wp:inline distT="0" distB="0" distL="0" distR="0" wp14:anchorId="10CBDC67" wp14:editId="77D316FC">
            <wp:extent cx="5010150" cy="3378835"/>
            <wp:effectExtent l="0" t="0" r="0" b="0"/>
            <wp:docPr id="1142495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95294" name="图片 1"/>
                    <pic:cNvPicPr>
                      <a:picLocks noChangeAspect="1"/>
                    </pic:cNvPicPr>
                  </pic:nvPicPr>
                  <pic:blipFill>
                    <a:blip r:embed="rId23"/>
                    <a:stretch>
                      <a:fillRect/>
                    </a:stretch>
                  </pic:blipFill>
                  <pic:spPr>
                    <a:xfrm>
                      <a:off x="0" y="0"/>
                      <a:ext cx="5039175" cy="3398076"/>
                    </a:xfrm>
                    <a:prstGeom prst="rect">
                      <a:avLst/>
                    </a:prstGeom>
                  </pic:spPr>
                </pic:pic>
              </a:graphicData>
            </a:graphic>
          </wp:inline>
        </w:drawing>
      </w:r>
    </w:p>
    <w:p w14:paraId="4B14672E" w14:textId="77777777" w:rsidR="00FC3E90" w:rsidRDefault="00000000">
      <w:pPr>
        <w:rPr>
          <w:rFonts w:ascii="楷体" w:eastAsia="楷体" w:hAnsi="楷体" w:hint="eastAsia"/>
          <w:sz w:val="21"/>
          <w:szCs w:val="22"/>
        </w:rPr>
      </w:pPr>
      <w:r>
        <w:rPr>
          <w:rFonts w:ascii="楷体" w:eastAsia="楷体" w:hAnsi="楷体" w:hint="eastAsia"/>
          <w:sz w:val="21"/>
          <w:szCs w:val="22"/>
        </w:rPr>
        <w:t>图片来源：本文研究员绘制</w:t>
      </w:r>
    </w:p>
    <w:p w14:paraId="47C79FAA" w14:textId="77777777" w:rsidR="00FC3E90" w:rsidRDefault="00000000">
      <w:pPr>
        <w:jc w:val="center"/>
        <w:rPr>
          <w:rFonts w:ascii="楷体" w:eastAsia="楷体" w:hAnsi="楷体" w:hint="eastAsia"/>
          <w:sz w:val="16"/>
          <w:szCs w:val="16"/>
        </w:rPr>
      </w:pPr>
      <w:r>
        <w:rPr>
          <w:rFonts w:ascii="楷体" w:eastAsia="楷体" w:hAnsi="楷体" w:hint="eastAsia"/>
          <w:sz w:val="21"/>
          <w:szCs w:val="16"/>
        </w:rPr>
        <w:lastRenderedPageBreak/>
        <w:t>图：</w:t>
      </w:r>
      <w:commentRangeStart w:id="84"/>
      <w:commentRangeStart w:id="85"/>
      <w:r>
        <w:rPr>
          <w:rFonts w:ascii="楷体" w:eastAsia="楷体" w:hAnsi="楷体" w:hint="eastAsia"/>
          <w:sz w:val="21"/>
          <w:szCs w:val="16"/>
        </w:rPr>
        <w:t>典型光模块的大致结构</w:t>
      </w:r>
      <w:commentRangeEnd w:id="84"/>
      <w:r>
        <w:rPr>
          <w:rStyle w:val="af3"/>
          <w:rFonts w:ascii="楷体" w:eastAsia="楷体" w:hAnsi="楷体" w:hint="eastAsia"/>
          <w:sz w:val="16"/>
          <w:szCs w:val="16"/>
        </w:rPr>
        <w:commentReference w:id="84"/>
      </w:r>
      <w:commentRangeEnd w:id="85"/>
      <w:r>
        <w:rPr>
          <w:rStyle w:val="af3"/>
          <w:rFonts w:ascii="楷体" w:eastAsia="楷体" w:hAnsi="楷体" w:hint="eastAsia"/>
          <w:sz w:val="16"/>
          <w:szCs w:val="16"/>
        </w:rPr>
        <w:commentReference w:id="85"/>
      </w:r>
    </w:p>
    <w:p w14:paraId="7C81E41F" w14:textId="77777777" w:rsidR="00FC3E90" w:rsidRDefault="00000000">
      <w:pPr>
        <w:jc w:val="center"/>
        <w:rPr>
          <w:rFonts w:hint="eastAsia"/>
        </w:rPr>
      </w:pPr>
      <w:r>
        <w:rPr>
          <w:rFonts w:hint="eastAsia"/>
          <w:noProof/>
        </w:rPr>
        <w:drawing>
          <wp:inline distT="0" distB="0" distL="0" distR="0" wp14:anchorId="7825B943" wp14:editId="5A412B29">
            <wp:extent cx="5274310" cy="2706370"/>
            <wp:effectExtent l="0" t="0" r="2540" b="0"/>
            <wp:docPr id="1119318682"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18682" name="图片 1" descr="图片"/>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74310" cy="2706370"/>
                    </a:xfrm>
                    <a:prstGeom prst="rect">
                      <a:avLst/>
                    </a:prstGeom>
                    <a:noFill/>
                    <a:ln>
                      <a:noFill/>
                    </a:ln>
                  </pic:spPr>
                </pic:pic>
              </a:graphicData>
            </a:graphic>
          </wp:inline>
        </w:drawing>
      </w:r>
    </w:p>
    <w:p w14:paraId="5C3983DE" w14:textId="77777777" w:rsidR="00FC3E90" w:rsidRDefault="00000000">
      <w:pPr>
        <w:rPr>
          <w:rFonts w:ascii="楷体" w:eastAsia="楷体" w:hAnsi="楷体" w:hint="eastAsia"/>
          <w:sz w:val="21"/>
          <w:szCs w:val="22"/>
        </w:rPr>
      </w:pPr>
      <w:r>
        <w:rPr>
          <w:rFonts w:ascii="楷体" w:eastAsia="楷体" w:hAnsi="楷体" w:hint="eastAsia"/>
          <w:sz w:val="21"/>
          <w:szCs w:val="22"/>
        </w:rPr>
        <w:t>图片来源：今日光电</w:t>
      </w:r>
    </w:p>
    <w:p w14:paraId="66721308" w14:textId="77777777" w:rsidR="00FC3E90" w:rsidRDefault="00000000">
      <w:pPr>
        <w:pStyle w:val="4"/>
        <w:rPr>
          <w:rFonts w:hint="eastAsia"/>
          <w:color w:val="auto"/>
        </w:rPr>
      </w:pPr>
      <w:r>
        <w:rPr>
          <w:rFonts w:ascii="楷体" w:eastAsia="楷体" w:hAnsi="楷体" w:hint="eastAsia"/>
          <w:b/>
          <w:color w:val="auto"/>
        </w:rPr>
        <w:t>II. 硅光</w:t>
      </w:r>
    </w:p>
    <w:p w14:paraId="41511098"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硅光（Scale up，Scale out，Scale Across均可，Scale Across处于Lab阶段）指使用硅基材料介入光引擎的波导和调制部分，从而实现光模块体积小型化，降低功耗，降低材料成本。作为底层技术的解决方案和基座级技术，硅光集成度高，在峰值，能耗，成本方面均具有良好表现。根据美银和lightcounting一致预测，硅光在800G光模块中渗透率已超过50%，1.6t中已超过60%，在25-28预测期内，最终高速市场800+的硅光渗透率会达到74%。全市2026场渗透率超过35%，预计2030年超过60%。</w:t>
      </w:r>
    </w:p>
    <w:p w14:paraId="43AA47B6" w14:textId="77777777" w:rsidR="00FC3E90" w:rsidRDefault="00FC3E90">
      <w:pPr>
        <w:rPr>
          <w:rFonts w:ascii="楷体" w:eastAsia="楷体" w:hAnsi="楷体" w:hint="eastAsia"/>
          <w:sz w:val="28"/>
          <w:szCs w:val="28"/>
        </w:rPr>
      </w:pPr>
    </w:p>
    <w:p w14:paraId="23C149EA"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表：硅光路线在光模块中的渗透率测算</w:t>
      </w:r>
    </w:p>
    <w:p w14:paraId="5DF66644" w14:textId="77777777" w:rsidR="00FC3E90" w:rsidRDefault="00000000">
      <w:pPr>
        <w:rPr>
          <w:rFonts w:ascii="楷体" w:eastAsia="楷体" w:hAnsi="楷体" w:hint="eastAsia"/>
          <w:sz w:val="28"/>
          <w:szCs w:val="28"/>
        </w:rPr>
      </w:pPr>
      <w:r>
        <w:rPr>
          <w:rFonts w:ascii="楷体" w:eastAsia="楷体" w:hAnsi="楷体"/>
          <w:noProof/>
          <w:sz w:val="28"/>
          <w:szCs w:val="28"/>
        </w:rPr>
        <w:lastRenderedPageBreak/>
        <w:drawing>
          <wp:inline distT="0" distB="0" distL="0" distR="0" wp14:anchorId="1121AC6C" wp14:editId="53E06D9F">
            <wp:extent cx="5274310" cy="3560445"/>
            <wp:effectExtent l="0" t="0" r="2540" b="1905"/>
            <wp:docPr id="738108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08958" name="图片 1"/>
                    <pic:cNvPicPr>
                      <a:picLocks noChangeAspect="1"/>
                    </pic:cNvPicPr>
                  </pic:nvPicPr>
                  <pic:blipFill>
                    <a:blip r:embed="rId25"/>
                    <a:stretch>
                      <a:fillRect/>
                    </a:stretch>
                  </pic:blipFill>
                  <pic:spPr>
                    <a:xfrm>
                      <a:off x="0" y="0"/>
                      <a:ext cx="5274310" cy="3560445"/>
                    </a:xfrm>
                    <a:prstGeom prst="rect">
                      <a:avLst/>
                    </a:prstGeom>
                  </pic:spPr>
                </pic:pic>
              </a:graphicData>
            </a:graphic>
          </wp:inline>
        </w:drawing>
      </w:r>
    </w:p>
    <w:p w14:paraId="50BE30BE"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能量功耗方面，传统800G光模块功耗超过18W，而硅光模块的功耗可以控制在14w左右，预计能够降低40%功耗。</w:t>
      </w:r>
    </w:p>
    <w:p w14:paraId="2B60D466"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数据功耗比方面，天风指出，基于台积电COUPE硅光集成引擎，硅光的单位/bit比率会降到2pJ/bit以下，是传统可插拔光模块（10pJ/bit）的1/5，铜互连方案（30pJ/bit）的1/15。美方研报指出，硅光方案可以将数据传输速率提高5倍，延迟降低至原来的1/10，整体功耗降低至原来的1/8，极大节省成本。</w:t>
      </w:r>
    </w:p>
    <w:p w14:paraId="3CC10BB2"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物料方面，lightCounting在2026 OFC指出，硅光的InP使用为传统方案的1/10，而硅衬底的成本仅为InP衬底的1/20。落实到产品上，一个1.6T硅光收发器采取4×70 mW CW激光器的成本为15-20美元，如果使用传统方案，则需要八个200G EML芯片，成本约160美元。</w:t>
      </w:r>
    </w:p>
    <w:p w14:paraId="54EA7FCF"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lastRenderedPageBreak/>
        <w:t>生产方面，硅光与互补金属氧化物半导体（CMOS）工艺兼容，可以直接利用成熟晶圆产能（90nm）进行制造，无需特别进行其他投产。而传统EML依赖III-V族特殊产线，扩产难度大。</w:t>
      </w:r>
    </w:p>
    <w:p w14:paraId="09DF2C79"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如果硅光路线如期重大突破，则光模块核心价值将向具备光子集成电路和硅光芯片设计能力的企业集中，而非由</w:t>
      </w:r>
      <w:commentRangeStart w:id="86"/>
      <w:commentRangeStart w:id="87"/>
      <w:r>
        <w:rPr>
          <w:rFonts w:ascii="楷体" w:eastAsia="楷体" w:hAnsi="楷体" w:hint="eastAsia"/>
          <w:sz w:val="28"/>
          <w:szCs w:val="28"/>
        </w:rPr>
        <w:t>上游把控</w:t>
      </w:r>
      <w:commentRangeEnd w:id="86"/>
      <w:r>
        <w:rPr>
          <w:rStyle w:val="af3"/>
          <w:rFonts w:ascii="楷体" w:eastAsia="楷体" w:hAnsi="楷体" w:hint="eastAsia"/>
          <w:sz w:val="28"/>
          <w:szCs w:val="28"/>
        </w:rPr>
        <w:commentReference w:id="86"/>
      </w:r>
      <w:commentRangeEnd w:id="87"/>
      <w:r>
        <w:rPr>
          <w:rStyle w:val="af3"/>
          <w:rFonts w:ascii="楷体" w:eastAsia="楷体" w:hAnsi="楷体" w:hint="eastAsia"/>
          <w:sz w:val="28"/>
          <w:szCs w:val="28"/>
        </w:rPr>
        <w:commentReference w:id="87"/>
      </w:r>
      <w:r>
        <w:rPr>
          <w:rFonts w:ascii="楷体" w:eastAsia="楷体" w:hAnsi="楷体" w:hint="eastAsia"/>
          <w:sz w:val="28"/>
          <w:szCs w:val="28"/>
        </w:rPr>
        <w:t>产线供应的要害。这会导致价值链的重构。具备芯片设计能力的企业，如Intel，Cisco，Marvell，中际旭创，华为海思，光迅科技等会得到较大利好，届时预计产业集中度会进一步提升。</w:t>
      </w:r>
    </w:p>
    <w:p w14:paraId="0DF622D1" w14:textId="77777777" w:rsidR="00FC3E90" w:rsidRDefault="00000000">
      <w:pPr>
        <w:pStyle w:val="4"/>
        <w:rPr>
          <w:rFonts w:hint="eastAsia"/>
          <w:color w:val="auto"/>
        </w:rPr>
      </w:pPr>
      <w:r>
        <w:rPr>
          <w:rFonts w:ascii="楷体" w:eastAsia="楷体" w:hAnsi="楷体" w:hint="eastAsia"/>
          <w:b/>
          <w:color w:val="auto"/>
        </w:rPr>
        <w:t>III. 薄膜铌酸锂（TFLN）</w:t>
      </w:r>
    </w:p>
    <w:p w14:paraId="2283F70D" w14:textId="77777777" w:rsidR="00FC3E90" w:rsidRDefault="00000000">
      <w:pPr>
        <w:ind w:firstLineChars="200" w:firstLine="560"/>
        <w:rPr>
          <w:rFonts w:ascii="楷体" w:eastAsia="楷体" w:hAnsi="楷体" w:hint="eastAsia"/>
          <w:sz w:val="28"/>
          <w:szCs w:val="28"/>
        </w:rPr>
      </w:pPr>
      <w:r>
        <w:rPr>
          <w:rFonts w:ascii="楷体" w:eastAsia="楷体" w:hAnsi="楷体"/>
          <w:sz w:val="28"/>
          <w:szCs w:val="28"/>
        </w:rPr>
        <w:t>薄膜铌酸锂（TFLN）调制器是当前光通信领域最受关注的新兴材料技术之一，正处于从产业化验证向规模化量产跃迁的关键窗口。</w:t>
      </w:r>
      <w:r>
        <w:rPr>
          <w:rFonts w:ascii="楷体" w:eastAsia="楷体" w:hAnsi="楷体" w:hint="eastAsia"/>
          <w:sz w:val="28"/>
          <w:szCs w:val="28"/>
        </w:rPr>
        <w:t>和硅光一样，薄膜铌酸锂也是Scale up，Scale out，Scale Across均可应用的基座级技术。目前Scale up和Scale out已经有商用产品出货（光库 调制器覆盖400/800/1.6t全系列，德科立-铌奥光电1.6T DR8光模块已经送样），Scale up还在实验验证阶段。也有和CPO结合的可能性（光库正在尝试）。</w:t>
      </w:r>
    </w:p>
    <w:p w14:paraId="36A276A1" w14:textId="77777777" w:rsidR="00FC3E90" w:rsidRDefault="00000000">
      <w:pPr>
        <w:ind w:firstLineChars="200" w:firstLine="560"/>
        <w:rPr>
          <w:rFonts w:ascii="楷体" w:eastAsia="楷体" w:hAnsi="楷体" w:hint="eastAsia"/>
          <w:sz w:val="28"/>
          <w:szCs w:val="28"/>
        </w:rPr>
      </w:pPr>
      <w:r>
        <w:rPr>
          <w:rFonts w:ascii="楷体" w:eastAsia="楷体" w:hAnsi="楷体"/>
          <w:sz w:val="28"/>
          <w:szCs w:val="28"/>
        </w:rPr>
        <w:t>其核心优势在于超高带宽、低驱动电压、低插入损耗</w:t>
      </w:r>
      <w:r>
        <w:rPr>
          <w:rFonts w:ascii="楷体" w:eastAsia="楷体" w:hAnsi="楷体" w:hint="eastAsia"/>
          <w:sz w:val="28"/>
          <w:szCs w:val="28"/>
        </w:rPr>
        <w:t>。</w:t>
      </w:r>
      <w:r>
        <w:rPr>
          <w:rFonts w:ascii="楷体" w:eastAsia="楷体" w:hAnsi="楷体"/>
          <w:sz w:val="28"/>
          <w:szCs w:val="28"/>
        </w:rPr>
        <w:t>被认为</w:t>
      </w:r>
      <w:r>
        <w:rPr>
          <w:rFonts w:ascii="楷体" w:eastAsia="楷体" w:hAnsi="楷体" w:hint="eastAsia"/>
          <w:sz w:val="28"/>
          <w:szCs w:val="28"/>
        </w:rPr>
        <w:t>可能</w:t>
      </w:r>
      <w:r>
        <w:rPr>
          <w:rFonts w:ascii="楷体" w:eastAsia="楷体" w:hAnsi="楷体"/>
          <w:sz w:val="28"/>
          <w:szCs w:val="28"/>
        </w:rPr>
        <w:t>是3.2T时代光模块的核心</w:t>
      </w:r>
      <w:r>
        <w:rPr>
          <w:rFonts w:ascii="楷体" w:eastAsia="楷体" w:hAnsi="楷体" w:hint="eastAsia"/>
          <w:sz w:val="28"/>
          <w:szCs w:val="28"/>
        </w:rPr>
        <w:t>可用</w:t>
      </w:r>
      <w:r>
        <w:rPr>
          <w:rFonts w:ascii="楷体" w:eastAsia="楷体" w:hAnsi="楷体"/>
          <w:sz w:val="28"/>
          <w:szCs w:val="28"/>
        </w:rPr>
        <w:t>技术</w:t>
      </w:r>
      <w:r>
        <w:rPr>
          <w:rFonts w:ascii="楷体" w:eastAsia="楷体" w:hAnsi="楷体" w:hint="eastAsia"/>
          <w:sz w:val="28"/>
          <w:szCs w:val="28"/>
        </w:rPr>
        <w:t>之一</w:t>
      </w:r>
      <w:r>
        <w:rPr>
          <w:rFonts w:ascii="楷体" w:eastAsia="楷体" w:hAnsi="楷体"/>
          <w:sz w:val="28"/>
          <w:szCs w:val="28"/>
        </w:rPr>
        <w:t>。</w:t>
      </w:r>
    </w:p>
    <w:p w14:paraId="09EE8103"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薄膜铌酸锂有以下四个优势：</w:t>
      </w:r>
    </w:p>
    <w:p w14:paraId="63FC08C6" w14:textId="77777777" w:rsidR="00FC3E90" w:rsidRDefault="00000000">
      <w:pPr>
        <w:pStyle w:val="af6"/>
        <w:numPr>
          <w:ilvl w:val="0"/>
          <w:numId w:val="8"/>
        </w:numPr>
        <w:ind w:left="0" w:firstLine="357"/>
        <w:rPr>
          <w:rFonts w:ascii="楷体" w:eastAsia="楷体" w:hAnsi="楷体" w:hint="eastAsia"/>
          <w:sz w:val="28"/>
          <w:szCs w:val="28"/>
        </w:rPr>
      </w:pPr>
      <w:r>
        <w:rPr>
          <w:rFonts w:ascii="楷体" w:eastAsia="楷体" w:hAnsi="楷体" w:hint="eastAsia"/>
          <w:sz w:val="28"/>
          <w:szCs w:val="28"/>
        </w:rPr>
        <w:t xml:space="preserve">高带宽 (&gt;110GHz)：意味着单通道可以跑到200G甚至400Gbps，这是支撑1.6T/3.2T光模块、满足Scale Up和Scale </w:t>
      </w:r>
      <w:r>
        <w:rPr>
          <w:rFonts w:ascii="楷体" w:eastAsia="楷体" w:hAnsi="楷体" w:hint="eastAsia"/>
          <w:sz w:val="28"/>
          <w:szCs w:val="28"/>
        </w:rPr>
        <w:lastRenderedPageBreak/>
        <w:t>Out高带宽需求的核心。</w:t>
      </w:r>
    </w:p>
    <w:p w14:paraId="7B03B917" w14:textId="77777777" w:rsidR="00FC3E90" w:rsidRDefault="00000000">
      <w:pPr>
        <w:pStyle w:val="af6"/>
        <w:numPr>
          <w:ilvl w:val="0"/>
          <w:numId w:val="8"/>
        </w:numPr>
        <w:ind w:left="0" w:firstLine="357"/>
        <w:rPr>
          <w:rFonts w:ascii="楷体" w:eastAsia="楷体" w:hAnsi="楷体" w:hint="eastAsia"/>
          <w:sz w:val="28"/>
          <w:szCs w:val="28"/>
        </w:rPr>
      </w:pPr>
      <w:r>
        <w:rPr>
          <w:rFonts w:ascii="楷体" w:eastAsia="楷体" w:hAnsi="楷体" w:hint="eastAsia"/>
          <w:sz w:val="28"/>
          <w:szCs w:val="28"/>
        </w:rPr>
        <w:t>低功耗：</w:t>
      </w:r>
      <w:r>
        <w:rPr>
          <w:rFonts w:ascii="楷体" w:eastAsia="楷体" w:hAnsi="楷体"/>
          <w:sz w:val="28"/>
          <w:szCs w:val="28"/>
        </w:rPr>
        <w:t>TFLN基于线性电光效应（Pockels效应）工作，这与传统硅光（基于载流子色散效应）有本质不同。它不需要移动大量电荷，因此</w:t>
      </w:r>
      <w:r>
        <w:rPr>
          <w:rFonts w:ascii="楷体" w:eastAsia="楷体" w:hAnsi="楷体"/>
          <w:bCs/>
          <w:sz w:val="28"/>
          <w:szCs w:val="28"/>
        </w:rPr>
        <w:t>调制效率极高</w:t>
      </w:r>
      <w:r>
        <w:rPr>
          <w:rFonts w:ascii="楷体" w:eastAsia="楷体" w:hAnsi="楷体"/>
          <w:sz w:val="28"/>
          <w:szCs w:val="28"/>
        </w:rPr>
        <w:t>，能以低于1V的电压驱动，驱动功耗自然大大降低。</w:t>
      </w:r>
      <w:r>
        <w:rPr>
          <w:rFonts w:ascii="楷体" w:eastAsia="楷体" w:hAnsi="楷体" w:hint="eastAsia"/>
          <w:sz w:val="28"/>
          <w:szCs w:val="28"/>
        </w:rPr>
        <w:t>尤其在LPO方案中，可以去掉功耗巨大的DSP芯片，让AI数据中心在Scale Out层面更省电。数据能耗比上，目前能够做到5pJ/bit，但是应该不是极限。实验室环境下有1fj/bit的成果（1000fJ=1pJ），还有巨大的优化空间。</w:t>
      </w:r>
    </w:p>
    <w:p w14:paraId="755EBD2A" w14:textId="77777777" w:rsidR="00FC3E90" w:rsidRDefault="00000000">
      <w:pPr>
        <w:pStyle w:val="af6"/>
        <w:numPr>
          <w:ilvl w:val="0"/>
          <w:numId w:val="8"/>
        </w:numPr>
        <w:ind w:left="0" w:firstLine="357"/>
        <w:rPr>
          <w:rFonts w:ascii="楷体" w:eastAsia="楷体" w:hAnsi="楷体" w:hint="eastAsia"/>
          <w:sz w:val="28"/>
          <w:szCs w:val="28"/>
        </w:rPr>
      </w:pPr>
      <w:r>
        <w:rPr>
          <w:rFonts w:ascii="楷体" w:eastAsia="楷体" w:hAnsi="楷体" w:hint="eastAsia"/>
          <w:sz w:val="28"/>
          <w:szCs w:val="28"/>
        </w:rPr>
        <w:t>高线性度：信号失真小，这对于需要传输高质量信号和保证信号精确性的相干通信（Scale Across）和追求极致性能的Scale Up互连至关重要。</w:t>
      </w:r>
    </w:p>
    <w:p w14:paraId="4DEFEFE1" w14:textId="77777777" w:rsidR="00FC3E90" w:rsidRDefault="00000000">
      <w:pPr>
        <w:pStyle w:val="af6"/>
        <w:numPr>
          <w:ilvl w:val="0"/>
          <w:numId w:val="8"/>
        </w:numPr>
        <w:ind w:left="0" w:firstLine="357"/>
        <w:rPr>
          <w:rFonts w:ascii="楷体" w:eastAsia="楷体" w:hAnsi="楷体" w:hint="eastAsia"/>
          <w:sz w:val="28"/>
          <w:szCs w:val="28"/>
        </w:rPr>
      </w:pPr>
      <w:r>
        <w:rPr>
          <w:rFonts w:ascii="楷体" w:eastAsia="楷体" w:hAnsi="楷体" w:hint="eastAsia"/>
          <w:sz w:val="28"/>
          <w:szCs w:val="28"/>
        </w:rPr>
        <w:t>材料稳定性与低损耗：性能稳定，且光在传输过程中损失小，有助于降低整体系统功耗和成本，也是长距离传输，实现Scale Across的关键。</w:t>
      </w:r>
    </w:p>
    <w:p w14:paraId="48C02271" w14:textId="77777777" w:rsidR="00FC3E90" w:rsidRDefault="00000000">
      <w:pPr>
        <w:rPr>
          <w:rFonts w:ascii="楷体" w:eastAsia="楷体" w:hAnsi="楷体" w:hint="eastAsia"/>
          <w:sz w:val="28"/>
          <w:szCs w:val="28"/>
        </w:rPr>
      </w:pPr>
      <w:r>
        <w:rPr>
          <w:rFonts w:ascii="楷体" w:eastAsia="楷体" w:hAnsi="楷体" w:hint="eastAsia"/>
          <w:sz w:val="28"/>
          <w:szCs w:val="28"/>
        </w:rPr>
        <w:t>薄膜铌酸锂的痛点主要在：</w:t>
      </w:r>
    </w:p>
    <w:p w14:paraId="763491CF" w14:textId="77777777" w:rsidR="00FC3E90" w:rsidRDefault="00000000">
      <w:pPr>
        <w:pStyle w:val="af6"/>
        <w:numPr>
          <w:ilvl w:val="0"/>
          <w:numId w:val="9"/>
        </w:numPr>
        <w:rPr>
          <w:rFonts w:ascii="楷体" w:eastAsia="楷体" w:hAnsi="楷体" w:hint="eastAsia"/>
          <w:sz w:val="28"/>
          <w:szCs w:val="28"/>
        </w:rPr>
      </w:pPr>
      <w:r>
        <w:rPr>
          <w:rFonts w:ascii="楷体" w:eastAsia="楷体" w:hAnsi="楷体" w:hint="eastAsia"/>
          <w:sz w:val="28"/>
          <w:szCs w:val="28"/>
        </w:rPr>
        <w:t>材料本身强度极大，物理层面莫氏硬度5，强度接近石英，切割研磨抛光效率均极其低下。</w:t>
      </w:r>
    </w:p>
    <w:p w14:paraId="4D668C68" w14:textId="77777777" w:rsidR="00FC3E90" w:rsidRDefault="00000000">
      <w:pPr>
        <w:pStyle w:val="af6"/>
        <w:numPr>
          <w:ilvl w:val="0"/>
          <w:numId w:val="9"/>
        </w:numPr>
        <w:rPr>
          <w:rFonts w:ascii="楷体" w:eastAsia="楷体" w:hAnsi="楷体" w:hint="eastAsia"/>
          <w:sz w:val="28"/>
          <w:szCs w:val="28"/>
        </w:rPr>
      </w:pPr>
      <w:r>
        <w:rPr>
          <w:rFonts w:ascii="楷体" w:eastAsia="楷体" w:hAnsi="楷体" w:hint="eastAsia"/>
          <w:sz w:val="28"/>
          <w:szCs w:val="28"/>
        </w:rPr>
        <w:t>化学稳定性强，耐强酸强碱，仅氢氟酸可以缓慢腐蚀，湿法刻蚀选择比差，会服饰SiO2衬底，干法刻蚀速率慢，精度控制难。</w:t>
      </w:r>
    </w:p>
    <w:p w14:paraId="7D9A8942" w14:textId="77777777" w:rsidR="00FC3E90" w:rsidRDefault="00000000">
      <w:pPr>
        <w:pStyle w:val="af6"/>
        <w:numPr>
          <w:ilvl w:val="0"/>
          <w:numId w:val="9"/>
        </w:numPr>
        <w:rPr>
          <w:rFonts w:ascii="楷体" w:eastAsia="楷体" w:hAnsi="楷体" w:hint="eastAsia"/>
          <w:sz w:val="28"/>
          <w:szCs w:val="28"/>
        </w:rPr>
      </w:pPr>
      <w:r>
        <w:rPr>
          <w:rFonts w:ascii="楷体" w:eastAsia="楷体" w:hAnsi="楷体" w:hint="eastAsia"/>
          <w:sz w:val="28"/>
          <w:szCs w:val="28"/>
        </w:rPr>
        <w:t>脆性大，晶圆键合，减薄过程中容易开裂翘曲。</w:t>
      </w:r>
    </w:p>
    <w:p w14:paraId="4DD70BCE" w14:textId="77777777" w:rsidR="00FC3E90" w:rsidRDefault="00000000">
      <w:pPr>
        <w:pStyle w:val="af6"/>
        <w:numPr>
          <w:ilvl w:val="0"/>
          <w:numId w:val="9"/>
        </w:numPr>
        <w:rPr>
          <w:rFonts w:ascii="楷体" w:eastAsia="楷体" w:hAnsi="楷体" w:hint="eastAsia"/>
          <w:sz w:val="28"/>
          <w:szCs w:val="28"/>
        </w:rPr>
      </w:pPr>
      <w:r>
        <w:rPr>
          <w:rFonts w:ascii="楷体" w:eastAsia="楷体" w:hAnsi="楷体" w:hint="eastAsia"/>
          <w:sz w:val="28"/>
          <w:szCs w:val="28"/>
        </w:rPr>
        <w:t>各向异性，电光系数合折射率随晶向变化。要求切割精度极高。</w:t>
      </w:r>
    </w:p>
    <w:p w14:paraId="5FA0FFEB" w14:textId="77777777" w:rsidR="00FC3E90" w:rsidRDefault="00000000">
      <w:pPr>
        <w:rPr>
          <w:rFonts w:ascii="楷体" w:eastAsia="楷体" w:hAnsi="楷体" w:hint="eastAsia"/>
          <w:sz w:val="28"/>
          <w:szCs w:val="28"/>
        </w:rPr>
      </w:pPr>
      <w:r>
        <w:rPr>
          <w:rFonts w:ascii="楷体" w:eastAsia="楷体" w:hAnsi="楷体"/>
          <w:sz w:val="28"/>
          <w:szCs w:val="28"/>
        </w:rPr>
        <w:lastRenderedPageBreak/>
        <w:t>商务部信息光子技术发展与应用研究报告</w:t>
      </w:r>
      <w:r>
        <w:rPr>
          <w:rFonts w:ascii="楷体" w:eastAsia="楷体" w:hAnsi="楷体" w:hint="eastAsia"/>
          <w:sz w:val="28"/>
          <w:szCs w:val="28"/>
        </w:rPr>
        <w:t>显示，薄膜铌酸锂小规模商用在2026-2027，大规模商用在2030年。华泰证券测算28年为爆发元年，31年渗透率达25%。一旦跑通，可能带动全产业链升级，带动上游材料，中游器件，下游模块设备的全面升级。</w:t>
      </w:r>
    </w:p>
    <w:p w14:paraId="51B9CFB5" w14:textId="77777777" w:rsidR="00FC3E90" w:rsidRDefault="00000000">
      <w:pPr>
        <w:pStyle w:val="4"/>
        <w:rPr>
          <w:rFonts w:hint="eastAsia"/>
          <w:color w:val="auto"/>
        </w:rPr>
      </w:pPr>
      <w:r>
        <w:rPr>
          <w:rFonts w:ascii="楷体" w:eastAsia="楷体" w:hAnsi="楷体" w:hint="eastAsia"/>
          <w:b/>
          <w:color w:val="auto"/>
        </w:rPr>
        <w:t>IV. CPO</w:t>
      </w:r>
    </w:p>
    <w:p w14:paraId="606243F8"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CPO（Scale up GPU侧，Scale out 交换机侧，Scale Across不适用）作为芯片间数据传输解决方案，本身是被置于硅光路径下最被看好的一条新的，用于取代传统可插拔光模块架构的赛道。通过将光引擎封装在计算芯片/交换芯片的极近距离内，实现对于电功耗的极大下降。目前CPO处于从实验室样机小批量验证到规模商业化的产业初期，正沿着可插拔-OBO-NPO-CPO的路线演进。根据富国银行对Lightmatter的调研采访，OBO和NPO预计在2026-2027年实现，CPO预计在2027-2028年实现。</w:t>
      </w:r>
    </w:p>
    <w:p w14:paraId="3963A72A" w14:textId="77777777" w:rsidR="00FC3E90" w:rsidRDefault="00000000">
      <w:pPr>
        <w:rPr>
          <w:rFonts w:ascii="楷体" w:eastAsia="楷体" w:hAnsi="楷体" w:hint="eastAsia"/>
          <w:szCs w:val="22"/>
        </w:rPr>
      </w:pPr>
      <w:r>
        <w:rPr>
          <w:rFonts w:ascii="楷体" w:eastAsia="楷体" w:hAnsi="楷体" w:hint="eastAsia"/>
          <w:noProof/>
          <w:sz w:val="28"/>
        </w:rPr>
        <w:drawing>
          <wp:inline distT="0" distB="0" distL="0" distR="0" wp14:anchorId="63DA440D" wp14:editId="47719804">
            <wp:extent cx="5274310" cy="2489835"/>
            <wp:effectExtent l="0" t="0" r="2540" b="5715"/>
            <wp:docPr id="18653126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12688" name="图片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74310" cy="2489835"/>
                    </a:xfrm>
                    <a:prstGeom prst="rect">
                      <a:avLst/>
                    </a:prstGeom>
                    <a:noFill/>
                    <a:ln>
                      <a:noFill/>
                    </a:ln>
                  </pic:spPr>
                </pic:pic>
              </a:graphicData>
            </a:graphic>
          </wp:inline>
        </w:drawing>
      </w:r>
    </w:p>
    <w:p w14:paraId="1C7C894D" w14:textId="77777777" w:rsidR="00FC3E90" w:rsidRDefault="00FC3E90">
      <w:pPr>
        <w:rPr>
          <w:rFonts w:ascii="楷体" w:eastAsia="楷体" w:hAnsi="楷体" w:hint="eastAsia"/>
          <w:szCs w:val="22"/>
        </w:rPr>
      </w:pPr>
    </w:p>
    <w:p w14:paraId="11AA6A2B" w14:textId="77777777" w:rsidR="00FC3E90" w:rsidRDefault="00FC3E90">
      <w:pPr>
        <w:rPr>
          <w:rFonts w:ascii="楷体" w:eastAsia="楷体" w:hAnsi="楷体" w:hint="eastAsia"/>
          <w:szCs w:val="22"/>
        </w:rPr>
      </w:pPr>
    </w:p>
    <w:tbl>
      <w:tblPr>
        <w:tblStyle w:val="af1"/>
        <w:tblW w:w="0" w:type="auto"/>
        <w:tblLook w:val="04A0" w:firstRow="1" w:lastRow="0" w:firstColumn="1" w:lastColumn="0" w:noHBand="0" w:noVBand="1"/>
      </w:tblPr>
      <w:tblGrid>
        <w:gridCol w:w="1981"/>
        <w:gridCol w:w="1945"/>
        <w:gridCol w:w="2159"/>
        <w:gridCol w:w="2211"/>
      </w:tblGrid>
      <w:tr w:rsidR="00FC3E90" w14:paraId="54F06888" w14:textId="77777777">
        <w:trPr>
          <w:trHeight w:val="330"/>
        </w:trPr>
        <w:tc>
          <w:tcPr>
            <w:tcW w:w="2620" w:type="dxa"/>
          </w:tcPr>
          <w:p w14:paraId="34D66C8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lastRenderedPageBreak/>
              <w:t>对比维度</w:t>
            </w:r>
          </w:p>
        </w:tc>
        <w:tc>
          <w:tcPr>
            <w:tcW w:w="2620" w:type="dxa"/>
          </w:tcPr>
          <w:p w14:paraId="210ED61B" w14:textId="77777777" w:rsidR="00FC3E90" w:rsidRDefault="00000000">
            <w:pPr>
              <w:spacing w:after="0" w:line="240" w:lineRule="auto"/>
              <w:rPr>
                <w:rFonts w:ascii="楷体" w:eastAsia="楷体" w:hAnsi="楷体" w:hint="eastAsia"/>
                <w:b/>
                <w:bCs/>
                <w:sz w:val="21"/>
                <w:szCs w:val="21"/>
              </w:rPr>
            </w:pPr>
            <w:r>
              <w:rPr>
                <w:rFonts w:ascii="楷体" w:eastAsia="楷体" w:hAnsi="楷体"/>
                <w:bCs/>
                <w:sz w:val="21"/>
                <w:szCs w:val="21"/>
              </w:rPr>
              <w:t>OBO (板载光学)</w:t>
            </w:r>
          </w:p>
        </w:tc>
        <w:tc>
          <w:tcPr>
            <w:tcW w:w="2620" w:type="dxa"/>
          </w:tcPr>
          <w:p w14:paraId="513899D5" w14:textId="77777777" w:rsidR="00FC3E90" w:rsidRDefault="00000000">
            <w:pPr>
              <w:spacing w:after="0" w:line="240" w:lineRule="auto"/>
              <w:rPr>
                <w:rFonts w:ascii="楷体" w:eastAsia="楷体" w:hAnsi="楷体" w:hint="eastAsia"/>
                <w:b/>
                <w:bCs/>
                <w:sz w:val="21"/>
                <w:szCs w:val="21"/>
              </w:rPr>
            </w:pPr>
            <w:r>
              <w:rPr>
                <w:rFonts w:ascii="楷体" w:eastAsia="楷体" w:hAnsi="楷体"/>
                <w:bCs/>
                <w:sz w:val="21"/>
                <w:szCs w:val="21"/>
              </w:rPr>
              <w:t>NPO (近封装光学)</w:t>
            </w:r>
          </w:p>
        </w:tc>
        <w:tc>
          <w:tcPr>
            <w:tcW w:w="2620" w:type="dxa"/>
          </w:tcPr>
          <w:p w14:paraId="037259EC" w14:textId="77777777" w:rsidR="00FC3E90" w:rsidRDefault="00000000">
            <w:pPr>
              <w:spacing w:after="0" w:line="240" w:lineRule="auto"/>
              <w:rPr>
                <w:rFonts w:ascii="楷体" w:eastAsia="楷体" w:hAnsi="楷体" w:hint="eastAsia"/>
                <w:b/>
                <w:bCs/>
                <w:sz w:val="21"/>
                <w:szCs w:val="21"/>
              </w:rPr>
            </w:pPr>
            <w:r>
              <w:rPr>
                <w:rFonts w:ascii="楷体" w:eastAsia="楷体" w:hAnsi="楷体"/>
                <w:bCs/>
                <w:sz w:val="21"/>
                <w:szCs w:val="21"/>
              </w:rPr>
              <w:t>CPO (共封装光学)</w:t>
            </w:r>
          </w:p>
        </w:tc>
      </w:tr>
      <w:tr w:rsidR="00FC3E90" w14:paraId="7E10573E" w14:textId="77777777">
        <w:trPr>
          <w:trHeight w:val="855"/>
        </w:trPr>
        <w:tc>
          <w:tcPr>
            <w:tcW w:w="2620" w:type="dxa"/>
          </w:tcPr>
          <w:p w14:paraId="25E71348" w14:textId="77777777" w:rsidR="00FC3E90" w:rsidRDefault="00000000">
            <w:pPr>
              <w:spacing w:after="0" w:line="240" w:lineRule="auto"/>
              <w:rPr>
                <w:rFonts w:ascii="楷体" w:eastAsia="楷体" w:hAnsi="楷体" w:hint="eastAsia"/>
                <w:b/>
                <w:bCs/>
                <w:sz w:val="21"/>
                <w:szCs w:val="21"/>
              </w:rPr>
            </w:pPr>
            <w:r>
              <w:rPr>
                <w:rFonts w:ascii="楷体" w:eastAsia="楷体" w:hAnsi="楷体"/>
                <w:bCs/>
                <w:sz w:val="21"/>
                <w:szCs w:val="21"/>
              </w:rPr>
              <w:t>核心特点</w:t>
            </w:r>
          </w:p>
        </w:tc>
        <w:tc>
          <w:tcPr>
            <w:tcW w:w="2620" w:type="dxa"/>
          </w:tcPr>
          <w:p w14:paraId="2CDB7DE2" w14:textId="77777777" w:rsidR="00FC3E90" w:rsidRDefault="00000000">
            <w:pPr>
              <w:spacing w:after="0" w:line="240" w:lineRule="auto"/>
              <w:rPr>
                <w:rFonts w:ascii="楷体" w:eastAsia="楷体" w:hAnsi="楷体" w:hint="eastAsia"/>
                <w:sz w:val="21"/>
                <w:szCs w:val="21"/>
              </w:rPr>
            </w:pPr>
            <w:hyperlink r:id="rId27" w:tgtFrame="_blank" w:history="1">
              <w:r>
                <w:rPr>
                  <w:rStyle w:val="af2"/>
                  <w:rFonts w:ascii="楷体" w:eastAsia="楷体" w:hAnsi="楷体"/>
                  <w:color w:val="auto"/>
                  <w:sz w:val="21"/>
                  <w:szCs w:val="21"/>
                  <w:u w:val="none"/>
                </w:rPr>
                <w:t>光引擎位于PCB基板上，围绕主芯片。</w:t>
              </w:r>
            </w:hyperlink>
          </w:p>
        </w:tc>
        <w:tc>
          <w:tcPr>
            <w:tcW w:w="2620" w:type="dxa"/>
          </w:tcPr>
          <w:p w14:paraId="7B7920F0" w14:textId="77777777" w:rsidR="00FC3E90" w:rsidRDefault="00000000">
            <w:pPr>
              <w:spacing w:after="0" w:line="240" w:lineRule="auto"/>
              <w:rPr>
                <w:rFonts w:ascii="楷体" w:eastAsia="楷体" w:hAnsi="楷体" w:hint="eastAsia"/>
                <w:sz w:val="21"/>
                <w:szCs w:val="21"/>
              </w:rPr>
            </w:pPr>
            <w:hyperlink r:id="rId28" w:tgtFrame="_blank" w:history="1">
              <w:r>
                <w:rPr>
                  <w:rStyle w:val="af2"/>
                  <w:rFonts w:ascii="楷体" w:eastAsia="楷体" w:hAnsi="楷体"/>
                  <w:color w:val="auto"/>
                  <w:sz w:val="21"/>
                  <w:szCs w:val="21"/>
                  <w:u w:val="none"/>
                </w:rPr>
                <w:t>光引擎位于封装基板上，与主芯片并排放置。</w:t>
              </w:r>
            </w:hyperlink>
          </w:p>
        </w:tc>
        <w:tc>
          <w:tcPr>
            <w:tcW w:w="2620" w:type="dxa"/>
          </w:tcPr>
          <w:p w14:paraId="70F18F3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光引擎与主芯片</w:t>
            </w:r>
            <w:r>
              <w:rPr>
                <w:rFonts w:ascii="楷体" w:eastAsia="楷体" w:hAnsi="楷体"/>
                <w:bCs/>
                <w:sz w:val="21"/>
                <w:szCs w:val="21"/>
              </w:rPr>
              <w:t>共基板封装</w:t>
            </w:r>
            <w:r>
              <w:rPr>
                <w:rFonts w:ascii="楷体" w:eastAsia="楷体" w:hAnsi="楷体"/>
                <w:sz w:val="21"/>
                <w:szCs w:val="21"/>
              </w:rPr>
              <w:t>，距离极短。</w:t>
            </w:r>
          </w:p>
        </w:tc>
      </w:tr>
      <w:tr w:rsidR="00FC3E90" w14:paraId="0843ED90" w14:textId="77777777">
        <w:trPr>
          <w:trHeight w:val="660"/>
        </w:trPr>
        <w:tc>
          <w:tcPr>
            <w:tcW w:w="2620" w:type="dxa"/>
          </w:tcPr>
          <w:p w14:paraId="53EFE81F" w14:textId="77777777" w:rsidR="00FC3E90" w:rsidRDefault="00000000">
            <w:pPr>
              <w:spacing w:after="0" w:line="240" w:lineRule="auto"/>
              <w:rPr>
                <w:rFonts w:ascii="楷体" w:eastAsia="楷体" w:hAnsi="楷体" w:hint="eastAsia"/>
                <w:b/>
                <w:bCs/>
                <w:sz w:val="21"/>
                <w:szCs w:val="21"/>
              </w:rPr>
            </w:pPr>
            <w:r>
              <w:rPr>
                <w:rFonts w:ascii="楷体" w:eastAsia="楷体" w:hAnsi="楷体"/>
                <w:bCs/>
                <w:sz w:val="21"/>
                <w:szCs w:val="21"/>
              </w:rPr>
              <w:t>电信号传输距离</w:t>
            </w:r>
          </w:p>
        </w:tc>
        <w:tc>
          <w:tcPr>
            <w:tcW w:w="2620" w:type="dxa"/>
          </w:tcPr>
          <w:p w14:paraId="35A8DE2E" w14:textId="77777777" w:rsidR="00FC3E90" w:rsidRDefault="00000000">
            <w:pPr>
              <w:spacing w:after="0" w:line="240" w:lineRule="auto"/>
              <w:rPr>
                <w:rFonts w:ascii="楷体" w:eastAsia="楷体" w:hAnsi="楷体" w:hint="eastAsia"/>
                <w:sz w:val="21"/>
                <w:szCs w:val="21"/>
              </w:rPr>
            </w:pPr>
            <w:hyperlink r:id="rId29" w:tgtFrame="_blank" w:history="1">
              <w:r>
                <w:rPr>
                  <w:rStyle w:val="af2"/>
                  <w:rFonts w:ascii="楷体" w:eastAsia="楷体" w:hAnsi="楷体"/>
                  <w:color w:val="auto"/>
                  <w:sz w:val="21"/>
                  <w:szCs w:val="21"/>
                  <w:u w:val="none"/>
                </w:rPr>
                <w:t>较长，需穿越整个PCB板。</w:t>
              </w:r>
            </w:hyperlink>
          </w:p>
        </w:tc>
        <w:tc>
          <w:tcPr>
            <w:tcW w:w="2620" w:type="dxa"/>
          </w:tcPr>
          <w:p w14:paraId="2A605A49" w14:textId="77777777" w:rsidR="00FC3E90" w:rsidRDefault="00000000">
            <w:pPr>
              <w:spacing w:after="0" w:line="240" w:lineRule="auto"/>
              <w:rPr>
                <w:rFonts w:ascii="楷体" w:eastAsia="楷体" w:hAnsi="楷体" w:hint="eastAsia"/>
                <w:sz w:val="21"/>
                <w:szCs w:val="21"/>
              </w:rPr>
            </w:pPr>
            <w:hyperlink r:id="rId30" w:tgtFrame="_blank" w:history="1">
              <w:r>
                <w:rPr>
                  <w:rStyle w:val="af2"/>
                  <w:rFonts w:ascii="楷体" w:eastAsia="楷体" w:hAnsi="楷体"/>
                  <w:color w:val="auto"/>
                  <w:sz w:val="21"/>
                  <w:szCs w:val="21"/>
                  <w:u w:val="none"/>
                </w:rPr>
                <w:t>约150mm，通过封装基板连接。</w:t>
              </w:r>
            </w:hyperlink>
          </w:p>
        </w:tc>
        <w:tc>
          <w:tcPr>
            <w:tcW w:w="2620" w:type="dxa"/>
          </w:tcPr>
          <w:p w14:paraId="4D74789D" w14:textId="77777777" w:rsidR="00FC3E90" w:rsidRDefault="00000000">
            <w:pPr>
              <w:spacing w:after="0" w:line="240" w:lineRule="auto"/>
              <w:rPr>
                <w:rFonts w:ascii="楷体" w:eastAsia="楷体" w:hAnsi="楷体" w:hint="eastAsia"/>
                <w:b/>
                <w:bCs/>
                <w:sz w:val="21"/>
                <w:szCs w:val="21"/>
              </w:rPr>
            </w:pPr>
            <w:r>
              <w:rPr>
                <w:rFonts w:ascii="楷体" w:eastAsia="楷体" w:hAnsi="楷体"/>
                <w:bCs/>
                <w:sz w:val="21"/>
                <w:szCs w:val="21"/>
              </w:rPr>
              <w:t>小于50mm</w:t>
            </w:r>
            <w:r>
              <w:rPr>
                <w:rFonts w:ascii="楷体" w:eastAsia="楷体" w:hAnsi="楷体"/>
                <w:sz w:val="21"/>
                <w:szCs w:val="21"/>
              </w:rPr>
              <w:t>，链路最短，损耗最低。</w:t>
            </w:r>
          </w:p>
        </w:tc>
      </w:tr>
      <w:tr w:rsidR="00FC3E90" w14:paraId="42FC6582" w14:textId="77777777">
        <w:trPr>
          <w:trHeight w:val="660"/>
        </w:trPr>
        <w:tc>
          <w:tcPr>
            <w:tcW w:w="2620" w:type="dxa"/>
          </w:tcPr>
          <w:p w14:paraId="30FD6E94" w14:textId="77777777" w:rsidR="00FC3E90" w:rsidRDefault="00000000">
            <w:pPr>
              <w:spacing w:after="0" w:line="240" w:lineRule="auto"/>
              <w:rPr>
                <w:rFonts w:ascii="楷体" w:eastAsia="楷体" w:hAnsi="楷体" w:hint="eastAsia"/>
                <w:b/>
                <w:bCs/>
                <w:sz w:val="21"/>
                <w:szCs w:val="21"/>
              </w:rPr>
            </w:pPr>
            <w:r>
              <w:rPr>
                <w:rFonts w:ascii="楷体" w:eastAsia="楷体" w:hAnsi="楷体"/>
                <w:bCs/>
                <w:sz w:val="21"/>
                <w:szCs w:val="21"/>
              </w:rPr>
              <w:t>代表功耗水平 (1.6T端口)</w:t>
            </w:r>
          </w:p>
        </w:tc>
        <w:tc>
          <w:tcPr>
            <w:tcW w:w="2620" w:type="dxa"/>
          </w:tcPr>
          <w:p w14:paraId="0587DF43"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介于可插拔与NPO之间。</w:t>
            </w:r>
          </w:p>
        </w:tc>
        <w:tc>
          <w:tcPr>
            <w:tcW w:w="2620" w:type="dxa"/>
          </w:tcPr>
          <w:p w14:paraId="488CC95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介于OBO与CPO之间。</w:t>
            </w:r>
          </w:p>
        </w:tc>
        <w:tc>
          <w:tcPr>
            <w:tcW w:w="2620" w:type="dxa"/>
          </w:tcPr>
          <w:p w14:paraId="5C1594DA" w14:textId="77777777" w:rsidR="00FC3E90" w:rsidRDefault="00000000">
            <w:pPr>
              <w:spacing w:after="0" w:line="240" w:lineRule="auto"/>
              <w:rPr>
                <w:rFonts w:ascii="楷体" w:eastAsia="楷体" w:hAnsi="楷体" w:hint="eastAsia"/>
                <w:sz w:val="21"/>
                <w:szCs w:val="21"/>
              </w:rPr>
            </w:pPr>
            <w:hyperlink r:id="rId31" w:tgtFrame="_blank" w:history="1">
              <w:r>
                <w:rPr>
                  <w:rStyle w:val="af2"/>
                  <w:rFonts w:ascii="楷体" w:eastAsia="楷体" w:hAnsi="楷体"/>
                  <w:color w:val="auto"/>
                  <w:sz w:val="21"/>
                  <w:szCs w:val="21"/>
                  <w:u w:val="none"/>
                </w:rPr>
                <w:t>约9W</w:t>
              </w:r>
              <w:r>
                <w:rPr>
                  <w:rStyle w:val="af2"/>
                  <w:rFonts w:ascii="Calibri" w:eastAsia="楷体" w:hAnsi="Calibri" w:cs="Calibri"/>
                  <w:color w:val="auto"/>
                  <w:sz w:val="21"/>
                  <w:szCs w:val="21"/>
                  <w:u w:val="none"/>
                </w:rPr>
                <w:t> </w:t>
              </w:r>
              <w:r>
                <w:rPr>
                  <w:rStyle w:val="af2"/>
                  <w:rFonts w:ascii="楷体" w:eastAsia="楷体" w:hAnsi="楷体"/>
                  <w:color w:val="auto"/>
                  <w:sz w:val="21"/>
                  <w:szCs w:val="21"/>
                  <w:u w:val="none"/>
                </w:rPr>
                <w:t>(传统可插拔方案为30W)，降低约70%。</w:t>
              </w:r>
            </w:hyperlink>
          </w:p>
        </w:tc>
      </w:tr>
      <w:tr w:rsidR="00FC3E90" w14:paraId="0B777ECA" w14:textId="77777777">
        <w:trPr>
          <w:trHeight w:val="855"/>
        </w:trPr>
        <w:tc>
          <w:tcPr>
            <w:tcW w:w="2620" w:type="dxa"/>
          </w:tcPr>
          <w:p w14:paraId="67CEFECC" w14:textId="77777777" w:rsidR="00FC3E90" w:rsidRDefault="00000000">
            <w:pPr>
              <w:spacing w:after="0" w:line="240" w:lineRule="auto"/>
              <w:rPr>
                <w:rFonts w:ascii="楷体" w:eastAsia="楷体" w:hAnsi="楷体" w:hint="eastAsia"/>
                <w:b/>
                <w:bCs/>
                <w:sz w:val="21"/>
                <w:szCs w:val="21"/>
              </w:rPr>
            </w:pPr>
            <w:r>
              <w:rPr>
                <w:rFonts w:ascii="楷体" w:eastAsia="楷体" w:hAnsi="楷体"/>
                <w:bCs/>
                <w:sz w:val="21"/>
                <w:szCs w:val="21"/>
              </w:rPr>
              <w:t>能效提升 (相对可插拔)</w:t>
            </w:r>
          </w:p>
        </w:tc>
        <w:tc>
          <w:tcPr>
            <w:tcW w:w="2620" w:type="dxa"/>
          </w:tcPr>
          <w:p w14:paraId="0B11B865" w14:textId="77777777" w:rsidR="00FC3E90" w:rsidRDefault="00000000">
            <w:pPr>
              <w:spacing w:after="0" w:line="240" w:lineRule="auto"/>
              <w:rPr>
                <w:rFonts w:ascii="楷体" w:eastAsia="楷体" w:hAnsi="楷体" w:hint="eastAsia"/>
                <w:sz w:val="21"/>
                <w:szCs w:val="21"/>
              </w:rPr>
            </w:pPr>
            <w:hyperlink r:id="rId32" w:tgtFrame="_blank" w:history="1">
              <w:r>
                <w:rPr>
                  <w:rStyle w:val="af2"/>
                  <w:rFonts w:ascii="楷体" w:eastAsia="楷体" w:hAnsi="楷体"/>
                  <w:color w:val="auto"/>
                  <w:sz w:val="21"/>
                  <w:szCs w:val="21"/>
                  <w:u w:val="none"/>
                </w:rPr>
                <w:t>较显著，主要节省了长距离PCB走线损耗。</w:t>
              </w:r>
            </w:hyperlink>
          </w:p>
        </w:tc>
        <w:tc>
          <w:tcPr>
            <w:tcW w:w="2620" w:type="dxa"/>
          </w:tcPr>
          <w:p w14:paraId="41DBBDD4" w14:textId="77777777" w:rsidR="00FC3E90" w:rsidRDefault="00000000">
            <w:pPr>
              <w:spacing w:after="0" w:line="240" w:lineRule="auto"/>
              <w:rPr>
                <w:rFonts w:ascii="楷体" w:eastAsia="楷体" w:hAnsi="楷体" w:hint="eastAsia"/>
                <w:sz w:val="21"/>
                <w:szCs w:val="21"/>
              </w:rPr>
            </w:pPr>
            <w:hyperlink r:id="rId33" w:tgtFrame="_blank" w:history="1">
              <w:r>
                <w:rPr>
                  <w:rStyle w:val="af2"/>
                  <w:rFonts w:ascii="楷体" w:eastAsia="楷体" w:hAnsi="楷体"/>
                  <w:color w:val="auto"/>
                  <w:sz w:val="21"/>
                  <w:szCs w:val="21"/>
                  <w:u w:val="none"/>
                </w:rPr>
                <w:t>较好，功耗降低约50%。</w:t>
              </w:r>
            </w:hyperlink>
          </w:p>
        </w:tc>
        <w:tc>
          <w:tcPr>
            <w:tcW w:w="2620" w:type="dxa"/>
          </w:tcPr>
          <w:p w14:paraId="260E3E44" w14:textId="77777777" w:rsidR="00FC3E90" w:rsidRDefault="00000000">
            <w:pPr>
              <w:spacing w:after="0" w:line="240" w:lineRule="auto"/>
              <w:rPr>
                <w:rFonts w:ascii="楷体" w:eastAsia="楷体" w:hAnsi="楷体" w:hint="eastAsia"/>
                <w:sz w:val="21"/>
                <w:szCs w:val="21"/>
              </w:rPr>
            </w:pPr>
            <w:hyperlink r:id="rId34" w:tgtFrame="_blank" w:history="1">
              <w:r>
                <w:rPr>
                  <w:rStyle w:val="af2"/>
                  <w:rFonts w:ascii="楷体" w:eastAsia="楷体" w:hAnsi="楷体"/>
                  <w:color w:val="auto"/>
                  <w:sz w:val="21"/>
                  <w:szCs w:val="21"/>
                  <w:u w:val="none"/>
                </w:rPr>
                <w:t>最佳，单端口能耗降低60%-68%</w:t>
              </w:r>
              <w:r>
                <w:rPr>
                  <w:rStyle w:val="af2"/>
                  <w:rFonts w:ascii="Calibri" w:eastAsia="楷体" w:hAnsi="Calibri" w:cs="Calibri"/>
                  <w:color w:val="auto"/>
                  <w:sz w:val="21"/>
                  <w:szCs w:val="21"/>
                  <w:u w:val="none"/>
                </w:rPr>
                <w:t> </w:t>
              </w:r>
              <w:r>
                <w:rPr>
                  <w:rStyle w:val="af2"/>
                  <w:rFonts w:ascii="楷体" w:eastAsia="楷体" w:hAnsi="楷体"/>
                  <w:color w:val="auto"/>
                  <w:sz w:val="21"/>
                  <w:szCs w:val="21"/>
                  <w:u w:val="none"/>
                </w:rPr>
                <w:t>(800G) 至70%</w:t>
              </w:r>
              <w:r>
                <w:rPr>
                  <w:rStyle w:val="af2"/>
                  <w:rFonts w:ascii="Calibri" w:eastAsia="楷体" w:hAnsi="Calibri" w:cs="Calibri"/>
                  <w:color w:val="auto"/>
                  <w:sz w:val="21"/>
                  <w:szCs w:val="21"/>
                  <w:u w:val="none"/>
                </w:rPr>
                <w:t> </w:t>
              </w:r>
              <w:r>
                <w:rPr>
                  <w:rStyle w:val="af2"/>
                  <w:rFonts w:ascii="楷体" w:eastAsia="楷体" w:hAnsi="楷体"/>
                  <w:color w:val="auto"/>
                  <w:sz w:val="21"/>
                  <w:szCs w:val="21"/>
                  <w:u w:val="none"/>
                </w:rPr>
                <w:t>(1.6T)。</w:t>
              </w:r>
            </w:hyperlink>
          </w:p>
        </w:tc>
      </w:tr>
      <w:tr w:rsidR="00FC3E90" w14:paraId="4F736128" w14:textId="77777777">
        <w:trPr>
          <w:trHeight w:val="1320"/>
        </w:trPr>
        <w:tc>
          <w:tcPr>
            <w:tcW w:w="2620" w:type="dxa"/>
          </w:tcPr>
          <w:p w14:paraId="0247B4D2" w14:textId="77777777" w:rsidR="00FC3E90" w:rsidRDefault="00000000">
            <w:pPr>
              <w:spacing w:after="0" w:line="240" w:lineRule="auto"/>
              <w:rPr>
                <w:rFonts w:ascii="楷体" w:eastAsia="楷体" w:hAnsi="楷体" w:hint="eastAsia"/>
                <w:b/>
                <w:bCs/>
                <w:sz w:val="21"/>
                <w:szCs w:val="21"/>
              </w:rPr>
            </w:pPr>
            <w:r>
              <w:rPr>
                <w:rFonts w:ascii="楷体" w:eastAsia="楷体" w:hAnsi="楷体"/>
                <w:bCs/>
                <w:sz w:val="21"/>
                <w:szCs w:val="21"/>
              </w:rPr>
              <w:t>成本与定位</w:t>
            </w:r>
          </w:p>
        </w:tc>
        <w:tc>
          <w:tcPr>
            <w:tcW w:w="2620" w:type="dxa"/>
          </w:tcPr>
          <w:p w14:paraId="13F0A0E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集成度较低，是实现板上光互联的早期尝试。</w:t>
            </w:r>
          </w:p>
        </w:tc>
        <w:tc>
          <w:tcPr>
            <w:tcW w:w="2620" w:type="dxa"/>
          </w:tcPr>
          <w:p w14:paraId="115A6644" w14:textId="77777777" w:rsidR="00FC3E90" w:rsidRDefault="00000000">
            <w:pPr>
              <w:spacing w:after="0" w:line="240" w:lineRule="auto"/>
              <w:rPr>
                <w:rFonts w:ascii="楷体" w:eastAsia="楷体" w:hAnsi="楷体" w:hint="eastAsia"/>
                <w:b/>
                <w:bCs/>
                <w:sz w:val="21"/>
                <w:szCs w:val="21"/>
              </w:rPr>
            </w:pPr>
            <w:r>
              <w:rPr>
                <w:rFonts w:ascii="楷体" w:eastAsia="楷体" w:hAnsi="楷体"/>
                <w:bCs/>
                <w:sz w:val="21"/>
                <w:szCs w:val="21"/>
              </w:rPr>
              <w:t>当前商业化首选</w:t>
            </w:r>
            <w:r>
              <w:rPr>
                <w:rFonts w:ascii="楷体" w:eastAsia="楷体" w:hAnsi="楷体"/>
                <w:sz w:val="21"/>
                <w:szCs w:val="21"/>
              </w:rPr>
              <w:t>，平衡了性能、成本与供应链成熟度，被视作向CPO演进的</w:t>
            </w:r>
            <w:r>
              <w:rPr>
                <w:rFonts w:ascii="楷体" w:eastAsia="楷体" w:hAnsi="楷体"/>
                <w:bCs/>
                <w:sz w:val="21"/>
                <w:szCs w:val="21"/>
              </w:rPr>
              <w:t>过渡方案</w:t>
            </w:r>
            <w:r>
              <w:rPr>
                <w:rFonts w:ascii="楷体" w:eastAsia="楷体" w:hAnsi="楷体"/>
                <w:sz w:val="21"/>
                <w:szCs w:val="21"/>
              </w:rPr>
              <w:t>。</w:t>
            </w:r>
          </w:p>
        </w:tc>
        <w:tc>
          <w:tcPr>
            <w:tcW w:w="2620" w:type="dxa"/>
          </w:tcPr>
          <w:p w14:paraId="5411F1BA" w14:textId="77777777" w:rsidR="00FC3E90" w:rsidRDefault="00000000">
            <w:pPr>
              <w:spacing w:after="0" w:line="240" w:lineRule="auto"/>
              <w:rPr>
                <w:rFonts w:ascii="楷体" w:eastAsia="楷体" w:hAnsi="楷体" w:hint="eastAsia"/>
                <w:b/>
                <w:bCs/>
                <w:sz w:val="21"/>
                <w:szCs w:val="21"/>
              </w:rPr>
            </w:pPr>
            <w:r>
              <w:rPr>
                <w:rFonts w:ascii="楷体" w:eastAsia="楷体" w:hAnsi="楷体"/>
                <w:bCs/>
                <w:sz w:val="21"/>
                <w:szCs w:val="21"/>
              </w:rPr>
              <w:t>终极发展方向</w:t>
            </w:r>
            <w:r>
              <w:rPr>
                <w:rFonts w:ascii="楷体" w:eastAsia="楷体" w:hAnsi="楷体"/>
                <w:sz w:val="21"/>
                <w:szCs w:val="21"/>
              </w:rPr>
              <w:t>，性能最优但技术壁垒高、前期成本昂贵，是面向未来的</w:t>
            </w:r>
            <w:r>
              <w:rPr>
                <w:rFonts w:ascii="楷体" w:eastAsia="楷体" w:hAnsi="楷体"/>
                <w:bCs/>
                <w:sz w:val="21"/>
                <w:szCs w:val="21"/>
              </w:rPr>
              <w:t>高端刚需方案</w:t>
            </w:r>
            <w:r>
              <w:rPr>
                <w:rFonts w:ascii="楷体" w:eastAsia="楷体" w:hAnsi="楷体"/>
                <w:sz w:val="21"/>
                <w:szCs w:val="21"/>
              </w:rPr>
              <w:t>。</w:t>
            </w:r>
          </w:p>
        </w:tc>
      </w:tr>
      <w:tr w:rsidR="00FC3E90" w14:paraId="0DC28DD1" w14:textId="77777777">
        <w:trPr>
          <w:trHeight w:val="1320"/>
        </w:trPr>
        <w:tc>
          <w:tcPr>
            <w:tcW w:w="2620" w:type="dxa"/>
          </w:tcPr>
          <w:p w14:paraId="18632DA6" w14:textId="77777777" w:rsidR="00FC3E90" w:rsidRDefault="00000000">
            <w:pPr>
              <w:spacing w:after="0" w:line="240" w:lineRule="auto"/>
              <w:rPr>
                <w:rFonts w:ascii="楷体" w:eastAsia="楷体" w:hAnsi="楷体" w:hint="eastAsia"/>
                <w:b/>
                <w:bCs/>
                <w:sz w:val="21"/>
                <w:szCs w:val="21"/>
              </w:rPr>
            </w:pPr>
            <w:r>
              <w:rPr>
                <w:rFonts w:ascii="楷体" w:eastAsia="楷体" w:hAnsi="楷体"/>
                <w:bCs/>
                <w:sz w:val="21"/>
                <w:szCs w:val="21"/>
              </w:rPr>
              <w:t>商业化现状</w:t>
            </w:r>
          </w:p>
        </w:tc>
        <w:tc>
          <w:tcPr>
            <w:tcW w:w="2620" w:type="dxa"/>
          </w:tcPr>
          <w:p w14:paraId="2FDB054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相对较早的概念，已有产品应用。</w:t>
            </w:r>
          </w:p>
        </w:tc>
        <w:tc>
          <w:tcPr>
            <w:tcW w:w="2620" w:type="dxa"/>
          </w:tcPr>
          <w:p w14:paraId="00667C0B" w14:textId="77777777" w:rsidR="00FC3E90" w:rsidRDefault="00000000">
            <w:pPr>
              <w:spacing w:after="0" w:line="240" w:lineRule="auto"/>
              <w:rPr>
                <w:rFonts w:ascii="楷体" w:eastAsia="楷体" w:hAnsi="楷体" w:hint="eastAsia"/>
                <w:sz w:val="21"/>
                <w:szCs w:val="21"/>
              </w:rPr>
            </w:pPr>
            <w:hyperlink r:id="rId35" w:tgtFrame="_blank" w:history="1">
              <w:r>
                <w:rPr>
                  <w:rStyle w:val="af2"/>
                  <w:rFonts w:ascii="楷体" w:eastAsia="楷体" w:hAnsi="楷体"/>
                  <w:color w:val="auto"/>
                  <w:sz w:val="21"/>
                  <w:szCs w:val="21"/>
                  <w:u w:val="none"/>
                </w:rPr>
                <w:t>进入规模化商用阶段，已获得谷歌、亚马逊等云巨头大批量订单 (如1.6TNPO)。</w:t>
              </w:r>
            </w:hyperlink>
          </w:p>
        </w:tc>
        <w:tc>
          <w:tcPr>
            <w:tcW w:w="2620" w:type="dxa"/>
          </w:tcPr>
          <w:p w14:paraId="76B16026" w14:textId="77777777" w:rsidR="00FC3E90" w:rsidRDefault="00000000">
            <w:pPr>
              <w:spacing w:after="0" w:line="240" w:lineRule="auto"/>
              <w:rPr>
                <w:rFonts w:ascii="楷体" w:eastAsia="楷体" w:hAnsi="楷体" w:hint="eastAsia"/>
                <w:b/>
                <w:bCs/>
                <w:sz w:val="21"/>
                <w:szCs w:val="21"/>
              </w:rPr>
            </w:pPr>
            <w:r>
              <w:rPr>
                <w:rFonts w:ascii="楷体" w:eastAsia="楷体" w:hAnsi="楷体"/>
                <w:bCs/>
                <w:sz w:val="21"/>
                <w:szCs w:val="21"/>
              </w:rPr>
              <w:t>产业化元年 (2026年)</w:t>
            </w:r>
            <w:r>
              <w:rPr>
                <w:rFonts w:ascii="楷体" w:eastAsia="楷体" w:hAnsi="楷体"/>
                <w:sz w:val="21"/>
                <w:szCs w:val="21"/>
              </w:rPr>
              <w:t>，主要厂商积极布局，但大规模成熟商用预计在2027年及以后。</w:t>
            </w:r>
          </w:p>
        </w:tc>
      </w:tr>
    </w:tbl>
    <w:p w14:paraId="25A6479C"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CPO突破的影响和硅光类似，会导致价值链向具备高功率CW制造能力，晶圆封装能力和硅光芯片制造能力的企业转移。传统光模块/光芯片企业会面临较大打击。下游云服务商和系统集成商议价能力得以增强，并且得以降低AIDC功耗和成本。但是这一过程并非一蹴而就，LPO/NPO作为过渡时期的答案会首先受益。</w:t>
      </w:r>
    </w:p>
    <w:p w14:paraId="7715EF54" w14:textId="77777777" w:rsidR="00FC3E90" w:rsidRDefault="00000000">
      <w:pPr>
        <w:pStyle w:val="4"/>
        <w:rPr>
          <w:rFonts w:hint="eastAsia"/>
          <w:color w:val="auto"/>
        </w:rPr>
      </w:pPr>
      <w:r>
        <w:rPr>
          <w:rFonts w:ascii="楷体" w:eastAsia="楷体" w:hAnsi="楷体" w:hint="eastAsia"/>
          <w:b/>
          <w:color w:val="auto"/>
        </w:rPr>
        <w:t>V. OCS</w:t>
      </w:r>
    </w:p>
    <w:p w14:paraId="1F8B6A8B"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OCS</w:t>
      </w:r>
      <w:r>
        <w:rPr>
          <w:rFonts w:ascii="楷体" w:eastAsia="楷体" w:hAnsi="楷体"/>
          <w:sz w:val="28"/>
          <w:szCs w:val="28"/>
        </w:rPr>
        <w:t>（Optical Circuit Switch，光电路交换机）</w:t>
      </w:r>
      <w:r>
        <w:rPr>
          <w:rFonts w:ascii="楷体" w:eastAsia="楷体" w:hAnsi="楷体" w:hint="eastAsia"/>
          <w:sz w:val="28"/>
          <w:szCs w:val="28"/>
        </w:rPr>
        <w:t>（主要在Scale out，Scale up不可用，Scale Across可能可用，处于试验阶段）</w:t>
      </w:r>
      <w:r>
        <w:rPr>
          <w:rFonts w:ascii="楷体" w:eastAsia="楷体" w:hAnsi="楷体"/>
          <w:sz w:val="28"/>
          <w:szCs w:val="28"/>
        </w:rPr>
        <w:t>是一种在全光域直接完成信号交换的设备</w:t>
      </w:r>
      <w:r>
        <w:rPr>
          <w:rFonts w:ascii="楷体" w:eastAsia="楷体" w:hAnsi="楷体" w:hint="eastAsia"/>
          <w:sz w:val="28"/>
          <w:szCs w:val="28"/>
        </w:rPr>
        <w:t>，主要用于柜间交流和集群间交流。</w:t>
      </w:r>
    </w:p>
    <w:p w14:paraId="4283283E" w14:textId="77777777" w:rsidR="00FC3E90" w:rsidRDefault="00000000">
      <w:pPr>
        <w:ind w:firstLineChars="200" w:firstLine="560"/>
        <w:rPr>
          <w:rFonts w:ascii="楷体" w:eastAsia="楷体" w:hAnsi="楷体" w:hint="eastAsia"/>
          <w:sz w:val="28"/>
          <w:szCs w:val="28"/>
        </w:rPr>
      </w:pPr>
      <w:r>
        <w:rPr>
          <w:rFonts w:ascii="楷体" w:eastAsia="楷体" w:hAnsi="楷体"/>
          <w:sz w:val="28"/>
          <w:szCs w:val="28"/>
        </w:rPr>
        <w:lastRenderedPageBreak/>
        <w:t>与传统电</w:t>
      </w:r>
      <w:r>
        <w:rPr>
          <w:rFonts w:ascii="楷体" w:eastAsia="楷体" w:hAnsi="楷体"/>
          <w:sz w:val="28"/>
          <w:szCs w:val="28"/>
          <w:highlight w:val="yellow"/>
        </w:rPr>
        <w:t>交换机</w:t>
      </w:r>
      <w:r>
        <w:rPr>
          <w:rFonts w:ascii="楷体" w:eastAsia="楷体" w:hAnsi="楷体" w:hint="eastAsia"/>
          <w:sz w:val="28"/>
          <w:szCs w:val="28"/>
        </w:rPr>
        <w:t>相比，其没有光电转换过程（相当于在柜间阶段和集群阶段取代了传统电交换机，但是柜内通信还是有光电过程），只靠MEMS微镜等技术实现信号偏转。因而能耗延迟更低。通过消除OEO过程，OCS可以整体端口能耗80-90%，降低整网能耗至少20-30%，延迟趋近于物理极限。且支持多种速率的光模块，更换硬件的需求更小。</w:t>
      </w:r>
    </w:p>
    <w:p w14:paraId="24125501"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根据讯石光通信调研，</w:t>
      </w:r>
      <w:r>
        <w:rPr>
          <w:rFonts w:ascii="楷体" w:eastAsia="楷体" w:hAnsi="楷体"/>
          <w:sz w:val="28"/>
          <w:szCs w:val="28"/>
        </w:rPr>
        <w:t>从技术演进路径来看，当前OCS主要依托MEMS、液晶、压电陶瓷及硅光波导等方案并行发展，其中MEMS方案凭借谷歌的大规模部署验证，商用节奏最快。Lumentum作为MEMS路线的核心外部供应商，其OCS订单积压已突破4亿美元，OCS技术正在北美进入加速放量阶段。液晶方案则以Coherent为代表，已拥有超过10个客户合作项目，其预估潜在增量市场空间超过20亿美元。</w:t>
      </w:r>
      <w:r>
        <w:rPr>
          <w:rFonts w:ascii="楷体" w:eastAsia="楷体" w:hAnsi="楷体" w:hint="eastAsia"/>
          <w:sz w:val="28"/>
          <w:szCs w:val="28"/>
        </w:rPr>
        <w:t>单根据近期前线调研，谷歌和英伟达已经就技术路线产生一定分歧，谷歌开始偏向硅光波导来获取更低时延和推理稳定性，保证算力不空转，本质是在scale up和scale out的需求。而英伟达更偏向OCS在Scale across场景的实现，通过在Data center interconnect之间降低成本和提升稳定性，从而更看好MEMS方案。</w:t>
      </w:r>
    </w:p>
    <w:p w14:paraId="21FA5235" w14:textId="77777777" w:rsidR="00FC3E90" w:rsidRDefault="00000000">
      <w:pPr>
        <w:ind w:firstLineChars="200" w:firstLine="560"/>
        <w:rPr>
          <w:rFonts w:ascii="楷体" w:eastAsia="楷体" w:hAnsi="楷体" w:hint="eastAsia"/>
          <w:sz w:val="28"/>
          <w:szCs w:val="28"/>
        </w:rPr>
      </w:pPr>
      <w:r>
        <w:rPr>
          <w:rFonts w:ascii="楷体" w:eastAsia="楷体" w:hAnsi="楷体"/>
          <w:sz w:val="28"/>
          <w:szCs w:val="28"/>
        </w:rPr>
        <w:t>从应用场景来看，OCS目前已在北美呈现出三个主要落地方向：一是数据中心脊层替换，可节省约30%资本支出和40%功耗；二是AI集群拓扑重构，目前仅谷歌实现规模化应用；三是Scale-up GPU互联和城域DCI，英伟达等企业已开始探索使用。2026年微</w:t>
      </w:r>
      <w:r>
        <w:rPr>
          <w:rFonts w:ascii="楷体" w:eastAsia="楷体" w:hAnsi="楷体"/>
          <w:sz w:val="28"/>
          <w:szCs w:val="28"/>
        </w:rPr>
        <w:lastRenderedPageBreak/>
        <w:t>软、Meta等CSP厂商也在积极导入测试，CignalAI预计市场规模从当前的5至6亿美元，到2029年将超过25亿美元。</w:t>
      </w:r>
      <w:r>
        <w:rPr>
          <w:rFonts w:ascii="楷体" w:eastAsia="楷体" w:hAnsi="楷体" w:hint="eastAsia"/>
          <w:sz w:val="28"/>
          <w:szCs w:val="28"/>
        </w:rPr>
        <w:t>一旦OCS得到推广，上述拥有OCS订单的会率先受益。</w:t>
      </w:r>
    </w:p>
    <w:p w14:paraId="042A4FBE"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OCS利好长距离高速率FR光模块，以及InP方案，因此高速率光模块厂商如中际旭创和新易盛会因此受益。如果OCS得以大发展，低速率光模块的需求会大幅下降，市场进一步出清，硅光也会部分承压。</w:t>
      </w:r>
    </w:p>
    <w:p w14:paraId="730C16A3"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根据一些调研纪要，从长期来看，目前MEMS方案很容易被，整体还是往硅滤波方向发展。</w:t>
      </w:r>
    </w:p>
    <w:p w14:paraId="1F2C33C6" w14:textId="77777777" w:rsidR="00FC3E90" w:rsidRDefault="00000000">
      <w:pPr>
        <w:pStyle w:val="4"/>
        <w:rPr>
          <w:rFonts w:hint="eastAsia"/>
          <w:color w:val="auto"/>
        </w:rPr>
      </w:pPr>
      <w:r>
        <w:rPr>
          <w:rFonts w:ascii="楷体" w:eastAsia="楷体" w:hAnsi="楷体" w:hint="eastAsia"/>
          <w:b/>
          <w:color w:val="auto"/>
        </w:rPr>
        <w:t>VI. MicroLED</w:t>
      </w:r>
    </w:p>
    <w:p w14:paraId="70258FE6" w14:textId="77777777" w:rsidR="00FC3E90" w:rsidRDefault="00000000">
      <w:pPr>
        <w:ind w:firstLineChars="200" w:firstLine="560"/>
        <w:rPr>
          <w:rFonts w:ascii="楷体" w:eastAsia="楷体" w:hAnsi="楷体" w:hint="eastAsia"/>
          <w:sz w:val="28"/>
          <w:szCs w:val="28"/>
        </w:rPr>
      </w:pPr>
      <w:r>
        <w:rPr>
          <w:rFonts w:ascii="楷体" w:eastAsia="楷体" w:hAnsi="楷体"/>
          <w:sz w:val="28"/>
          <w:szCs w:val="28"/>
        </w:rPr>
        <w:t>MicroLED CPO本质上是CPO（共封装光学）的一种光源技术路线变体</w:t>
      </w:r>
      <w:r>
        <w:rPr>
          <w:rFonts w:ascii="楷体" w:eastAsia="楷体" w:hAnsi="楷体" w:hint="eastAsia"/>
          <w:sz w:val="28"/>
          <w:szCs w:val="28"/>
        </w:rPr>
        <w:t>（主要用于Scale up, Scale out可能可用，Scale Across不适用）</w:t>
      </w:r>
      <w:r>
        <w:rPr>
          <w:rFonts w:ascii="楷体" w:eastAsia="楷体" w:hAnsi="楷体"/>
          <w:sz w:val="28"/>
          <w:szCs w:val="28"/>
        </w:rPr>
        <w:t>，与传统CPO的核心区别在于光源器件从"激光器"换成了"MicroLED"，</w:t>
      </w:r>
      <w:r>
        <w:rPr>
          <w:rFonts w:ascii="楷体" w:eastAsia="楷体" w:hAnsi="楷体" w:hint="eastAsia"/>
          <w:sz w:val="28"/>
          <w:szCs w:val="28"/>
        </w:rPr>
        <w:t>核心设计宗旨从传统的窄而快，转变为宽而慢的并行架构。</w:t>
      </w:r>
    </w:p>
    <w:p w14:paraId="7F85386D"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随着传输速率向800G，1.6T提升，传统的窄而快的单线单模块架构逐渐触碰到能耗墙。能耗失控导致了对于高功耗性能方案的探索。MicroLED就是一个针对降低能耗而生的方案。其有三个好处。</w:t>
      </w:r>
    </w:p>
    <w:p w14:paraId="05340530" w14:textId="77777777" w:rsidR="00FC3E90" w:rsidRDefault="00000000">
      <w:pPr>
        <w:pStyle w:val="af6"/>
        <w:numPr>
          <w:ilvl w:val="0"/>
          <w:numId w:val="10"/>
        </w:numPr>
        <w:ind w:firstLineChars="200" w:firstLine="560"/>
        <w:rPr>
          <w:rFonts w:ascii="楷体" w:eastAsia="楷体" w:hAnsi="楷体" w:hint="eastAsia"/>
          <w:sz w:val="28"/>
          <w:szCs w:val="28"/>
        </w:rPr>
      </w:pPr>
      <w:r>
        <w:rPr>
          <w:rFonts w:ascii="楷体" w:eastAsia="楷体" w:hAnsi="楷体" w:hint="eastAsia"/>
          <w:sz w:val="28"/>
          <w:szCs w:val="28"/>
        </w:rPr>
        <w:t>解决能耗墙问题：MicroLED的数据能耗比在中性估计下可以降低到硅光同等水平，为1-2pJ/bit，乐观估计下，东北证券指出，其数据能耗比可以下降到0.3-1pJ/bit，为铜缆方案成</w:t>
      </w:r>
      <w:r>
        <w:rPr>
          <w:rFonts w:ascii="楷体" w:eastAsia="楷体" w:hAnsi="楷体" w:hint="eastAsia"/>
          <w:sz w:val="28"/>
          <w:szCs w:val="28"/>
        </w:rPr>
        <w:lastRenderedPageBreak/>
        <w:t>本的1/100，硅光方案的约1/7。远景非常光明。</w:t>
      </w:r>
    </w:p>
    <w:p w14:paraId="3CB52FAD" w14:textId="77777777" w:rsidR="00FC3E90" w:rsidRDefault="00000000">
      <w:pPr>
        <w:pStyle w:val="af6"/>
        <w:numPr>
          <w:ilvl w:val="0"/>
          <w:numId w:val="10"/>
        </w:numPr>
        <w:ind w:firstLineChars="200" w:firstLine="560"/>
        <w:rPr>
          <w:rFonts w:ascii="楷体" w:eastAsia="楷体" w:hAnsi="楷体" w:hint="eastAsia"/>
          <w:sz w:val="28"/>
          <w:szCs w:val="28"/>
        </w:rPr>
      </w:pPr>
      <w:r>
        <w:rPr>
          <w:rFonts w:ascii="楷体" w:eastAsia="楷体" w:hAnsi="楷体" w:hint="eastAsia"/>
          <w:sz w:val="28"/>
          <w:szCs w:val="28"/>
        </w:rPr>
        <w:t>能够突破现有物理距离：在高速传输下，传统铜缆的传输距离已经下降到1-3米，限制了机柜布局。</w:t>
      </w:r>
      <w:r>
        <w:rPr>
          <w:rFonts w:ascii="楷体" w:eastAsia="楷体" w:hAnsi="楷体"/>
          <w:sz w:val="28"/>
          <w:szCs w:val="28"/>
        </w:rPr>
        <w:t>基于microLED的方案（如微软的MOSAIC）能够在不显著增加功耗的前提下，将传输距离延长至</w:t>
      </w:r>
      <w:r>
        <w:rPr>
          <w:rFonts w:ascii="楷体" w:eastAsia="楷体" w:hAnsi="楷体" w:hint="eastAsia"/>
          <w:sz w:val="28"/>
          <w:szCs w:val="28"/>
        </w:rPr>
        <w:t>20-</w:t>
      </w:r>
      <w:r>
        <w:rPr>
          <w:rFonts w:ascii="楷体" w:eastAsia="楷体" w:hAnsi="楷体"/>
          <w:sz w:val="28"/>
          <w:szCs w:val="28"/>
        </w:rPr>
        <w:t>50米</w:t>
      </w:r>
      <w:r>
        <w:rPr>
          <w:rFonts w:ascii="楷体" w:eastAsia="楷体" w:hAnsi="楷体" w:hint="eastAsia"/>
          <w:sz w:val="28"/>
          <w:szCs w:val="28"/>
        </w:rPr>
        <w:t>。</w:t>
      </w:r>
    </w:p>
    <w:p w14:paraId="5E274808" w14:textId="77777777" w:rsidR="00FC3E90" w:rsidRDefault="00000000">
      <w:pPr>
        <w:pStyle w:val="af6"/>
        <w:numPr>
          <w:ilvl w:val="0"/>
          <w:numId w:val="10"/>
        </w:numPr>
        <w:ind w:firstLineChars="200" w:firstLine="560"/>
        <w:rPr>
          <w:rFonts w:ascii="楷体" w:eastAsia="楷体" w:hAnsi="楷体" w:hint="eastAsia"/>
          <w:sz w:val="28"/>
          <w:szCs w:val="28"/>
        </w:rPr>
      </w:pPr>
      <w:r>
        <w:rPr>
          <w:rFonts w:ascii="楷体" w:eastAsia="楷体" w:hAnsi="楷体" w:hint="eastAsia"/>
          <w:sz w:val="28"/>
          <w:szCs w:val="28"/>
        </w:rPr>
        <w:t>低能耗特性天然适配CPO：传统激光器的高功耗高发热，使得其在进行近封装和共封装时不得不面对散热这一难题。但是MicroLED的低发热特性没有这个问题，其天然适配CPO技术，从而利于实现短距高密度的数据交换。</w:t>
      </w:r>
    </w:p>
    <w:p w14:paraId="58EF19B6"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基于这三个优势，MicroLED有望成为Scale Up和Scale Out互联的主要方案。甚至代替受限极大的铜缆和高成本的光模块。</w:t>
      </w:r>
    </w:p>
    <w:p w14:paraId="0F332659"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目前MicroLED有几个难点亟待突破：</w:t>
      </w:r>
    </w:p>
    <w:p w14:paraId="5FDFD2D5"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1）Micro LED 光互连对制造精度要求堪称苛刻。单模块需集成数百至上千颗芯片，单颗失效率需低于 0.1%，良率要达 99.9999%，远超显示领域 99.9%的标准。光学耦合需控制在±1~2μm 内，偏差超 3μm 就会导致耦合效率损失 30%以上。巨量转移过程中，芯片阵列一致性、精密对准、热管理等工程化难题尚未完全解决，任何环节微小误差都可能导致整个光模块失效，大幅推高制造成本与量产难度。</w:t>
      </w:r>
    </w:p>
    <w:p w14:paraId="3B412510"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2）现阶段MicroLED可见光波段光纤衰减大、色散严重，30 米传输距离下速率被限制在 1.6Gbps，50 米以上几乎无法稳定传输。</w:t>
      </w:r>
    </w:p>
    <w:p w14:paraId="70F4B040"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lastRenderedPageBreak/>
        <w:t>3）当前 Micro LED 芯片成本 0.5-1 美元/颗，800G 模块需 460 颗，1.6T 模块需 920 颗，单模块光芯片成本就达数百美元。多芯光纤、TIR 透镜、CIS 传感器等配套供应链尚未成熟，万芯级光纤制造难度大，光学元件精密加工成本高。</w:t>
      </w:r>
    </w:p>
    <w:p w14:paraId="2D13DBB7"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4）产业链上下游缺乏统一互操作标准，芯片、光器件、封装、系统等环节接口不兼容，影响规模化部署。</w:t>
      </w:r>
    </w:p>
    <w:p w14:paraId="5884C9CF"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总的来看，从形成产业规范到批量出货依然还有很远的距离，预计在2028年才会有小批量出货。</w:t>
      </w:r>
    </w:p>
    <w:p w14:paraId="2CA66AF4"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如果当前格局不变，而远期MicroLED路线发展顺利，那么对于传统光模块，光通信企业会造成巨大打击。以易中天，lumentum为代表的传统光模块和光器件厂会面临失势风险。产业利润会向LED/显示阵营巨量转移。</w:t>
      </w:r>
    </w:p>
    <w:p w14:paraId="2FC6830F" w14:textId="77777777" w:rsidR="00FC3E90" w:rsidRDefault="00000000">
      <w:pPr>
        <w:pStyle w:val="2"/>
        <w:rPr>
          <w:rFonts w:ascii="楷体" w:eastAsia="楷体" w:hAnsi="楷体" w:hint="eastAsia"/>
          <w:b/>
          <w:bCs/>
          <w:color w:val="auto"/>
          <w:sz w:val="32"/>
          <w:szCs w:val="32"/>
        </w:rPr>
      </w:pPr>
      <w:bookmarkStart w:id="88" w:name="_Toc231144050"/>
      <w:bookmarkStart w:id="89" w:name="_Toc231143520"/>
      <w:commentRangeStart w:id="90"/>
      <w:r>
        <w:rPr>
          <w:rFonts w:ascii="楷体" w:eastAsia="楷体" w:hAnsi="楷体" w:hint="eastAsia"/>
          <w:b/>
          <w:bCs/>
          <w:color w:val="auto"/>
          <w:sz w:val="32"/>
          <w:szCs w:val="32"/>
        </w:rPr>
        <w:t>3.5 光模块市场空间测算</w:t>
      </w:r>
      <w:bookmarkEnd w:id="88"/>
      <w:bookmarkEnd w:id="89"/>
      <w:commentRangeEnd w:id="90"/>
      <w:r>
        <w:rPr>
          <w:rStyle w:val="af3"/>
          <w:rFonts w:ascii="楷体" w:eastAsia="楷体" w:hAnsi="楷体" w:hint="eastAsia"/>
          <w:b/>
          <w:bCs/>
          <w:color w:val="auto"/>
          <w:sz w:val="32"/>
          <w:szCs w:val="32"/>
        </w:rPr>
        <w:commentReference w:id="90"/>
      </w:r>
    </w:p>
    <w:p w14:paraId="1100BAD8" w14:textId="77777777" w:rsidR="00FC3E90" w:rsidRDefault="00000000">
      <w:pPr>
        <w:rPr>
          <w:rFonts w:ascii="楷体" w:eastAsia="楷体" w:hAnsi="楷体" w:hint="eastAsia"/>
          <w:szCs w:val="22"/>
        </w:rPr>
      </w:pPr>
      <w:r>
        <w:rPr>
          <w:rFonts w:ascii="楷体" w:eastAsia="楷体" w:hAnsi="楷体"/>
          <w:noProof/>
          <w:sz w:val="28"/>
          <w:szCs w:val="22"/>
        </w:rPr>
        <w:drawing>
          <wp:inline distT="0" distB="0" distL="0" distR="0" wp14:anchorId="6BE19D81" wp14:editId="496445B7">
            <wp:extent cx="6207125" cy="1938020"/>
            <wp:effectExtent l="0" t="0" r="3175" b="5080"/>
            <wp:docPr id="1996751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51775" name="图片 1"/>
                    <pic:cNvPicPr>
                      <a:picLocks noChangeAspect="1"/>
                    </pic:cNvPicPr>
                  </pic:nvPicPr>
                  <pic:blipFill>
                    <a:blip r:embed="rId36"/>
                    <a:stretch>
                      <a:fillRect/>
                    </a:stretch>
                  </pic:blipFill>
                  <pic:spPr>
                    <a:xfrm>
                      <a:off x="0" y="0"/>
                      <a:ext cx="6252131" cy="1952568"/>
                    </a:xfrm>
                    <a:prstGeom prst="rect">
                      <a:avLst/>
                    </a:prstGeom>
                  </pic:spPr>
                </pic:pic>
              </a:graphicData>
            </a:graphic>
          </wp:inline>
        </w:drawing>
      </w:r>
    </w:p>
    <w:p w14:paraId="71C575EF" w14:textId="77777777" w:rsidR="00FC3E90" w:rsidRDefault="00FC3E90">
      <w:pPr>
        <w:jc w:val="center"/>
        <w:rPr>
          <w:rFonts w:ascii="楷体" w:eastAsia="楷体" w:hAnsi="楷体" w:hint="eastAsia"/>
          <w:sz w:val="21"/>
          <w:szCs w:val="16"/>
        </w:rPr>
      </w:pPr>
    </w:p>
    <w:p w14:paraId="223C6A70" w14:textId="77777777" w:rsidR="00FC3E90" w:rsidRDefault="00FC3E90">
      <w:pPr>
        <w:jc w:val="center"/>
        <w:rPr>
          <w:rFonts w:ascii="楷体" w:eastAsia="楷体" w:hAnsi="楷体" w:hint="eastAsia"/>
          <w:sz w:val="21"/>
          <w:szCs w:val="16"/>
        </w:rPr>
      </w:pPr>
    </w:p>
    <w:p w14:paraId="00949B22" w14:textId="77777777" w:rsidR="00FC3E90" w:rsidRDefault="00FC3E90">
      <w:pPr>
        <w:rPr>
          <w:rFonts w:ascii="楷体" w:eastAsia="楷体" w:hAnsi="楷体" w:hint="eastAsia"/>
          <w:sz w:val="21"/>
          <w:szCs w:val="16"/>
        </w:rPr>
      </w:pPr>
    </w:p>
    <w:p w14:paraId="640CA84A" w14:textId="77777777" w:rsidR="00FC3E90" w:rsidRDefault="00000000">
      <w:pPr>
        <w:jc w:val="center"/>
        <w:rPr>
          <w:rFonts w:ascii="楷体" w:eastAsia="楷体" w:hAnsi="楷体" w:hint="eastAsia"/>
          <w:sz w:val="16"/>
          <w:szCs w:val="16"/>
        </w:rPr>
      </w:pPr>
      <w:r>
        <w:rPr>
          <w:rFonts w:ascii="楷体" w:eastAsia="楷体" w:hAnsi="楷体" w:hint="eastAsia"/>
          <w:sz w:val="21"/>
          <w:szCs w:val="16"/>
        </w:rPr>
        <w:lastRenderedPageBreak/>
        <w:t>表：2025-2031光模块全球市场规模测算（单位：亿美元）</w:t>
      </w:r>
    </w:p>
    <w:tbl>
      <w:tblPr>
        <w:tblStyle w:val="af1"/>
        <w:tblW w:w="10349" w:type="dxa"/>
        <w:tblInd w:w="-998" w:type="dxa"/>
        <w:tblLook w:val="04A0" w:firstRow="1" w:lastRow="0" w:firstColumn="1" w:lastColumn="0" w:noHBand="0" w:noVBand="1"/>
      </w:tblPr>
      <w:tblGrid>
        <w:gridCol w:w="1959"/>
        <w:gridCol w:w="1646"/>
        <w:gridCol w:w="932"/>
        <w:gridCol w:w="992"/>
        <w:gridCol w:w="851"/>
        <w:gridCol w:w="992"/>
        <w:gridCol w:w="992"/>
        <w:gridCol w:w="993"/>
        <w:gridCol w:w="992"/>
      </w:tblGrid>
      <w:tr w:rsidR="00FC3E90" w14:paraId="4D1A9B6B" w14:textId="77777777">
        <w:trPr>
          <w:trHeight w:val="285"/>
        </w:trPr>
        <w:tc>
          <w:tcPr>
            <w:tcW w:w="1959" w:type="dxa"/>
            <w:noWrap/>
          </w:tcPr>
          <w:p w14:paraId="767EDEEC" w14:textId="77777777" w:rsidR="00FC3E90" w:rsidRDefault="00000000">
            <w:pPr>
              <w:rPr>
                <w:rFonts w:ascii="楷体" w:eastAsia="楷体" w:hAnsi="楷体" w:hint="eastAsia"/>
                <w:sz w:val="21"/>
                <w:szCs w:val="21"/>
              </w:rPr>
            </w:pPr>
            <w:r>
              <w:rPr>
                <w:rFonts w:ascii="楷体" w:eastAsia="楷体" w:hAnsi="楷体"/>
                <w:sz w:val="21"/>
                <w:szCs w:val="21"/>
              </w:rPr>
              <w:t>态度</w:t>
            </w:r>
          </w:p>
        </w:tc>
        <w:tc>
          <w:tcPr>
            <w:tcW w:w="1646" w:type="dxa"/>
            <w:noWrap/>
          </w:tcPr>
          <w:p w14:paraId="7C3AFA45" w14:textId="77777777" w:rsidR="00FC3E90" w:rsidRDefault="00000000">
            <w:pPr>
              <w:rPr>
                <w:rFonts w:ascii="楷体" w:eastAsia="楷体" w:hAnsi="楷体" w:hint="eastAsia"/>
                <w:sz w:val="21"/>
                <w:szCs w:val="21"/>
              </w:rPr>
            </w:pPr>
            <w:r>
              <w:rPr>
                <w:rFonts w:ascii="楷体" w:eastAsia="楷体" w:hAnsi="楷体"/>
                <w:sz w:val="21"/>
                <w:szCs w:val="21"/>
              </w:rPr>
              <w:t>券商</w:t>
            </w:r>
            <w:r>
              <w:rPr>
                <w:rFonts w:ascii="楷体" w:eastAsia="楷体" w:hAnsi="楷体" w:hint="eastAsia"/>
                <w:sz w:val="21"/>
                <w:szCs w:val="21"/>
              </w:rPr>
              <w:t>/测算方</w:t>
            </w:r>
          </w:p>
        </w:tc>
        <w:tc>
          <w:tcPr>
            <w:tcW w:w="932" w:type="dxa"/>
            <w:noWrap/>
          </w:tcPr>
          <w:p w14:paraId="7DA010B0" w14:textId="77777777" w:rsidR="00FC3E90" w:rsidRDefault="00000000">
            <w:pPr>
              <w:rPr>
                <w:rFonts w:ascii="楷体" w:eastAsia="楷体" w:hAnsi="楷体" w:hint="eastAsia"/>
                <w:sz w:val="21"/>
                <w:szCs w:val="21"/>
              </w:rPr>
            </w:pPr>
            <w:r>
              <w:rPr>
                <w:rFonts w:ascii="楷体" w:eastAsia="楷体" w:hAnsi="楷体"/>
                <w:sz w:val="21"/>
                <w:szCs w:val="21"/>
              </w:rPr>
              <w:t>25E</w:t>
            </w:r>
          </w:p>
        </w:tc>
        <w:tc>
          <w:tcPr>
            <w:tcW w:w="992" w:type="dxa"/>
            <w:noWrap/>
          </w:tcPr>
          <w:p w14:paraId="00AD383C" w14:textId="77777777" w:rsidR="00FC3E90" w:rsidRDefault="00000000">
            <w:pPr>
              <w:rPr>
                <w:rFonts w:ascii="楷体" w:eastAsia="楷体" w:hAnsi="楷体" w:hint="eastAsia"/>
                <w:sz w:val="21"/>
                <w:szCs w:val="21"/>
              </w:rPr>
            </w:pPr>
            <w:r>
              <w:rPr>
                <w:rFonts w:ascii="楷体" w:eastAsia="楷体" w:hAnsi="楷体"/>
                <w:sz w:val="21"/>
                <w:szCs w:val="21"/>
              </w:rPr>
              <w:t>26E</w:t>
            </w:r>
          </w:p>
        </w:tc>
        <w:tc>
          <w:tcPr>
            <w:tcW w:w="851" w:type="dxa"/>
            <w:noWrap/>
          </w:tcPr>
          <w:p w14:paraId="105318DC" w14:textId="77777777" w:rsidR="00FC3E90" w:rsidRDefault="00000000">
            <w:pPr>
              <w:rPr>
                <w:rFonts w:ascii="楷体" w:eastAsia="楷体" w:hAnsi="楷体" w:hint="eastAsia"/>
                <w:sz w:val="21"/>
                <w:szCs w:val="21"/>
              </w:rPr>
            </w:pPr>
            <w:r>
              <w:rPr>
                <w:rFonts w:ascii="楷体" w:eastAsia="楷体" w:hAnsi="楷体"/>
                <w:sz w:val="21"/>
                <w:szCs w:val="21"/>
              </w:rPr>
              <w:t>27E</w:t>
            </w:r>
          </w:p>
        </w:tc>
        <w:tc>
          <w:tcPr>
            <w:tcW w:w="992" w:type="dxa"/>
            <w:noWrap/>
          </w:tcPr>
          <w:p w14:paraId="5EED7934" w14:textId="77777777" w:rsidR="00FC3E90" w:rsidRDefault="00000000">
            <w:pPr>
              <w:rPr>
                <w:rFonts w:ascii="楷体" w:eastAsia="楷体" w:hAnsi="楷体" w:hint="eastAsia"/>
                <w:sz w:val="21"/>
                <w:szCs w:val="21"/>
              </w:rPr>
            </w:pPr>
            <w:r>
              <w:rPr>
                <w:rFonts w:ascii="楷体" w:eastAsia="楷体" w:hAnsi="楷体"/>
                <w:sz w:val="21"/>
                <w:szCs w:val="21"/>
              </w:rPr>
              <w:t>28E</w:t>
            </w:r>
          </w:p>
        </w:tc>
        <w:tc>
          <w:tcPr>
            <w:tcW w:w="992" w:type="dxa"/>
            <w:noWrap/>
          </w:tcPr>
          <w:p w14:paraId="574F9798" w14:textId="77777777" w:rsidR="00FC3E90" w:rsidRDefault="00000000">
            <w:pPr>
              <w:rPr>
                <w:rFonts w:ascii="楷体" w:eastAsia="楷体" w:hAnsi="楷体" w:hint="eastAsia"/>
                <w:sz w:val="21"/>
                <w:szCs w:val="21"/>
              </w:rPr>
            </w:pPr>
            <w:r>
              <w:rPr>
                <w:rFonts w:ascii="楷体" w:eastAsia="楷体" w:hAnsi="楷体"/>
                <w:sz w:val="21"/>
                <w:szCs w:val="21"/>
              </w:rPr>
              <w:t>29E</w:t>
            </w:r>
          </w:p>
        </w:tc>
        <w:tc>
          <w:tcPr>
            <w:tcW w:w="993" w:type="dxa"/>
            <w:noWrap/>
          </w:tcPr>
          <w:p w14:paraId="23778055" w14:textId="77777777" w:rsidR="00FC3E90" w:rsidRDefault="00000000">
            <w:pPr>
              <w:rPr>
                <w:rFonts w:ascii="楷体" w:eastAsia="楷体" w:hAnsi="楷体" w:hint="eastAsia"/>
                <w:sz w:val="21"/>
                <w:szCs w:val="21"/>
              </w:rPr>
            </w:pPr>
            <w:r>
              <w:rPr>
                <w:rFonts w:ascii="楷体" w:eastAsia="楷体" w:hAnsi="楷体"/>
                <w:sz w:val="21"/>
                <w:szCs w:val="21"/>
              </w:rPr>
              <w:t>30E</w:t>
            </w:r>
          </w:p>
        </w:tc>
        <w:tc>
          <w:tcPr>
            <w:tcW w:w="992" w:type="dxa"/>
            <w:noWrap/>
          </w:tcPr>
          <w:p w14:paraId="3A82F5C0" w14:textId="77777777" w:rsidR="00FC3E90" w:rsidRDefault="00000000">
            <w:pPr>
              <w:rPr>
                <w:rFonts w:ascii="楷体" w:eastAsia="楷体" w:hAnsi="楷体" w:hint="eastAsia"/>
                <w:sz w:val="21"/>
                <w:szCs w:val="21"/>
              </w:rPr>
            </w:pPr>
            <w:r>
              <w:rPr>
                <w:rFonts w:ascii="楷体" w:eastAsia="楷体" w:hAnsi="楷体"/>
                <w:sz w:val="21"/>
                <w:szCs w:val="21"/>
              </w:rPr>
              <w:t>31E</w:t>
            </w:r>
          </w:p>
        </w:tc>
      </w:tr>
      <w:tr w:rsidR="00FC3E90" w14:paraId="6B15EA62" w14:textId="77777777">
        <w:trPr>
          <w:trHeight w:val="285"/>
        </w:trPr>
        <w:tc>
          <w:tcPr>
            <w:tcW w:w="1959" w:type="dxa"/>
            <w:vMerge w:val="restart"/>
            <w:noWrap/>
          </w:tcPr>
          <w:p w14:paraId="10C93B74" w14:textId="77777777" w:rsidR="00FC3E90" w:rsidRDefault="00000000">
            <w:pPr>
              <w:rPr>
                <w:rFonts w:ascii="楷体" w:eastAsia="楷体" w:hAnsi="楷体" w:hint="eastAsia"/>
                <w:sz w:val="21"/>
                <w:szCs w:val="21"/>
              </w:rPr>
            </w:pPr>
            <w:r>
              <w:rPr>
                <w:rFonts w:ascii="楷体" w:eastAsia="楷体" w:hAnsi="楷体"/>
                <w:sz w:val="21"/>
                <w:szCs w:val="21"/>
              </w:rPr>
              <w:t>保守</w:t>
            </w:r>
          </w:p>
        </w:tc>
        <w:tc>
          <w:tcPr>
            <w:tcW w:w="1646" w:type="dxa"/>
            <w:noWrap/>
          </w:tcPr>
          <w:p w14:paraId="12FA93FB" w14:textId="77777777" w:rsidR="00FC3E90" w:rsidRDefault="00000000">
            <w:pPr>
              <w:rPr>
                <w:rFonts w:ascii="楷体" w:eastAsia="楷体" w:hAnsi="楷体" w:hint="eastAsia"/>
                <w:sz w:val="21"/>
                <w:szCs w:val="21"/>
              </w:rPr>
            </w:pPr>
            <w:r>
              <w:rPr>
                <w:rFonts w:ascii="楷体" w:eastAsia="楷体" w:hAnsi="楷体"/>
                <w:sz w:val="21"/>
                <w:szCs w:val="21"/>
              </w:rPr>
              <w:t>银河</w:t>
            </w:r>
          </w:p>
        </w:tc>
        <w:tc>
          <w:tcPr>
            <w:tcW w:w="932" w:type="dxa"/>
            <w:noWrap/>
          </w:tcPr>
          <w:p w14:paraId="320BB88F" w14:textId="77777777" w:rsidR="00FC3E90" w:rsidRDefault="00000000">
            <w:pPr>
              <w:rPr>
                <w:rFonts w:ascii="楷体" w:eastAsia="楷体" w:hAnsi="楷体" w:hint="eastAsia"/>
                <w:sz w:val="21"/>
                <w:szCs w:val="21"/>
              </w:rPr>
            </w:pPr>
            <w:r>
              <w:rPr>
                <w:rFonts w:ascii="楷体" w:eastAsia="楷体" w:hAnsi="楷体"/>
                <w:sz w:val="21"/>
                <w:szCs w:val="21"/>
              </w:rPr>
              <w:t>148</w:t>
            </w:r>
          </w:p>
        </w:tc>
        <w:tc>
          <w:tcPr>
            <w:tcW w:w="992" w:type="dxa"/>
            <w:noWrap/>
          </w:tcPr>
          <w:p w14:paraId="06B41E85" w14:textId="77777777" w:rsidR="00FC3E90" w:rsidRDefault="00000000">
            <w:pPr>
              <w:rPr>
                <w:rFonts w:ascii="楷体" w:eastAsia="楷体" w:hAnsi="楷体" w:hint="eastAsia"/>
                <w:sz w:val="21"/>
                <w:szCs w:val="21"/>
              </w:rPr>
            </w:pPr>
            <w:r>
              <w:rPr>
                <w:rFonts w:ascii="楷体" w:eastAsia="楷体" w:hAnsi="楷体"/>
                <w:sz w:val="21"/>
                <w:szCs w:val="21"/>
              </w:rPr>
              <w:t>165</w:t>
            </w:r>
          </w:p>
        </w:tc>
        <w:tc>
          <w:tcPr>
            <w:tcW w:w="851" w:type="dxa"/>
            <w:noWrap/>
          </w:tcPr>
          <w:p w14:paraId="47037C41" w14:textId="77777777" w:rsidR="00FC3E90" w:rsidRDefault="00000000">
            <w:pPr>
              <w:rPr>
                <w:rFonts w:ascii="楷体" w:eastAsia="楷体" w:hAnsi="楷体" w:hint="eastAsia"/>
                <w:sz w:val="21"/>
                <w:szCs w:val="21"/>
              </w:rPr>
            </w:pPr>
            <w:r>
              <w:rPr>
                <w:rFonts w:ascii="楷体" w:eastAsia="楷体" w:hAnsi="楷体"/>
                <w:sz w:val="21"/>
                <w:szCs w:val="21"/>
              </w:rPr>
              <w:t>185</w:t>
            </w:r>
          </w:p>
        </w:tc>
        <w:tc>
          <w:tcPr>
            <w:tcW w:w="992" w:type="dxa"/>
            <w:shd w:val="clear" w:color="auto" w:fill="70AD47" w:themeFill="accent6"/>
            <w:noWrap/>
          </w:tcPr>
          <w:p w14:paraId="6BC29C55" w14:textId="77777777" w:rsidR="00FC3E90" w:rsidRDefault="00000000">
            <w:pPr>
              <w:rPr>
                <w:rFonts w:ascii="楷体" w:eastAsia="楷体" w:hAnsi="楷体" w:hint="eastAsia"/>
                <w:sz w:val="21"/>
                <w:szCs w:val="21"/>
              </w:rPr>
            </w:pPr>
            <w:r>
              <w:rPr>
                <w:rFonts w:ascii="楷体" w:eastAsia="楷体" w:hAnsi="楷体"/>
                <w:sz w:val="21"/>
                <w:szCs w:val="21"/>
              </w:rPr>
              <w:t>207</w:t>
            </w:r>
          </w:p>
        </w:tc>
        <w:tc>
          <w:tcPr>
            <w:tcW w:w="992" w:type="dxa"/>
          </w:tcPr>
          <w:p w14:paraId="23F4571A" w14:textId="77777777" w:rsidR="00FC3E90" w:rsidRDefault="00000000">
            <w:pPr>
              <w:rPr>
                <w:rFonts w:ascii="楷体" w:eastAsia="楷体" w:hAnsi="楷体" w:hint="eastAsia"/>
                <w:sz w:val="21"/>
                <w:szCs w:val="21"/>
              </w:rPr>
            </w:pPr>
            <w:r>
              <w:rPr>
                <w:rFonts w:ascii="楷体" w:eastAsia="楷体" w:hAnsi="楷体"/>
                <w:sz w:val="21"/>
                <w:szCs w:val="21"/>
              </w:rPr>
              <w:t>231</w:t>
            </w:r>
          </w:p>
        </w:tc>
        <w:tc>
          <w:tcPr>
            <w:tcW w:w="993" w:type="dxa"/>
            <w:shd w:val="clear" w:color="auto" w:fill="70AD47" w:themeFill="accent6"/>
            <w:noWrap/>
          </w:tcPr>
          <w:p w14:paraId="6FBE3B69" w14:textId="77777777" w:rsidR="00FC3E90" w:rsidRDefault="00000000">
            <w:pPr>
              <w:rPr>
                <w:rFonts w:ascii="楷体" w:eastAsia="楷体" w:hAnsi="楷体" w:hint="eastAsia"/>
                <w:sz w:val="21"/>
                <w:szCs w:val="21"/>
              </w:rPr>
            </w:pPr>
            <w:r>
              <w:rPr>
                <w:rFonts w:ascii="楷体" w:eastAsia="楷体" w:hAnsi="楷体"/>
                <w:sz w:val="21"/>
                <w:szCs w:val="21"/>
              </w:rPr>
              <w:t>261</w:t>
            </w:r>
          </w:p>
        </w:tc>
        <w:tc>
          <w:tcPr>
            <w:tcW w:w="992" w:type="dxa"/>
            <w:noWrap/>
          </w:tcPr>
          <w:p w14:paraId="6FFA2979" w14:textId="77777777" w:rsidR="00FC3E90" w:rsidRDefault="00000000">
            <w:pPr>
              <w:rPr>
                <w:rFonts w:ascii="楷体" w:eastAsia="楷体" w:hAnsi="楷体" w:hint="eastAsia"/>
                <w:sz w:val="21"/>
                <w:szCs w:val="21"/>
              </w:rPr>
            </w:pPr>
            <w:r>
              <w:rPr>
                <w:rFonts w:ascii="楷体" w:eastAsia="楷体" w:hAnsi="楷体"/>
                <w:sz w:val="21"/>
                <w:szCs w:val="21"/>
              </w:rPr>
              <w:t>294</w:t>
            </w:r>
          </w:p>
        </w:tc>
      </w:tr>
      <w:tr w:rsidR="00FC3E90" w14:paraId="78699879" w14:textId="77777777">
        <w:trPr>
          <w:trHeight w:val="285"/>
        </w:trPr>
        <w:tc>
          <w:tcPr>
            <w:tcW w:w="1959" w:type="dxa"/>
            <w:vMerge/>
          </w:tcPr>
          <w:p w14:paraId="42CDB34D" w14:textId="77777777" w:rsidR="00FC3E90" w:rsidRDefault="00FC3E90">
            <w:pPr>
              <w:rPr>
                <w:rFonts w:ascii="楷体" w:eastAsia="楷体" w:hAnsi="楷体" w:hint="eastAsia"/>
                <w:sz w:val="21"/>
                <w:szCs w:val="21"/>
              </w:rPr>
            </w:pPr>
          </w:p>
        </w:tc>
        <w:tc>
          <w:tcPr>
            <w:tcW w:w="1646" w:type="dxa"/>
            <w:noWrap/>
          </w:tcPr>
          <w:p w14:paraId="68647AFE" w14:textId="77777777" w:rsidR="00FC3E90" w:rsidRDefault="00000000">
            <w:pPr>
              <w:rPr>
                <w:rFonts w:ascii="楷体" w:eastAsia="楷体" w:hAnsi="楷体" w:hint="eastAsia"/>
                <w:sz w:val="21"/>
                <w:szCs w:val="21"/>
              </w:rPr>
            </w:pPr>
            <w:r>
              <w:rPr>
                <w:rFonts w:ascii="楷体" w:eastAsia="楷体" w:hAnsi="楷体"/>
                <w:sz w:val="21"/>
                <w:szCs w:val="21"/>
              </w:rPr>
              <w:t>LightCounting</w:t>
            </w:r>
          </w:p>
        </w:tc>
        <w:tc>
          <w:tcPr>
            <w:tcW w:w="932" w:type="dxa"/>
            <w:noWrap/>
          </w:tcPr>
          <w:p w14:paraId="71CF634C" w14:textId="77777777" w:rsidR="00FC3E90" w:rsidRDefault="00000000">
            <w:pPr>
              <w:rPr>
                <w:rFonts w:ascii="楷体" w:eastAsia="楷体" w:hAnsi="楷体" w:hint="eastAsia"/>
                <w:sz w:val="21"/>
                <w:szCs w:val="21"/>
              </w:rPr>
            </w:pPr>
            <w:r>
              <w:rPr>
                <w:rFonts w:ascii="楷体" w:eastAsia="楷体" w:hAnsi="楷体"/>
                <w:sz w:val="21"/>
                <w:szCs w:val="21"/>
              </w:rPr>
              <w:t>170</w:t>
            </w:r>
          </w:p>
        </w:tc>
        <w:tc>
          <w:tcPr>
            <w:tcW w:w="992" w:type="dxa"/>
            <w:noWrap/>
          </w:tcPr>
          <w:p w14:paraId="3C215292" w14:textId="77777777" w:rsidR="00FC3E90" w:rsidRDefault="00000000">
            <w:pPr>
              <w:rPr>
                <w:rFonts w:ascii="楷体" w:eastAsia="楷体" w:hAnsi="楷体" w:hint="eastAsia"/>
                <w:sz w:val="21"/>
                <w:szCs w:val="21"/>
              </w:rPr>
            </w:pPr>
            <w:r>
              <w:rPr>
                <w:rFonts w:ascii="楷体" w:eastAsia="楷体" w:hAnsi="楷体"/>
                <w:sz w:val="21"/>
                <w:szCs w:val="21"/>
              </w:rPr>
              <w:t>205</w:t>
            </w:r>
          </w:p>
        </w:tc>
        <w:tc>
          <w:tcPr>
            <w:tcW w:w="851" w:type="dxa"/>
            <w:noWrap/>
          </w:tcPr>
          <w:p w14:paraId="65697D88" w14:textId="77777777" w:rsidR="00FC3E90" w:rsidRDefault="00000000">
            <w:pPr>
              <w:rPr>
                <w:rFonts w:ascii="楷体" w:eastAsia="楷体" w:hAnsi="楷体" w:hint="eastAsia"/>
                <w:sz w:val="21"/>
                <w:szCs w:val="21"/>
              </w:rPr>
            </w:pPr>
            <w:r>
              <w:rPr>
                <w:rFonts w:ascii="楷体" w:eastAsia="楷体" w:hAnsi="楷体"/>
                <w:sz w:val="21"/>
                <w:szCs w:val="21"/>
              </w:rPr>
              <w:t>220</w:t>
            </w:r>
          </w:p>
        </w:tc>
        <w:tc>
          <w:tcPr>
            <w:tcW w:w="992" w:type="dxa"/>
            <w:noWrap/>
          </w:tcPr>
          <w:p w14:paraId="1B01CA16" w14:textId="77777777" w:rsidR="00FC3E90" w:rsidRDefault="00000000">
            <w:pPr>
              <w:rPr>
                <w:rFonts w:ascii="楷体" w:eastAsia="楷体" w:hAnsi="楷体" w:hint="eastAsia"/>
                <w:sz w:val="21"/>
                <w:szCs w:val="21"/>
              </w:rPr>
            </w:pPr>
            <w:r>
              <w:rPr>
                <w:rFonts w:ascii="楷体" w:eastAsia="楷体" w:hAnsi="楷体"/>
                <w:sz w:val="21"/>
                <w:szCs w:val="21"/>
              </w:rPr>
              <w:t>242</w:t>
            </w:r>
          </w:p>
        </w:tc>
        <w:tc>
          <w:tcPr>
            <w:tcW w:w="992" w:type="dxa"/>
            <w:shd w:val="clear" w:color="auto" w:fill="ED7D31" w:themeFill="accent2"/>
          </w:tcPr>
          <w:p w14:paraId="2EB27540" w14:textId="77777777" w:rsidR="00FC3E90" w:rsidRDefault="00000000">
            <w:pPr>
              <w:rPr>
                <w:rFonts w:ascii="楷体" w:eastAsia="楷体" w:hAnsi="楷体" w:hint="eastAsia"/>
                <w:sz w:val="21"/>
                <w:szCs w:val="21"/>
              </w:rPr>
            </w:pPr>
            <w:r>
              <w:rPr>
                <w:rFonts w:ascii="楷体" w:eastAsia="楷体" w:hAnsi="楷体"/>
                <w:sz w:val="21"/>
                <w:szCs w:val="21"/>
              </w:rPr>
              <w:t>278</w:t>
            </w:r>
          </w:p>
        </w:tc>
        <w:tc>
          <w:tcPr>
            <w:tcW w:w="993" w:type="dxa"/>
            <w:shd w:val="clear" w:color="auto" w:fill="ED7D31" w:themeFill="accent2"/>
          </w:tcPr>
          <w:p w14:paraId="0F48E820" w14:textId="77777777" w:rsidR="00FC3E90" w:rsidRDefault="00000000">
            <w:pPr>
              <w:rPr>
                <w:rFonts w:ascii="楷体" w:eastAsia="楷体" w:hAnsi="楷体" w:hint="eastAsia"/>
                <w:sz w:val="21"/>
                <w:szCs w:val="21"/>
              </w:rPr>
            </w:pPr>
            <w:r>
              <w:rPr>
                <w:rFonts w:ascii="楷体" w:eastAsia="楷体" w:hAnsi="楷体"/>
                <w:sz w:val="21"/>
                <w:szCs w:val="21"/>
              </w:rPr>
              <w:t>320</w:t>
            </w:r>
          </w:p>
        </w:tc>
        <w:tc>
          <w:tcPr>
            <w:tcW w:w="992" w:type="dxa"/>
            <w:shd w:val="clear" w:color="auto" w:fill="ED7D31" w:themeFill="accent2"/>
          </w:tcPr>
          <w:p w14:paraId="7AFDDF39" w14:textId="77777777" w:rsidR="00FC3E90" w:rsidRDefault="00000000">
            <w:pPr>
              <w:rPr>
                <w:rFonts w:ascii="楷体" w:eastAsia="楷体" w:hAnsi="楷体" w:hint="eastAsia"/>
                <w:sz w:val="21"/>
                <w:szCs w:val="21"/>
              </w:rPr>
            </w:pPr>
            <w:r>
              <w:rPr>
                <w:rFonts w:ascii="楷体" w:eastAsia="楷体" w:hAnsi="楷体"/>
                <w:sz w:val="21"/>
                <w:szCs w:val="21"/>
              </w:rPr>
              <w:t>368</w:t>
            </w:r>
          </w:p>
        </w:tc>
      </w:tr>
      <w:tr w:rsidR="00FC3E90" w14:paraId="68C91660" w14:textId="77777777">
        <w:trPr>
          <w:trHeight w:val="285"/>
        </w:trPr>
        <w:tc>
          <w:tcPr>
            <w:tcW w:w="1959" w:type="dxa"/>
            <w:vMerge w:val="restart"/>
            <w:noWrap/>
          </w:tcPr>
          <w:p w14:paraId="060B4316" w14:textId="77777777" w:rsidR="00FC3E90" w:rsidRDefault="00000000">
            <w:pPr>
              <w:rPr>
                <w:rFonts w:ascii="楷体" w:eastAsia="楷体" w:hAnsi="楷体" w:hint="eastAsia"/>
                <w:sz w:val="21"/>
                <w:szCs w:val="21"/>
              </w:rPr>
            </w:pPr>
            <w:r>
              <w:rPr>
                <w:rFonts w:ascii="楷体" w:eastAsia="楷体" w:hAnsi="楷体"/>
                <w:sz w:val="21"/>
                <w:szCs w:val="21"/>
              </w:rPr>
              <w:t>中</w:t>
            </w:r>
            <w:r>
              <w:rPr>
                <w:rFonts w:ascii="楷体" w:eastAsia="楷体" w:hAnsi="楷体" w:hint="eastAsia"/>
                <w:sz w:val="21"/>
                <w:szCs w:val="21"/>
              </w:rPr>
              <w:t>性</w:t>
            </w:r>
          </w:p>
        </w:tc>
        <w:tc>
          <w:tcPr>
            <w:tcW w:w="1646" w:type="dxa"/>
            <w:noWrap/>
          </w:tcPr>
          <w:p w14:paraId="79195078" w14:textId="77777777" w:rsidR="00FC3E90" w:rsidRDefault="00000000">
            <w:pPr>
              <w:rPr>
                <w:rFonts w:ascii="楷体" w:eastAsia="楷体" w:hAnsi="楷体" w:hint="eastAsia"/>
                <w:sz w:val="21"/>
                <w:szCs w:val="21"/>
              </w:rPr>
            </w:pPr>
            <w:r>
              <w:rPr>
                <w:rFonts w:ascii="楷体" w:eastAsia="楷体" w:hAnsi="楷体"/>
                <w:sz w:val="21"/>
                <w:szCs w:val="21"/>
              </w:rPr>
              <w:t>需求法测算</w:t>
            </w:r>
          </w:p>
        </w:tc>
        <w:tc>
          <w:tcPr>
            <w:tcW w:w="932" w:type="dxa"/>
            <w:noWrap/>
          </w:tcPr>
          <w:p w14:paraId="5B31159C" w14:textId="77777777" w:rsidR="00FC3E90" w:rsidRDefault="00000000">
            <w:pPr>
              <w:rPr>
                <w:rFonts w:ascii="楷体" w:eastAsia="楷体" w:hAnsi="楷体" w:hint="eastAsia"/>
                <w:sz w:val="21"/>
                <w:szCs w:val="21"/>
              </w:rPr>
            </w:pPr>
            <w:r>
              <w:rPr>
                <w:rFonts w:ascii="楷体" w:eastAsia="楷体" w:hAnsi="楷体"/>
                <w:sz w:val="21"/>
                <w:szCs w:val="21"/>
              </w:rPr>
              <w:t>-</w:t>
            </w:r>
          </w:p>
        </w:tc>
        <w:tc>
          <w:tcPr>
            <w:tcW w:w="992" w:type="dxa"/>
            <w:noWrap/>
          </w:tcPr>
          <w:p w14:paraId="0516F1FE" w14:textId="77777777" w:rsidR="00FC3E90" w:rsidRDefault="00000000">
            <w:pPr>
              <w:rPr>
                <w:rFonts w:ascii="楷体" w:eastAsia="楷体" w:hAnsi="楷体" w:hint="eastAsia"/>
                <w:sz w:val="21"/>
                <w:szCs w:val="21"/>
              </w:rPr>
            </w:pPr>
            <w:r>
              <w:rPr>
                <w:rFonts w:ascii="楷体" w:eastAsia="楷体" w:hAnsi="楷体"/>
                <w:sz w:val="21"/>
                <w:szCs w:val="21"/>
              </w:rPr>
              <w:t>255</w:t>
            </w:r>
          </w:p>
        </w:tc>
        <w:tc>
          <w:tcPr>
            <w:tcW w:w="851" w:type="dxa"/>
            <w:shd w:val="clear" w:color="auto" w:fill="ED7D31" w:themeFill="accent2"/>
            <w:noWrap/>
          </w:tcPr>
          <w:p w14:paraId="5C4E5B76" w14:textId="77777777" w:rsidR="00FC3E90" w:rsidRDefault="00000000">
            <w:pPr>
              <w:rPr>
                <w:rFonts w:ascii="楷体" w:eastAsia="楷体" w:hAnsi="楷体" w:hint="eastAsia"/>
                <w:sz w:val="21"/>
                <w:szCs w:val="21"/>
              </w:rPr>
            </w:pPr>
            <w:r>
              <w:rPr>
                <w:rFonts w:ascii="楷体" w:eastAsia="楷体" w:hAnsi="楷体"/>
                <w:sz w:val="21"/>
                <w:szCs w:val="21"/>
              </w:rPr>
              <w:t>319</w:t>
            </w:r>
          </w:p>
        </w:tc>
        <w:tc>
          <w:tcPr>
            <w:tcW w:w="992" w:type="dxa"/>
            <w:shd w:val="clear" w:color="auto" w:fill="ED7D31" w:themeFill="accent2"/>
            <w:noWrap/>
          </w:tcPr>
          <w:p w14:paraId="4517B4EE" w14:textId="77777777" w:rsidR="00FC3E90" w:rsidRDefault="00000000">
            <w:pPr>
              <w:rPr>
                <w:rFonts w:ascii="楷体" w:eastAsia="楷体" w:hAnsi="楷体" w:hint="eastAsia"/>
                <w:sz w:val="21"/>
                <w:szCs w:val="21"/>
              </w:rPr>
            </w:pPr>
            <w:r>
              <w:rPr>
                <w:rFonts w:ascii="楷体" w:eastAsia="楷体" w:hAnsi="楷体"/>
                <w:sz w:val="21"/>
                <w:szCs w:val="21"/>
              </w:rPr>
              <w:t>398</w:t>
            </w:r>
          </w:p>
        </w:tc>
        <w:tc>
          <w:tcPr>
            <w:tcW w:w="992" w:type="dxa"/>
            <w:shd w:val="clear" w:color="auto" w:fill="ED7D31" w:themeFill="accent2"/>
          </w:tcPr>
          <w:p w14:paraId="3984D9FD" w14:textId="77777777" w:rsidR="00FC3E90" w:rsidRDefault="00000000">
            <w:pPr>
              <w:rPr>
                <w:rFonts w:ascii="楷体" w:eastAsia="楷体" w:hAnsi="楷体" w:hint="eastAsia"/>
                <w:sz w:val="21"/>
                <w:szCs w:val="21"/>
              </w:rPr>
            </w:pPr>
            <w:r>
              <w:rPr>
                <w:rFonts w:ascii="楷体" w:eastAsia="楷体" w:hAnsi="楷体"/>
                <w:sz w:val="21"/>
                <w:szCs w:val="21"/>
              </w:rPr>
              <w:t>458</w:t>
            </w:r>
          </w:p>
        </w:tc>
        <w:tc>
          <w:tcPr>
            <w:tcW w:w="993" w:type="dxa"/>
            <w:shd w:val="clear" w:color="auto" w:fill="ED7D31" w:themeFill="accent2"/>
          </w:tcPr>
          <w:p w14:paraId="38AB9C59" w14:textId="77777777" w:rsidR="00FC3E90" w:rsidRDefault="00000000">
            <w:pPr>
              <w:rPr>
                <w:rFonts w:ascii="楷体" w:eastAsia="楷体" w:hAnsi="楷体" w:hint="eastAsia"/>
                <w:sz w:val="21"/>
                <w:szCs w:val="21"/>
              </w:rPr>
            </w:pPr>
            <w:r>
              <w:rPr>
                <w:rFonts w:ascii="楷体" w:eastAsia="楷体" w:hAnsi="楷体"/>
                <w:sz w:val="21"/>
                <w:szCs w:val="21"/>
              </w:rPr>
              <w:t>527</w:t>
            </w:r>
          </w:p>
        </w:tc>
        <w:tc>
          <w:tcPr>
            <w:tcW w:w="992" w:type="dxa"/>
            <w:shd w:val="clear" w:color="auto" w:fill="ED7D31" w:themeFill="accent2"/>
          </w:tcPr>
          <w:p w14:paraId="2A99C937" w14:textId="77777777" w:rsidR="00FC3E90" w:rsidRDefault="00000000">
            <w:pPr>
              <w:rPr>
                <w:rFonts w:ascii="楷体" w:eastAsia="楷体" w:hAnsi="楷体" w:hint="eastAsia"/>
                <w:sz w:val="21"/>
                <w:szCs w:val="21"/>
              </w:rPr>
            </w:pPr>
            <w:r>
              <w:rPr>
                <w:rFonts w:ascii="楷体" w:eastAsia="楷体" w:hAnsi="楷体"/>
                <w:sz w:val="21"/>
                <w:szCs w:val="21"/>
              </w:rPr>
              <w:t>606</w:t>
            </w:r>
          </w:p>
        </w:tc>
      </w:tr>
      <w:tr w:rsidR="00FC3E90" w14:paraId="1551CF5A" w14:textId="77777777">
        <w:trPr>
          <w:trHeight w:val="285"/>
        </w:trPr>
        <w:tc>
          <w:tcPr>
            <w:tcW w:w="1959" w:type="dxa"/>
            <w:vMerge/>
          </w:tcPr>
          <w:p w14:paraId="056C4116" w14:textId="77777777" w:rsidR="00FC3E90" w:rsidRDefault="00FC3E90">
            <w:pPr>
              <w:rPr>
                <w:rFonts w:ascii="楷体" w:eastAsia="楷体" w:hAnsi="楷体" w:hint="eastAsia"/>
                <w:sz w:val="21"/>
                <w:szCs w:val="21"/>
              </w:rPr>
            </w:pPr>
          </w:p>
        </w:tc>
        <w:tc>
          <w:tcPr>
            <w:tcW w:w="1646" w:type="dxa"/>
            <w:noWrap/>
          </w:tcPr>
          <w:p w14:paraId="2509A529" w14:textId="77777777" w:rsidR="00FC3E90" w:rsidRDefault="00000000">
            <w:pPr>
              <w:rPr>
                <w:rFonts w:ascii="楷体" w:eastAsia="楷体" w:hAnsi="楷体" w:hint="eastAsia"/>
                <w:sz w:val="21"/>
                <w:szCs w:val="21"/>
              </w:rPr>
            </w:pPr>
            <w:r>
              <w:rPr>
                <w:rFonts w:ascii="楷体" w:eastAsia="楷体" w:hAnsi="楷体"/>
                <w:sz w:val="21"/>
                <w:szCs w:val="21"/>
              </w:rPr>
              <w:t>供给法测算</w:t>
            </w:r>
          </w:p>
        </w:tc>
        <w:tc>
          <w:tcPr>
            <w:tcW w:w="932" w:type="dxa"/>
            <w:noWrap/>
          </w:tcPr>
          <w:p w14:paraId="7E11EA43" w14:textId="77777777" w:rsidR="00FC3E90" w:rsidRDefault="00000000">
            <w:pPr>
              <w:rPr>
                <w:rFonts w:ascii="楷体" w:eastAsia="楷体" w:hAnsi="楷体" w:hint="eastAsia"/>
                <w:sz w:val="21"/>
                <w:szCs w:val="21"/>
              </w:rPr>
            </w:pPr>
            <w:r>
              <w:rPr>
                <w:rFonts w:ascii="楷体" w:eastAsia="楷体" w:hAnsi="楷体"/>
                <w:sz w:val="21"/>
                <w:szCs w:val="21"/>
              </w:rPr>
              <w:t>217</w:t>
            </w:r>
          </w:p>
        </w:tc>
        <w:tc>
          <w:tcPr>
            <w:tcW w:w="992" w:type="dxa"/>
            <w:shd w:val="clear" w:color="auto" w:fill="ED7D31" w:themeFill="accent2"/>
            <w:noWrap/>
          </w:tcPr>
          <w:p w14:paraId="1054FA6A" w14:textId="77777777" w:rsidR="00FC3E90" w:rsidRDefault="00000000">
            <w:pPr>
              <w:rPr>
                <w:rFonts w:ascii="楷体" w:eastAsia="楷体" w:hAnsi="楷体" w:hint="eastAsia"/>
                <w:sz w:val="21"/>
                <w:szCs w:val="21"/>
              </w:rPr>
            </w:pPr>
            <w:r>
              <w:rPr>
                <w:rFonts w:ascii="楷体" w:eastAsia="楷体" w:hAnsi="楷体"/>
                <w:sz w:val="21"/>
                <w:szCs w:val="21"/>
              </w:rPr>
              <w:t>326</w:t>
            </w:r>
          </w:p>
        </w:tc>
        <w:tc>
          <w:tcPr>
            <w:tcW w:w="851" w:type="dxa"/>
            <w:shd w:val="clear" w:color="auto" w:fill="ED7D31" w:themeFill="accent2"/>
            <w:noWrap/>
          </w:tcPr>
          <w:p w14:paraId="2717618B" w14:textId="77777777" w:rsidR="00FC3E90" w:rsidRDefault="00000000">
            <w:pPr>
              <w:rPr>
                <w:rFonts w:ascii="楷体" w:eastAsia="楷体" w:hAnsi="楷体" w:hint="eastAsia"/>
                <w:sz w:val="21"/>
                <w:szCs w:val="21"/>
              </w:rPr>
            </w:pPr>
            <w:r>
              <w:rPr>
                <w:rFonts w:ascii="楷体" w:eastAsia="楷体" w:hAnsi="楷体"/>
                <w:sz w:val="21"/>
                <w:szCs w:val="21"/>
              </w:rPr>
              <w:t>407</w:t>
            </w:r>
          </w:p>
        </w:tc>
        <w:tc>
          <w:tcPr>
            <w:tcW w:w="992" w:type="dxa"/>
            <w:shd w:val="clear" w:color="auto" w:fill="ED7D31" w:themeFill="accent2"/>
            <w:noWrap/>
          </w:tcPr>
          <w:p w14:paraId="4705CB57" w14:textId="77777777" w:rsidR="00FC3E90" w:rsidRDefault="00000000">
            <w:pPr>
              <w:rPr>
                <w:rFonts w:ascii="楷体" w:eastAsia="楷体" w:hAnsi="楷体" w:hint="eastAsia"/>
                <w:sz w:val="21"/>
                <w:szCs w:val="21"/>
              </w:rPr>
            </w:pPr>
            <w:r>
              <w:rPr>
                <w:rFonts w:ascii="楷体" w:eastAsia="楷体" w:hAnsi="楷体"/>
                <w:sz w:val="21"/>
                <w:szCs w:val="21"/>
              </w:rPr>
              <w:t>509</w:t>
            </w:r>
          </w:p>
        </w:tc>
        <w:tc>
          <w:tcPr>
            <w:tcW w:w="992" w:type="dxa"/>
            <w:shd w:val="clear" w:color="auto" w:fill="ED7D31" w:themeFill="accent2"/>
          </w:tcPr>
          <w:p w14:paraId="4456AB23" w14:textId="77777777" w:rsidR="00FC3E90" w:rsidRDefault="00000000">
            <w:pPr>
              <w:rPr>
                <w:rFonts w:ascii="楷体" w:eastAsia="楷体" w:hAnsi="楷体" w:hint="eastAsia"/>
                <w:sz w:val="21"/>
                <w:szCs w:val="21"/>
              </w:rPr>
            </w:pPr>
            <w:r>
              <w:rPr>
                <w:rFonts w:ascii="楷体" w:eastAsia="楷体" w:hAnsi="楷体"/>
                <w:sz w:val="21"/>
                <w:szCs w:val="21"/>
              </w:rPr>
              <w:t>585</w:t>
            </w:r>
          </w:p>
        </w:tc>
        <w:tc>
          <w:tcPr>
            <w:tcW w:w="993" w:type="dxa"/>
            <w:shd w:val="clear" w:color="auto" w:fill="ED7D31" w:themeFill="accent2"/>
          </w:tcPr>
          <w:p w14:paraId="4BF03215" w14:textId="77777777" w:rsidR="00FC3E90" w:rsidRDefault="00000000">
            <w:pPr>
              <w:rPr>
                <w:rFonts w:ascii="楷体" w:eastAsia="楷体" w:hAnsi="楷体" w:hint="eastAsia"/>
                <w:sz w:val="21"/>
                <w:szCs w:val="21"/>
              </w:rPr>
            </w:pPr>
            <w:r>
              <w:rPr>
                <w:rFonts w:ascii="楷体" w:eastAsia="楷体" w:hAnsi="楷体"/>
                <w:sz w:val="21"/>
                <w:szCs w:val="21"/>
              </w:rPr>
              <w:t>673</w:t>
            </w:r>
          </w:p>
        </w:tc>
        <w:tc>
          <w:tcPr>
            <w:tcW w:w="992" w:type="dxa"/>
            <w:shd w:val="clear" w:color="auto" w:fill="ED7D31" w:themeFill="accent2"/>
          </w:tcPr>
          <w:p w14:paraId="58BE3DB3" w14:textId="77777777" w:rsidR="00FC3E90" w:rsidRDefault="00000000">
            <w:pPr>
              <w:rPr>
                <w:rFonts w:ascii="楷体" w:eastAsia="楷体" w:hAnsi="楷体" w:hint="eastAsia"/>
                <w:sz w:val="21"/>
                <w:szCs w:val="21"/>
              </w:rPr>
            </w:pPr>
            <w:r>
              <w:rPr>
                <w:rFonts w:ascii="楷体" w:eastAsia="楷体" w:hAnsi="楷体"/>
                <w:sz w:val="21"/>
                <w:szCs w:val="21"/>
              </w:rPr>
              <w:t>774</w:t>
            </w:r>
          </w:p>
        </w:tc>
      </w:tr>
      <w:tr w:rsidR="00FC3E90" w14:paraId="28F84118" w14:textId="77777777">
        <w:trPr>
          <w:trHeight w:val="285"/>
        </w:trPr>
        <w:tc>
          <w:tcPr>
            <w:tcW w:w="1959" w:type="dxa"/>
            <w:vMerge/>
          </w:tcPr>
          <w:p w14:paraId="7E8C6291" w14:textId="77777777" w:rsidR="00FC3E90" w:rsidRDefault="00FC3E90">
            <w:pPr>
              <w:rPr>
                <w:rFonts w:ascii="楷体" w:eastAsia="楷体" w:hAnsi="楷体" w:hint="eastAsia"/>
                <w:sz w:val="21"/>
                <w:szCs w:val="21"/>
              </w:rPr>
            </w:pPr>
          </w:p>
        </w:tc>
        <w:tc>
          <w:tcPr>
            <w:tcW w:w="1646" w:type="dxa"/>
            <w:noWrap/>
          </w:tcPr>
          <w:p w14:paraId="6AAE61B0" w14:textId="77777777" w:rsidR="00FC3E90" w:rsidRDefault="00000000">
            <w:pPr>
              <w:rPr>
                <w:rFonts w:ascii="楷体" w:eastAsia="楷体" w:hAnsi="楷体" w:hint="eastAsia"/>
                <w:sz w:val="21"/>
                <w:szCs w:val="21"/>
              </w:rPr>
            </w:pPr>
            <w:r>
              <w:rPr>
                <w:rFonts w:ascii="楷体" w:eastAsia="楷体" w:hAnsi="楷体"/>
                <w:sz w:val="21"/>
                <w:szCs w:val="21"/>
              </w:rPr>
              <w:t>高盛</w:t>
            </w:r>
          </w:p>
        </w:tc>
        <w:tc>
          <w:tcPr>
            <w:tcW w:w="932" w:type="dxa"/>
            <w:noWrap/>
          </w:tcPr>
          <w:p w14:paraId="3EE69772" w14:textId="77777777" w:rsidR="00FC3E90" w:rsidRDefault="00000000">
            <w:pPr>
              <w:rPr>
                <w:rFonts w:ascii="楷体" w:eastAsia="楷体" w:hAnsi="楷体" w:hint="eastAsia"/>
                <w:sz w:val="21"/>
                <w:szCs w:val="21"/>
              </w:rPr>
            </w:pPr>
            <w:r>
              <w:rPr>
                <w:rFonts w:ascii="楷体" w:eastAsia="楷体" w:hAnsi="楷体"/>
                <w:sz w:val="21"/>
                <w:szCs w:val="21"/>
              </w:rPr>
              <w:t>241</w:t>
            </w:r>
          </w:p>
        </w:tc>
        <w:tc>
          <w:tcPr>
            <w:tcW w:w="992" w:type="dxa"/>
            <w:noWrap/>
          </w:tcPr>
          <w:p w14:paraId="2F4CC994" w14:textId="77777777" w:rsidR="00FC3E90" w:rsidRDefault="00000000">
            <w:pPr>
              <w:rPr>
                <w:rFonts w:ascii="楷体" w:eastAsia="楷体" w:hAnsi="楷体" w:hint="eastAsia"/>
                <w:sz w:val="21"/>
                <w:szCs w:val="21"/>
              </w:rPr>
            </w:pPr>
            <w:r>
              <w:rPr>
                <w:rFonts w:ascii="楷体" w:eastAsia="楷体" w:hAnsi="楷体"/>
                <w:sz w:val="21"/>
                <w:szCs w:val="21"/>
              </w:rPr>
              <w:t>302</w:t>
            </w:r>
          </w:p>
        </w:tc>
        <w:tc>
          <w:tcPr>
            <w:tcW w:w="851" w:type="dxa"/>
            <w:noWrap/>
          </w:tcPr>
          <w:p w14:paraId="2FDE1273" w14:textId="77777777" w:rsidR="00FC3E90" w:rsidRDefault="00000000">
            <w:pPr>
              <w:rPr>
                <w:rFonts w:ascii="楷体" w:eastAsia="楷体" w:hAnsi="楷体" w:hint="eastAsia"/>
                <w:sz w:val="21"/>
                <w:szCs w:val="21"/>
              </w:rPr>
            </w:pPr>
            <w:r>
              <w:rPr>
                <w:rFonts w:ascii="楷体" w:eastAsia="楷体" w:hAnsi="楷体"/>
                <w:sz w:val="21"/>
                <w:szCs w:val="21"/>
              </w:rPr>
              <w:t>368</w:t>
            </w:r>
          </w:p>
        </w:tc>
        <w:tc>
          <w:tcPr>
            <w:tcW w:w="992" w:type="dxa"/>
            <w:noWrap/>
          </w:tcPr>
          <w:p w14:paraId="75769DE4" w14:textId="77777777" w:rsidR="00FC3E90" w:rsidRDefault="00000000">
            <w:pPr>
              <w:rPr>
                <w:rFonts w:ascii="楷体" w:eastAsia="楷体" w:hAnsi="楷体" w:hint="eastAsia"/>
                <w:sz w:val="21"/>
                <w:szCs w:val="21"/>
              </w:rPr>
            </w:pPr>
            <w:r>
              <w:rPr>
                <w:rFonts w:ascii="楷体" w:eastAsia="楷体" w:hAnsi="楷体"/>
                <w:sz w:val="21"/>
                <w:szCs w:val="21"/>
              </w:rPr>
              <w:t>477</w:t>
            </w:r>
          </w:p>
        </w:tc>
        <w:tc>
          <w:tcPr>
            <w:tcW w:w="992" w:type="dxa"/>
            <w:shd w:val="clear" w:color="auto" w:fill="ED7D31" w:themeFill="accent2"/>
          </w:tcPr>
          <w:p w14:paraId="6294250B" w14:textId="77777777" w:rsidR="00FC3E90" w:rsidRDefault="00000000">
            <w:pPr>
              <w:rPr>
                <w:rFonts w:ascii="楷体" w:eastAsia="楷体" w:hAnsi="楷体" w:hint="eastAsia"/>
                <w:sz w:val="21"/>
                <w:szCs w:val="21"/>
              </w:rPr>
            </w:pPr>
            <w:r>
              <w:rPr>
                <w:rFonts w:ascii="楷体" w:eastAsia="楷体" w:hAnsi="楷体"/>
                <w:sz w:val="21"/>
                <w:szCs w:val="21"/>
              </w:rPr>
              <w:t>549</w:t>
            </w:r>
          </w:p>
        </w:tc>
        <w:tc>
          <w:tcPr>
            <w:tcW w:w="993" w:type="dxa"/>
            <w:shd w:val="clear" w:color="auto" w:fill="ED7D31" w:themeFill="accent2"/>
          </w:tcPr>
          <w:p w14:paraId="685E0284" w14:textId="77777777" w:rsidR="00FC3E90" w:rsidRDefault="00000000">
            <w:pPr>
              <w:rPr>
                <w:rFonts w:ascii="楷体" w:eastAsia="楷体" w:hAnsi="楷体" w:hint="eastAsia"/>
                <w:sz w:val="21"/>
                <w:szCs w:val="21"/>
              </w:rPr>
            </w:pPr>
            <w:r>
              <w:rPr>
                <w:rFonts w:ascii="楷体" w:eastAsia="楷体" w:hAnsi="楷体"/>
                <w:sz w:val="21"/>
                <w:szCs w:val="21"/>
              </w:rPr>
              <w:t>631</w:t>
            </w:r>
          </w:p>
        </w:tc>
        <w:tc>
          <w:tcPr>
            <w:tcW w:w="992" w:type="dxa"/>
            <w:shd w:val="clear" w:color="auto" w:fill="ED7D31" w:themeFill="accent2"/>
          </w:tcPr>
          <w:p w14:paraId="799374E4" w14:textId="77777777" w:rsidR="00FC3E90" w:rsidRDefault="00000000">
            <w:pPr>
              <w:rPr>
                <w:rFonts w:ascii="楷体" w:eastAsia="楷体" w:hAnsi="楷体" w:hint="eastAsia"/>
                <w:sz w:val="21"/>
                <w:szCs w:val="21"/>
              </w:rPr>
            </w:pPr>
            <w:r>
              <w:rPr>
                <w:rFonts w:ascii="楷体" w:eastAsia="楷体" w:hAnsi="楷体"/>
                <w:sz w:val="21"/>
                <w:szCs w:val="21"/>
              </w:rPr>
              <w:t>725</w:t>
            </w:r>
          </w:p>
        </w:tc>
      </w:tr>
      <w:tr w:rsidR="00FC3E90" w14:paraId="2ACD6E74" w14:textId="77777777">
        <w:trPr>
          <w:trHeight w:val="285"/>
        </w:trPr>
        <w:tc>
          <w:tcPr>
            <w:tcW w:w="1959" w:type="dxa"/>
            <w:noWrap/>
          </w:tcPr>
          <w:p w14:paraId="56E60FB5" w14:textId="77777777" w:rsidR="00FC3E90" w:rsidRDefault="00000000">
            <w:pPr>
              <w:rPr>
                <w:rFonts w:ascii="楷体" w:eastAsia="楷体" w:hAnsi="楷体" w:hint="eastAsia"/>
                <w:sz w:val="21"/>
                <w:szCs w:val="21"/>
              </w:rPr>
            </w:pPr>
            <w:r>
              <w:rPr>
                <w:rFonts w:ascii="楷体" w:eastAsia="楷体" w:hAnsi="楷体"/>
                <w:sz w:val="21"/>
                <w:szCs w:val="21"/>
              </w:rPr>
              <w:t>乐观</w:t>
            </w:r>
          </w:p>
        </w:tc>
        <w:tc>
          <w:tcPr>
            <w:tcW w:w="1646" w:type="dxa"/>
            <w:noWrap/>
          </w:tcPr>
          <w:p w14:paraId="52F5725D" w14:textId="77777777" w:rsidR="00FC3E90" w:rsidRDefault="00000000">
            <w:pPr>
              <w:rPr>
                <w:rFonts w:ascii="楷体" w:eastAsia="楷体" w:hAnsi="楷体" w:hint="eastAsia"/>
                <w:sz w:val="21"/>
                <w:szCs w:val="21"/>
              </w:rPr>
            </w:pPr>
            <w:r>
              <w:rPr>
                <w:rFonts w:ascii="楷体" w:eastAsia="楷体" w:hAnsi="楷体"/>
                <w:sz w:val="21"/>
                <w:szCs w:val="21"/>
              </w:rPr>
              <w:t>大摩</w:t>
            </w:r>
          </w:p>
        </w:tc>
        <w:tc>
          <w:tcPr>
            <w:tcW w:w="932" w:type="dxa"/>
            <w:noWrap/>
          </w:tcPr>
          <w:p w14:paraId="2D312AEF" w14:textId="77777777" w:rsidR="00FC3E90" w:rsidRDefault="00000000">
            <w:pPr>
              <w:rPr>
                <w:rFonts w:ascii="楷体" w:eastAsia="楷体" w:hAnsi="楷体" w:hint="eastAsia"/>
                <w:sz w:val="21"/>
                <w:szCs w:val="21"/>
              </w:rPr>
            </w:pPr>
            <w:r>
              <w:rPr>
                <w:rFonts w:ascii="楷体" w:eastAsia="楷体" w:hAnsi="楷体"/>
                <w:sz w:val="21"/>
                <w:szCs w:val="21"/>
              </w:rPr>
              <w:t>180</w:t>
            </w:r>
          </w:p>
        </w:tc>
        <w:tc>
          <w:tcPr>
            <w:tcW w:w="992" w:type="dxa"/>
            <w:noWrap/>
          </w:tcPr>
          <w:p w14:paraId="5248E1CC" w14:textId="77777777" w:rsidR="00FC3E90" w:rsidRDefault="00000000">
            <w:pPr>
              <w:rPr>
                <w:rFonts w:ascii="楷体" w:eastAsia="楷体" w:hAnsi="楷体" w:hint="eastAsia"/>
                <w:sz w:val="21"/>
                <w:szCs w:val="21"/>
              </w:rPr>
            </w:pPr>
            <w:r>
              <w:rPr>
                <w:rFonts w:ascii="楷体" w:eastAsia="楷体" w:hAnsi="楷体"/>
                <w:sz w:val="21"/>
                <w:szCs w:val="21"/>
              </w:rPr>
              <w:t>490</w:t>
            </w:r>
          </w:p>
        </w:tc>
        <w:tc>
          <w:tcPr>
            <w:tcW w:w="851" w:type="dxa"/>
            <w:noWrap/>
          </w:tcPr>
          <w:p w14:paraId="510B3A2E" w14:textId="77777777" w:rsidR="00FC3E90" w:rsidRDefault="00000000">
            <w:pPr>
              <w:rPr>
                <w:rFonts w:ascii="楷体" w:eastAsia="楷体" w:hAnsi="楷体" w:hint="eastAsia"/>
                <w:sz w:val="21"/>
                <w:szCs w:val="21"/>
              </w:rPr>
            </w:pPr>
            <w:r>
              <w:rPr>
                <w:rFonts w:ascii="楷体" w:eastAsia="楷体" w:hAnsi="楷体"/>
                <w:sz w:val="21"/>
                <w:szCs w:val="21"/>
              </w:rPr>
              <w:t>870</w:t>
            </w:r>
          </w:p>
        </w:tc>
        <w:tc>
          <w:tcPr>
            <w:tcW w:w="992" w:type="dxa"/>
            <w:noWrap/>
          </w:tcPr>
          <w:p w14:paraId="36C3E635" w14:textId="77777777" w:rsidR="00FC3E90" w:rsidRDefault="00000000">
            <w:pPr>
              <w:rPr>
                <w:rFonts w:ascii="楷体" w:eastAsia="楷体" w:hAnsi="楷体" w:hint="eastAsia"/>
                <w:sz w:val="21"/>
                <w:szCs w:val="21"/>
              </w:rPr>
            </w:pPr>
            <w:r>
              <w:rPr>
                <w:rFonts w:ascii="楷体" w:eastAsia="楷体" w:hAnsi="楷体"/>
                <w:sz w:val="21"/>
                <w:szCs w:val="21"/>
              </w:rPr>
              <w:t>1010</w:t>
            </w:r>
          </w:p>
        </w:tc>
        <w:tc>
          <w:tcPr>
            <w:tcW w:w="992" w:type="dxa"/>
            <w:shd w:val="clear" w:color="auto" w:fill="ED7D31" w:themeFill="accent2"/>
          </w:tcPr>
          <w:p w14:paraId="14633D86" w14:textId="77777777" w:rsidR="00FC3E90" w:rsidRDefault="00000000">
            <w:pPr>
              <w:rPr>
                <w:rFonts w:ascii="楷体" w:eastAsia="楷体" w:hAnsi="楷体" w:hint="eastAsia"/>
                <w:sz w:val="21"/>
                <w:szCs w:val="21"/>
              </w:rPr>
            </w:pPr>
            <w:r>
              <w:rPr>
                <w:rFonts w:ascii="楷体" w:eastAsia="楷体" w:hAnsi="楷体"/>
                <w:sz w:val="21"/>
                <w:szCs w:val="21"/>
              </w:rPr>
              <w:t>1162</w:t>
            </w:r>
          </w:p>
        </w:tc>
        <w:tc>
          <w:tcPr>
            <w:tcW w:w="993" w:type="dxa"/>
            <w:shd w:val="clear" w:color="auto" w:fill="ED7D31" w:themeFill="accent2"/>
          </w:tcPr>
          <w:p w14:paraId="3E3BEEFC" w14:textId="77777777" w:rsidR="00FC3E90" w:rsidRDefault="00000000">
            <w:pPr>
              <w:rPr>
                <w:rFonts w:ascii="楷体" w:eastAsia="楷体" w:hAnsi="楷体" w:hint="eastAsia"/>
                <w:sz w:val="21"/>
                <w:szCs w:val="21"/>
              </w:rPr>
            </w:pPr>
            <w:r>
              <w:rPr>
                <w:rFonts w:ascii="楷体" w:eastAsia="楷体" w:hAnsi="楷体"/>
                <w:sz w:val="21"/>
                <w:szCs w:val="21"/>
              </w:rPr>
              <w:t>1336</w:t>
            </w:r>
          </w:p>
        </w:tc>
        <w:tc>
          <w:tcPr>
            <w:tcW w:w="992" w:type="dxa"/>
            <w:shd w:val="clear" w:color="auto" w:fill="ED7D31" w:themeFill="accent2"/>
          </w:tcPr>
          <w:p w14:paraId="1C4C00F5" w14:textId="77777777" w:rsidR="00FC3E90" w:rsidRDefault="00000000">
            <w:pPr>
              <w:rPr>
                <w:rFonts w:ascii="楷体" w:eastAsia="楷体" w:hAnsi="楷体" w:hint="eastAsia"/>
                <w:sz w:val="21"/>
                <w:szCs w:val="21"/>
              </w:rPr>
            </w:pPr>
            <w:r>
              <w:rPr>
                <w:rFonts w:ascii="楷体" w:eastAsia="楷体" w:hAnsi="楷体"/>
                <w:sz w:val="21"/>
                <w:szCs w:val="21"/>
              </w:rPr>
              <w:t>1536</w:t>
            </w:r>
          </w:p>
        </w:tc>
      </w:tr>
      <w:tr w:rsidR="00FC3E90" w14:paraId="2016D6CF" w14:textId="77777777">
        <w:trPr>
          <w:trHeight w:val="285"/>
        </w:trPr>
        <w:tc>
          <w:tcPr>
            <w:tcW w:w="4537" w:type="dxa"/>
            <w:gridSpan w:val="3"/>
            <w:noWrap/>
          </w:tcPr>
          <w:p w14:paraId="26131B81" w14:textId="77777777" w:rsidR="00FC3E90" w:rsidRDefault="00000000">
            <w:pPr>
              <w:rPr>
                <w:rFonts w:ascii="楷体" w:eastAsia="楷体" w:hAnsi="楷体" w:hint="eastAsia"/>
                <w:sz w:val="21"/>
                <w:szCs w:val="21"/>
              </w:rPr>
            </w:pPr>
            <w:r>
              <w:rPr>
                <w:rFonts w:ascii="楷体" w:eastAsia="楷体" w:hAnsi="楷体"/>
                <w:sz w:val="21"/>
                <w:szCs w:val="21"/>
              </w:rPr>
              <w:t>LightCounting预期增长系数：CAGR</w:t>
            </w:r>
            <w:r>
              <w:rPr>
                <w:rFonts w:ascii="楷体" w:eastAsia="楷体" w:hAnsi="楷体" w:hint="eastAsia"/>
                <w:sz w:val="21"/>
                <w:szCs w:val="21"/>
              </w:rPr>
              <w:t>记</w:t>
            </w:r>
            <w:r>
              <w:rPr>
                <w:rFonts w:ascii="楷体" w:eastAsia="楷体" w:hAnsi="楷体"/>
                <w:sz w:val="21"/>
                <w:szCs w:val="21"/>
              </w:rPr>
              <w:t>22%</w:t>
            </w:r>
          </w:p>
        </w:tc>
        <w:tc>
          <w:tcPr>
            <w:tcW w:w="992" w:type="dxa"/>
            <w:noWrap/>
          </w:tcPr>
          <w:p w14:paraId="4612E2A7" w14:textId="77777777" w:rsidR="00FC3E90" w:rsidRDefault="00000000">
            <w:pPr>
              <w:rPr>
                <w:rFonts w:ascii="楷体" w:eastAsia="楷体" w:hAnsi="楷体" w:hint="eastAsia"/>
                <w:sz w:val="21"/>
                <w:szCs w:val="21"/>
              </w:rPr>
            </w:pPr>
            <w:r>
              <w:rPr>
                <w:rFonts w:ascii="楷体" w:eastAsia="楷体" w:hAnsi="楷体" w:hint="eastAsia"/>
                <w:sz w:val="21"/>
                <w:szCs w:val="21"/>
              </w:rPr>
              <w:t>50%</w:t>
            </w:r>
          </w:p>
        </w:tc>
        <w:tc>
          <w:tcPr>
            <w:tcW w:w="851" w:type="dxa"/>
            <w:noWrap/>
          </w:tcPr>
          <w:p w14:paraId="5D8E02BF" w14:textId="77777777" w:rsidR="00FC3E90" w:rsidRDefault="00000000">
            <w:pPr>
              <w:rPr>
                <w:rFonts w:ascii="楷体" w:eastAsia="楷体" w:hAnsi="楷体" w:hint="eastAsia"/>
                <w:sz w:val="21"/>
                <w:szCs w:val="21"/>
              </w:rPr>
            </w:pPr>
            <w:r>
              <w:rPr>
                <w:rFonts w:ascii="楷体" w:eastAsia="楷体" w:hAnsi="楷体" w:hint="eastAsia"/>
                <w:sz w:val="21"/>
                <w:szCs w:val="21"/>
              </w:rPr>
              <w:t>25%</w:t>
            </w:r>
          </w:p>
        </w:tc>
        <w:tc>
          <w:tcPr>
            <w:tcW w:w="992" w:type="dxa"/>
            <w:noWrap/>
          </w:tcPr>
          <w:p w14:paraId="2C0C50AD" w14:textId="77777777" w:rsidR="00FC3E90" w:rsidRDefault="00000000">
            <w:pPr>
              <w:rPr>
                <w:rFonts w:ascii="楷体" w:eastAsia="楷体" w:hAnsi="楷体" w:hint="eastAsia"/>
                <w:sz w:val="21"/>
                <w:szCs w:val="21"/>
              </w:rPr>
            </w:pPr>
            <w:r>
              <w:rPr>
                <w:rFonts w:ascii="楷体" w:eastAsia="楷体" w:hAnsi="楷体" w:hint="eastAsia"/>
                <w:sz w:val="21"/>
                <w:szCs w:val="21"/>
              </w:rPr>
              <w:t>25%</w:t>
            </w:r>
          </w:p>
        </w:tc>
        <w:tc>
          <w:tcPr>
            <w:tcW w:w="992" w:type="dxa"/>
          </w:tcPr>
          <w:p w14:paraId="6F7FB6EA" w14:textId="77777777" w:rsidR="00FC3E90" w:rsidRDefault="00000000">
            <w:pPr>
              <w:rPr>
                <w:rFonts w:ascii="楷体" w:eastAsia="楷体" w:hAnsi="楷体" w:hint="eastAsia"/>
                <w:sz w:val="21"/>
                <w:szCs w:val="21"/>
              </w:rPr>
            </w:pPr>
            <w:r>
              <w:rPr>
                <w:rFonts w:ascii="楷体" w:eastAsia="楷体" w:hAnsi="楷体" w:hint="eastAsia"/>
                <w:sz w:val="21"/>
                <w:szCs w:val="21"/>
              </w:rPr>
              <w:t>15%</w:t>
            </w:r>
          </w:p>
        </w:tc>
        <w:tc>
          <w:tcPr>
            <w:tcW w:w="993" w:type="dxa"/>
            <w:noWrap/>
          </w:tcPr>
          <w:p w14:paraId="11992672" w14:textId="77777777" w:rsidR="00FC3E90" w:rsidRDefault="00000000">
            <w:pPr>
              <w:rPr>
                <w:rFonts w:ascii="楷体" w:eastAsia="楷体" w:hAnsi="楷体" w:hint="eastAsia"/>
                <w:sz w:val="21"/>
                <w:szCs w:val="21"/>
              </w:rPr>
            </w:pPr>
            <w:r>
              <w:rPr>
                <w:rFonts w:ascii="楷体" w:eastAsia="楷体" w:hAnsi="楷体" w:hint="eastAsia"/>
                <w:sz w:val="21"/>
                <w:szCs w:val="21"/>
              </w:rPr>
              <w:t>15%</w:t>
            </w:r>
          </w:p>
        </w:tc>
        <w:tc>
          <w:tcPr>
            <w:tcW w:w="992" w:type="dxa"/>
            <w:noWrap/>
          </w:tcPr>
          <w:p w14:paraId="3B64AB92" w14:textId="77777777" w:rsidR="00FC3E90" w:rsidRDefault="00000000">
            <w:pPr>
              <w:rPr>
                <w:rFonts w:ascii="楷体" w:eastAsia="楷体" w:hAnsi="楷体" w:hint="eastAsia"/>
                <w:sz w:val="21"/>
                <w:szCs w:val="21"/>
              </w:rPr>
            </w:pPr>
            <w:r>
              <w:rPr>
                <w:rFonts w:ascii="楷体" w:eastAsia="楷体" w:hAnsi="楷体" w:hint="eastAsia"/>
                <w:sz w:val="21"/>
                <w:szCs w:val="21"/>
              </w:rPr>
              <w:t>11%</w:t>
            </w:r>
          </w:p>
        </w:tc>
      </w:tr>
    </w:tbl>
    <w:p w14:paraId="75F890F5" w14:textId="77777777" w:rsidR="00FC3E90" w:rsidRDefault="00000000">
      <w:pPr>
        <w:rPr>
          <w:rFonts w:ascii="楷体" w:eastAsia="楷体" w:hAnsi="楷体" w:hint="eastAsia"/>
          <w:sz w:val="16"/>
          <w:szCs w:val="16"/>
        </w:rPr>
      </w:pPr>
      <w:r>
        <w:rPr>
          <w:rFonts w:ascii="楷体" w:eastAsia="楷体" w:hAnsi="楷体" w:hint="eastAsia"/>
          <w:sz w:val="21"/>
          <w:szCs w:val="16"/>
        </w:rPr>
        <w:t>数据来源：银河证券，高盛，摩根士丹利，川江测算</w:t>
      </w:r>
    </w:p>
    <w:p w14:paraId="77307D11" w14:textId="77777777" w:rsidR="00FC3E90" w:rsidRDefault="00000000">
      <w:pPr>
        <w:rPr>
          <w:rFonts w:ascii="楷体" w:eastAsia="楷体" w:hAnsi="楷体" w:hint="eastAsia"/>
          <w:sz w:val="16"/>
          <w:szCs w:val="16"/>
        </w:rPr>
      </w:pPr>
      <w:r>
        <w:rPr>
          <w:rFonts w:ascii="楷体" w:eastAsia="楷体" w:hAnsi="楷体" w:hint="eastAsia"/>
          <w:sz w:val="21"/>
          <w:szCs w:val="16"/>
        </w:rPr>
        <w:t>注：橙色为采取lightcounting测算系数的计算结果</w:t>
      </w:r>
    </w:p>
    <w:p w14:paraId="5BDDF24D" w14:textId="77777777" w:rsidR="00FC3E90" w:rsidRDefault="00000000">
      <w:pPr>
        <w:pStyle w:val="2"/>
        <w:rPr>
          <w:rFonts w:ascii="楷体" w:eastAsia="楷体" w:hAnsi="楷体" w:hint="eastAsia"/>
          <w:b/>
          <w:bCs/>
          <w:color w:val="auto"/>
          <w:sz w:val="32"/>
          <w:szCs w:val="32"/>
        </w:rPr>
      </w:pPr>
      <w:bookmarkStart w:id="91" w:name="_Toc231143521"/>
      <w:bookmarkStart w:id="92" w:name="_Toc231144051"/>
      <w:r>
        <w:rPr>
          <w:rFonts w:ascii="楷体" w:eastAsia="楷体" w:hAnsi="楷体" w:hint="eastAsia"/>
          <w:b/>
          <w:bCs/>
          <w:color w:val="auto"/>
          <w:sz w:val="32"/>
          <w:szCs w:val="32"/>
        </w:rPr>
        <w:t xml:space="preserve">3.6 </w:t>
      </w:r>
      <w:bookmarkEnd w:id="91"/>
      <w:bookmarkEnd w:id="92"/>
      <w:r>
        <w:rPr>
          <w:rFonts w:ascii="楷体" w:eastAsia="楷体" w:hAnsi="楷体" w:hint="eastAsia"/>
          <w:b/>
          <w:bCs/>
          <w:color w:val="auto"/>
          <w:sz w:val="32"/>
          <w:szCs w:val="32"/>
        </w:rPr>
        <w:t>光模块景气度追踪</w:t>
      </w:r>
    </w:p>
    <w:p w14:paraId="1D47EEFF"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景气度方面，可以从资本开支，订单状况，出口数据，板块业绩来进行追踪。</w:t>
      </w:r>
    </w:p>
    <w:p w14:paraId="6BA85F36"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需求侧主要有资本开支和订单状况。</w:t>
      </w:r>
    </w:p>
    <w:p w14:paraId="35598BC3"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从下游资本开支上，2026年，海外四云总体资本开支同比增加90%至超过7000亿美元，国内三大云资本开支同比增加43%至6030亿人民币。需求拉动强劲。</w:t>
      </w:r>
    </w:p>
    <w:p w14:paraId="4753761B"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从订单上，龙头光芯片，光模块企业订单已经排产至2028年，订单能见度高，中短期需求确定。</w:t>
      </w:r>
    </w:p>
    <w:p w14:paraId="67E6C179"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供给侧主要可以追踪出口数据和板块业绩。</w:t>
      </w:r>
    </w:p>
    <w:p w14:paraId="0155B962"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一季度光模块出口额增加2.79%达14.2亿美元，出口均价同比</w:t>
      </w:r>
      <w:r>
        <w:rPr>
          <w:rFonts w:ascii="楷体" w:eastAsia="楷体" w:hAnsi="楷体" w:hint="eastAsia"/>
          <w:sz w:val="28"/>
          <w:szCs w:val="28"/>
        </w:rPr>
        <w:lastRenderedPageBreak/>
        <w:t>增加17.62%至1592美元/</w:t>
      </w:r>
      <w:commentRangeStart w:id="93"/>
      <w:commentRangeStart w:id="94"/>
      <w:r>
        <w:rPr>
          <w:rFonts w:ascii="楷体" w:eastAsia="楷体" w:hAnsi="楷体" w:hint="eastAsia"/>
          <w:sz w:val="28"/>
          <w:szCs w:val="28"/>
        </w:rPr>
        <w:t>kg</w:t>
      </w:r>
      <w:commentRangeEnd w:id="93"/>
      <w:r>
        <w:rPr>
          <w:rStyle w:val="af3"/>
          <w:rFonts w:ascii="楷体" w:eastAsia="楷体" w:hAnsi="楷体" w:hint="eastAsia"/>
          <w:sz w:val="28"/>
          <w:szCs w:val="28"/>
        </w:rPr>
        <w:commentReference w:id="93"/>
      </w:r>
      <w:commentRangeEnd w:id="94"/>
      <w:r>
        <w:rPr>
          <w:rStyle w:val="af3"/>
          <w:rFonts w:ascii="楷体" w:eastAsia="楷体" w:hAnsi="楷体" w:hint="eastAsia"/>
          <w:sz w:val="28"/>
          <w:szCs w:val="28"/>
        </w:rPr>
        <w:commentReference w:id="94"/>
      </w:r>
      <w:r>
        <w:rPr>
          <w:rFonts w:ascii="楷体" w:eastAsia="楷体" w:hAnsi="楷体" w:hint="eastAsia"/>
          <w:sz w:val="28"/>
          <w:szCs w:val="28"/>
        </w:rPr>
        <w:t>，板块营收同比增长96%，归母净利润同比增加137%，结构性产能升级进程顺利，高速率光模块对于低端产品的替代正在加速。</w:t>
      </w:r>
    </w:p>
    <w:p w14:paraId="68C5B3F2" w14:textId="77777777" w:rsidR="00FC3E90" w:rsidRDefault="00000000">
      <w:pPr>
        <w:pStyle w:val="1"/>
        <w:rPr>
          <w:rFonts w:ascii="楷体" w:eastAsia="楷体" w:hAnsi="楷体" w:hint="eastAsia"/>
          <w:b/>
          <w:bCs/>
          <w:color w:val="auto"/>
          <w:sz w:val="36"/>
          <w:szCs w:val="36"/>
        </w:rPr>
      </w:pPr>
      <w:bookmarkStart w:id="95" w:name="_Toc231144052"/>
      <w:bookmarkStart w:id="96" w:name="_Toc231143522"/>
      <w:r>
        <w:rPr>
          <w:rFonts w:ascii="楷体" w:eastAsia="楷体" w:hAnsi="楷体" w:hint="eastAsia"/>
          <w:b/>
          <w:bCs/>
          <w:color w:val="auto"/>
          <w:sz w:val="36"/>
          <w:szCs w:val="36"/>
        </w:rPr>
        <w:t>4. 二级市场</w:t>
      </w:r>
      <w:bookmarkEnd w:id="95"/>
      <w:bookmarkEnd w:id="96"/>
      <w:r>
        <w:rPr>
          <w:rFonts w:ascii="楷体" w:eastAsia="楷体" w:hAnsi="楷体" w:hint="eastAsia"/>
          <w:b/>
          <w:bCs/>
          <w:color w:val="auto"/>
          <w:sz w:val="36"/>
          <w:szCs w:val="36"/>
        </w:rPr>
        <w:t>复盘及投资标的</w:t>
      </w:r>
    </w:p>
    <w:p w14:paraId="55ECFC51" w14:textId="77777777" w:rsidR="00FC3E90" w:rsidRDefault="00000000">
      <w:pPr>
        <w:pStyle w:val="2"/>
        <w:rPr>
          <w:rFonts w:ascii="楷体" w:eastAsia="楷体" w:hAnsi="楷体" w:hint="eastAsia"/>
          <w:b/>
          <w:bCs/>
          <w:color w:val="auto"/>
          <w:sz w:val="32"/>
          <w:szCs w:val="22"/>
        </w:rPr>
      </w:pPr>
      <w:bookmarkStart w:id="97" w:name="_Toc231143523"/>
      <w:bookmarkStart w:id="98" w:name="_Toc231144053"/>
      <w:r>
        <w:rPr>
          <w:rFonts w:ascii="楷体" w:eastAsia="楷体" w:hAnsi="楷体" w:hint="eastAsia"/>
          <w:b/>
          <w:bCs/>
          <w:color w:val="auto"/>
          <w:sz w:val="32"/>
          <w:szCs w:val="22"/>
        </w:rPr>
        <w:t>4.1 历史回顾</w:t>
      </w:r>
      <w:bookmarkEnd w:id="97"/>
      <w:bookmarkEnd w:id="98"/>
    </w:p>
    <w:p w14:paraId="67665018" w14:textId="77777777" w:rsidR="00FC3E90" w:rsidRDefault="00000000">
      <w:pPr>
        <w:jc w:val="center"/>
        <w:rPr>
          <w:rFonts w:ascii="楷体" w:eastAsia="楷体" w:hAnsi="楷体" w:hint="eastAsia"/>
          <w:sz w:val="21"/>
          <w:szCs w:val="22"/>
        </w:rPr>
      </w:pPr>
      <w:r>
        <w:rPr>
          <w:rFonts w:ascii="楷体" w:eastAsia="楷体" w:hAnsi="楷体" w:hint="eastAsia"/>
          <w:sz w:val="21"/>
          <w:szCs w:val="22"/>
        </w:rPr>
        <w:t>表：申万行业指数：一级行业通信暨中信通信行业指数</w:t>
      </w:r>
    </w:p>
    <w:p w14:paraId="22CE0287" w14:textId="77777777" w:rsidR="00FC3E90" w:rsidRDefault="00000000">
      <w:pPr>
        <w:jc w:val="center"/>
        <w:rPr>
          <w:rFonts w:ascii="楷体" w:eastAsia="楷体" w:hAnsi="楷体" w:hint="eastAsia"/>
          <w:szCs w:val="22"/>
        </w:rPr>
      </w:pPr>
      <w:r>
        <w:rPr>
          <w:rFonts w:ascii="楷体" w:eastAsia="楷体" w:hAnsi="楷体"/>
          <w:noProof/>
          <w:sz w:val="28"/>
        </w:rPr>
        <w:drawing>
          <wp:inline distT="0" distB="0" distL="0" distR="0" wp14:anchorId="26D34E08" wp14:editId="13654680">
            <wp:extent cx="5774690" cy="1899920"/>
            <wp:effectExtent l="0" t="0" r="0" b="5080"/>
            <wp:docPr id="201050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0951" name="图片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783863" cy="1903118"/>
                    </a:xfrm>
                    <a:prstGeom prst="rect">
                      <a:avLst/>
                    </a:prstGeom>
                    <a:noFill/>
                    <a:ln>
                      <a:noFill/>
                    </a:ln>
                  </pic:spPr>
                </pic:pic>
              </a:graphicData>
            </a:graphic>
          </wp:inline>
        </w:drawing>
      </w:r>
    </w:p>
    <w:p w14:paraId="508E1AB0" w14:textId="77777777" w:rsidR="00FC3E90" w:rsidRDefault="00000000">
      <w:pPr>
        <w:ind w:firstLineChars="200" w:firstLine="560"/>
        <w:rPr>
          <w:rFonts w:ascii="楷体" w:eastAsia="楷体" w:hAnsi="楷体" w:hint="eastAsia"/>
          <w:color w:val="EE0000"/>
          <w:szCs w:val="22"/>
        </w:rPr>
      </w:pPr>
      <w:r>
        <w:rPr>
          <w:rFonts w:ascii="楷体" w:eastAsia="楷体" w:hAnsi="楷体" w:hint="eastAsia"/>
          <w:color w:val="EE0000"/>
          <w:sz w:val="28"/>
          <w:szCs w:val="22"/>
        </w:rPr>
        <w:t>2006.06-2008.01：第一次周期主升，核心原因为对3G预期的炒作。</w:t>
      </w:r>
    </w:p>
    <w:p w14:paraId="430611EC" w14:textId="77777777" w:rsidR="00FC3E90" w:rsidRDefault="00000000">
      <w:pPr>
        <w:ind w:firstLineChars="200" w:firstLine="560"/>
        <w:rPr>
          <w:rFonts w:ascii="楷体" w:eastAsia="楷体" w:hAnsi="楷体" w:hint="eastAsia"/>
          <w:szCs w:val="22"/>
        </w:rPr>
      </w:pPr>
      <w:r>
        <w:rPr>
          <w:rFonts w:ascii="楷体" w:eastAsia="楷体" w:hAnsi="楷体" w:hint="eastAsia"/>
          <w:sz w:val="28"/>
          <w:szCs w:val="22"/>
        </w:rPr>
        <w:t>2008.01-2008.10：金融危机，3G建设延迟，估值回归。</w:t>
      </w:r>
    </w:p>
    <w:p w14:paraId="59000DFB" w14:textId="77777777" w:rsidR="00FC3E90" w:rsidRDefault="00000000">
      <w:pPr>
        <w:ind w:firstLineChars="200" w:firstLine="560"/>
        <w:rPr>
          <w:rFonts w:ascii="楷体" w:eastAsia="楷体" w:hAnsi="楷体" w:hint="eastAsia"/>
          <w:color w:val="EE0000"/>
          <w:szCs w:val="22"/>
        </w:rPr>
      </w:pPr>
      <w:r>
        <w:rPr>
          <w:rFonts w:ascii="楷体" w:eastAsia="楷体" w:hAnsi="楷体" w:hint="eastAsia"/>
          <w:color w:val="EE0000"/>
          <w:sz w:val="28"/>
          <w:szCs w:val="22"/>
        </w:rPr>
        <w:t>2008.10-2010.01：4万亿刺激，4G消息预热。</w:t>
      </w:r>
    </w:p>
    <w:p w14:paraId="645A3570" w14:textId="77777777" w:rsidR="00FC3E90" w:rsidRDefault="00000000">
      <w:pPr>
        <w:ind w:firstLineChars="200" w:firstLine="560"/>
        <w:rPr>
          <w:rFonts w:ascii="楷体" w:eastAsia="楷体" w:hAnsi="楷体" w:hint="eastAsia"/>
          <w:szCs w:val="22"/>
        </w:rPr>
      </w:pPr>
      <w:r>
        <w:rPr>
          <w:rFonts w:ascii="楷体" w:eastAsia="楷体" w:hAnsi="楷体" w:hint="eastAsia"/>
          <w:sz w:val="28"/>
          <w:szCs w:val="22"/>
        </w:rPr>
        <w:t>2010.01-2012.12：3G投资退潮，4G预期落空，估值消化，横盘。</w:t>
      </w:r>
    </w:p>
    <w:p w14:paraId="4503A35A" w14:textId="77777777" w:rsidR="00FC3E90" w:rsidRDefault="00000000">
      <w:pPr>
        <w:ind w:firstLineChars="200" w:firstLine="560"/>
        <w:rPr>
          <w:rFonts w:ascii="楷体" w:eastAsia="楷体" w:hAnsi="楷体" w:hint="eastAsia"/>
          <w:color w:val="EE0000"/>
          <w:szCs w:val="22"/>
        </w:rPr>
      </w:pPr>
      <w:r>
        <w:rPr>
          <w:rFonts w:ascii="楷体" w:eastAsia="楷体" w:hAnsi="楷体" w:hint="eastAsia"/>
          <w:color w:val="EE0000"/>
          <w:sz w:val="28"/>
          <w:szCs w:val="22"/>
        </w:rPr>
        <w:t>2013.01-2015.06：移动互联网爆发，叠加2013.12 4G拍照发放。</w:t>
      </w:r>
    </w:p>
    <w:p w14:paraId="329B772E" w14:textId="77777777" w:rsidR="00FC3E90" w:rsidRDefault="00000000">
      <w:pPr>
        <w:ind w:firstLineChars="200" w:firstLine="560"/>
        <w:rPr>
          <w:rFonts w:ascii="楷体" w:eastAsia="楷体" w:hAnsi="楷体" w:hint="eastAsia"/>
          <w:szCs w:val="22"/>
        </w:rPr>
      </w:pPr>
      <w:r>
        <w:rPr>
          <w:rFonts w:ascii="楷体" w:eastAsia="楷体" w:hAnsi="楷体" w:hint="eastAsia"/>
          <w:sz w:val="28"/>
          <w:szCs w:val="22"/>
        </w:rPr>
        <w:t>2015.06-2018.10：两次股灾，4G退潮，运营商Capex三年连</w:t>
      </w:r>
      <w:r>
        <w:rPr>
          <w:rFonts w:ascii="楷体" w:eastAsia="楷体" w:hAnsi="楷体" w:hint="eastAsia"/>
          <w:sz w:val="28"/>
          <w:szCs w:val="22"/>
        </w:rPr>
        <w:lastRenderedPageBreak/>
        <w:t>降。</w:t>
      </w:r>
    </w:p>
    <w:p w14:paraId="59DB7F14" w14:textId="77777777" w:rsidR="00FC3E90" w:rsidRDefault="00000000">
      <w:pPr>
        <w:ind w:firstLineChars="200" w:firstLine="560"/>
        <w:rPr>
          <w:rFonts w:ascii="楷体" w:eastAsia="楷体" w:hAnsi="楷体" w:hint="eastAsia"/>
          <w:color w:val="EE0000"/>
          <w:szCs w:val="22"/>
        </w:rPr>
      </w:pPr>
      <w:r>
        <w:rPr>
          <w:rFonts w:ascii="楷体" w:eastAsia="楷体" w:hAnsi="楷体" w:hint="eastAsia"/>
          <w:color w:val="EE0000"/>
          <w:sz w:val="28"/>
          <w:szCs w:val="22"/>
        </w:rPr>
        <w:t>2018.10-2020.02：中美贸易摩擦，国产化预期催化，叠加2019.06 5G拍照发放。</w:t>
      </w:r>
    </w:p>
    <w:p w14:paraId="27EE6685" w14:textId="77777777" w:rsidR="00FC3E90" w:rsidRDefault="00000000">
      <w:pPr>
        <w:ind w:firstLineChars="200" w:firstLine="560"/>
        <w:rPr>
          <w:rFonts w:ascii="楷体" w:eastAsia="楷体" w:hAnsi="楷体" w:hint="eastAsia"/>
          <w:szCs w:val="22"/>
        </w:rPr>
      </w:pPr>
      <w:r>
        <w:rPr>
          <w:rFonts w:ascii="楷体" w:eastAsia="楷体" w:hAnsi="楷体" w:hint="eastAsia"/>
          <w:sz w:val="28"/>
          <w:szCs w:val="22"/>
        </w:rPr>
        <w:t>2020.02-2022.12：5G应用未爆发，基建速度放缓，逐渐退潮，运营商Capex见顶，疫情叠加。</w:t>
      </w:r>
    </w:p>
    <w:p w14:paraId="26DE5C67" w14:textId="77777777" w:rsidR="00FC3E90" w:rsidRDefault="00000000">
      <w:pPr>
        <w:ind w:firstLineChars="200" w:firstLine="560"/>
        <w:rPr>
          <w:rFonts w:ascii="楷体" w:eastAsia="楷体" w:hAnsi="楷体" w:hint="eastAsia"/>
          <w:color w:val="EE0000"/>
          <w:szCs w:val="22"/>
        </w:rPr>
      </w:pPr>
      <w:r>
        <w:rPr>
          <w:rFonts w:ascii="楷体" w:eastAsia="楷体" w:hAnsi="楷体" w:hint="eastAsia"/>
          <w:color w:val="EE0000"/>
          <w:sz w:val="28"/>
          <w:szCs w:val="22"/>
        </w:rPr>
        <w:t>2022.12-2023.06：ChatGPT3.5问世，AI算力元年，光模块启动。</w:t>
      </w:r>
    </w:p>
    <w:p w14:paraId="776B1107" w14:textId="77777777" w:rsidR="00FC3E90" w:rsidRDefault="00000000">
      <w:pPr>
        <w:ind w:firstLineChars="200" w:firstLine="560"/>
        <w:rPr>
          <w:rFonts w:ascii="楷体" w:eastAsia="楷体" w:hAnsi="楷体" w:hint="eastAsia"/>
          <w:szCs w:val="22"/>
        </w:rPr>
      </w:pPr>
      <w:r>
        <w:rPr>
          <w:rFonts w:ascii="楷体" w:eastAsia="楷体" w:hAnsi="楷体" w:hint="eastAsia"/>
          <w:sz w:val="28"/>
          <w:szCs w:val="22"/>
        </w:rPr>
        <w:t>2023.06-2024.09：AI预期分化，光模块业绩验证期，24季报，中报验证爆发，但产业整体横盘调整。</w:t>
      </w:r>
    </w:p>
    <w:p w14:paraId="35520DF6" w14:textId="77777777" w:rsidR="00FC3E90" w:rsidRDefault="00000000">
      <w:pPr>
        <w:ind w:firstLineChars="200" w:firstLine="560"/>
        <w:rPr>
          <w:rFonts w:ascii="楷体" w:eastAsia="楷体" w:hAnsi="楷体" w:hint="eastAsia"/>
          <w:color w:val="EE0000"/>
          <w:szCs w:val="22"/>
        </w:rPr>
      </w:pPr>
      <w:r>
        <w:rPr>
          <w:rFonts w:ascii="楷体" w:eastAsia="楷体" w:hAnsi="楷体" w:hint="eastAsia"/>
          <w:color w:val="EE0000"/>
          <w:sz w:val="28"/>
          <w:szCs w:val="22"/>
        </w:rPr>
        <w:t>2024.09-至今：924行情，叠加DeepSeek出圈，带来国产算力重估，训练，推理需求双重爆发。</w:t>
      </w:r>
    </w:p>
    <w:p w14:paraId="297D743B" w14:textId="77777777" w:rsidR="00FC3E90" w:rsidRDefault="00000000">
      <w:pPr>
        <w:ind w:firstLineChars="200" w:firstLine="560"/>
        <w:rPr>
          <w:rFonts w:ascii="楷体" w:eastAsia="楷体" w:hAnsi="楷体" w:hint="eastAsia"/>
        </w:rPr>
      </w:pPr>
      <w:r>
        <w:rPr>
          <w:rFonts w:ascii="楷体" w:eastAsia="楷体" w:hAnsi="楷体"/>
          <w:sz w:val="28"/>
        </w:rPr>
        <w:t>通信指数二十年走了五个大周期：3G/4G/5G都是"政策预期→牌照发放→建设峰值→应用缺失→估值崩塌"的循环，唯有当前AI算力周期是"产业趋势驱动"而非政策驱动——光模块（</w:t>
      </w:r>
      <w:r>
        <w:rPr>
          <w:rFonts w:ascii="楷体" w:eastAsia="楷体" w:hAnsi="楷体" w:hint="eastAsia"/>
          <w:sz w:val="28"/>
        </w:rPr>
        <w:t>中际旭创，新易盛，天孚通信</w:t>
      </w:r>
      <w:r>
        <w:rPr>
          <w:rFonts w:ascii="楷体" w:eastAsia="楷体" w:hAnsi="楷体"/>
          <w:sz w:val="28"/>
        </w:rPr>
        <w:t>）替代了主设备商（中兴、华为）成为核心引擎，涨幅和持续性远超前几轮。但历史规律警示：每次"预期Peak→业绩证伪"都伴随深度回调，当前估值在历史高位</w:t>
      </w:r>
      <w:r>
        <w:rPr>
          <w:rFonts w:ascii="楷体" w:eastAsia="楷体" w:hAnsi="楷体" w:hint="eastAsia"/>
          <w:sz w:val="28"/>
        </w:rPr>
        <w:t>。</w:t>
      </w:r>
    </w:p>
    <w:p w14:paraId="15BC38C9" w14:textId="77777777" w:rsidR="00FC3E90" w:rsidRDefault="00000000">
      <w:pPr>
        <w:pStyle w:val="2"/>
        <w:rPr>
          <w:rFonts w:ascii="楷体" w:eastAsia="楷体" w:hAnsi="楷体" w:hint="eastAsia"/>
          <w:b/>
          <w:bCs/>
          <w:color w:val="auto"/>
          <w:sz w:val="22"/>
          <w:szCs w:val="22"/>
        </w:rPr>
      </w:pPr>
      <w:bookmarkStart w:id="99" w:name="_Toc231144054"/>
      <w:bookmarkStart w:id="100" w:name="_Toc231143524"/>
      <w:r>
        <w:rPr>
          <w:rFonts w:ascii="楷体" w:eastAsia="楷体" w:hAnsi="楷体" w:hint="eastAsia"/>
          <w:b/>
          <w:bCs/>
          <w:color w:val="auto"/>
          <w:sz w:val="32"/>
          <w:szCs w:val="22"/>
        </w:rPr>
        <w:t>4.2 跟踪指标</w:t>
      </w:r>
      <w:bookmarkEnd w:id="99"/>
      <w:bookmarkEnd w:id="100"/>
    </w:p>
    <w:p w14:paraId="548ED119" w14:textId="77777777" w:rsidR="00FC3E90" w:rsidRDefault="00000000">
      <w:pPr>
        <w:pStyle w:val="3"/>
        <w:rPr>
          <w:rFonts w:ascii="楷体" w:eastAsia="楷体" w:hAnsi="楷体" w:hint="eastAsia"/>
          <w:b/>
          <w:bCs/>
          <w:color w:val="auto"/>
          <w:sz w:val="22"/>
          <w:szCs w:val="22"/>
        </w:rPr>
      </w:pPr>
      <w:r>
        <w:rPr>
          <w:rFonts w:ascii="楷体" w:eastAsia="楷体" w:hAnsi="楷体" w:hint="eastAsia"/>
          <w:b/>
          <w:bCs/>
          <w:color w:val="auto"/>
          <w:sz w:val="30"/>
          <w:szCs w:val="22"/>
        </w:rPr>
        <w:t>4.2.1 四大云厂季度Capex</w:t>
      </w:r>
    </w:p>
    <w:p w14:paraId="7588CBB7" w14:textId="77777777" w:rsidR="00FC3E90" w:rsidRDefault="00000000">
      <w:pPr>
        <w:ind w:firstLineChars="200" w:firstLine="560"/>
        <w:rPr>
          <w:rFonts w:ascii="楷体" w:eastAsia="楷体" w:hAnsi="楷体" w:hint="eastAsia"/>
          <w:szCs w:val="22"/>
        </w:rPr>
      </w:pPr>
      <w:r>
        <w:rPr>
          <w:rFonts w:ascii="楷体" w:eastAsia="楷体" w:hAnsi="楷体" w:hint="eastAsia"/>
          <w:sz w:val="28"/>
          <w:szCs w:val="22"/>
        </w:rPr>
        <w:t>目前光模块市场预期紧跟美国方面云服务厂商需求，因此四云</w:t>
      </w:r>
      <w:r>
        <w:rPr>
          <w:rFonts w:ascii="楷体" w:eastAsia="楷体" w:hAnsi="楷体" w:hint="eastAsia"/>
          <w:sz w:val="28"/>
          <w:szCs w:val="22"/>
        </w:rPr>
        <w:lastRenderedPageBreak/>
        <w:t>资本开支是一个重要跟踪指标，鉴于四大云厂自由现金流均有较大下降，因此交易员建议，应该以季度为基准跟踪四大云厂Capex，一旦增速放缓，甚至支出停滞，则应视为重大风险信号。跟踪频率为季度。</w:t>
      </w:r>
    </w:p>
    <w:p w14:paraId="66525C48" w14:textId="77777777" w:rsidR="00FC3E90" w:rsidRDefault="00000000">
      <w:pPr>
        <w:pStyle w:val="3"/>
        <w:rPr>
          <w:rFonts w:ascii="楷体" w:eastAsia="楷体" w:hAnsi="楷体" w:hint="eastAsia"/>
          <w:b/>
          <w:bCs/>
          <w:color w:val="auto"/>
          <w:sz w:val="22"/>
          <w:szCs w:val="22"/>
        </w:rPr>
      </w:pPr>
      <w:r>
        <w:rPr>
          <w:rFonts w:ascii="楷体" w:eastAsia="楷体" w:hAnsi="楷体" w:hint="eastAsia"/>
          <w:b/>
          <w:bCs/>
          <w:color w:val="auto"/>
          <w:sz w:val="30"/>
          <w:szCs w:val="22"/>
        </w:rPr>
        <w:t>4.2.2 全球主要云capex占全市场capex比率</w:t>
      </w:r>
    </w:p>
    <w:p w14:paraId="6F9C3A69" w14:textId="77777777" w:rsidR="00FC3E90" w:rsidRDefault="00000000">
      <w:pPr>
        <w:ind w:firstLineChars="200" w:firstLine="560"/>
        <w:rPr>
          <w:rFonts w:ascii="楷体" w:eastAsia="楷体" w:hAnsi="楷体" w:hint="eastAsia"/>
          <w:szCs w:val="22"/>
        </w:rPr>
      </w:pPr>
      <w:r>
        <w:rPr>
          <w:rFonts w:ascii="楷体" w:eastAsia="楷体" w:hAnsi="楷体" w:hint="eastAsia"/>
          <w:sz w:val="28"/>
          <w:szCs w:val="22"/>
        </w:rPr>
        <w:t>同时交易员还建议，应该跟踪全球主要九大云厂capex相对全市场占比，以70%为警戒线，如果超过警戒线，应当视为风险，考虑逐步减仓。标普500上市企业2026capex总和约为2.2万亿美元，目前比率在34%左右。跟踪频率为季度。</w:t>
      </w:r>
    </w:p>
    <w:p w14:paraId="5B254BAA" w14:textId="77777777" w:rsidR="00FC3E90" w:rsidRDefault="00000000">
      <w:pPr>
        <w:pStyle w:val="3"/>
        <w:rPr>
          <w:rFonts w:ascii="楷体" w:eastAsia="楷体" w:hAnsi="楷体" w:hint="eastAsia"/>
          <w:b/>
          <w:bCs/>
          <w:color w:val="auto"/>
          <w:sz w:val="22"/>
          <w:szCs w:val="22"/>
        </w:rPr>
      </w:pPr>
      <w:r>
        <w:rPr>
          <w:rFonts w:ascii="楷体" w:eastAsia="楷体" w:hAnsi="楷体" w:hint="eastAsia"/>
          <w:b/>
          <w:bCs/>
          <w:color w:val="auto"/>
          <w:sz w:val="30"/>
          <w:szCs w:val="22"/>
        </w:rPr>
        <w:t>4.2.3 制造端生产情况</w:t>
      </w:r>
    </w:p>
    <w:p w14:paraId="5F3DDA23" w14:textId="77777777" w:rsidR="00FC3E90" w:rsidRDefault="00000000">
      <w:pPr>
        <w:ind w:firstLineChars="200" w:firstLine="560"/>
        <w:rPr>
          <w:rFonts w:ascii="楷体" w:eastAsia="楷体" w:hAnsi="楷体" w:hint="eastAsia"/>
          <w:szCs w:val="22"/>
        </w:rPr>
      </w:pPr>
      <w:r>
        <w:rPr>
          <w:rFonts w:ascii="楷体" w:eastAsia="楷体" w:hAnsi="楷体" w:hint="eastAsia"/>
          <w:sz w:val="28"/>
          <w:szCs w:val="22"/>
        </w:rPr>
        <w:t>光模块产业目前呈现出供给侧的高集中度，因此跟踪少量头部企业即可大略跟踪整个产业的景气情况。本指标主要跟踪制造侧龙头企业盈利情况，库存，订单可见度，产能情况，扩产计划等。数据来源为券商研报，光通信Pro等公众号。跟踪频率为每日。</w:t>
      </w:r>
    </w:p>
    <w:p w14:paraId="338DA8ED" w14:textId="77777777" w:rsidR="00FC3E90" w:rsidRDefault="00000000">
      <w:pPr>
        <w:pStyle w:val="3"/>
        <w:numPr>
          <w:ilvl w:val="2"/>
          <w:numId w:val="8"/>
        </w:numPr>
        <w:rPr>
          <w:rFonts w:ascii="楷体" w:eastAsia="楷体" w:hAnsi="楷体" w:hint="eastAsia"/>
          <w:b/>
          <w:bCs/>
          <w:color w:val="auto"/>
          <w:sz w:val="22"/>
          <w:szCs w:val="22"/>
        </w:rPr>
      </w:pPr>
      <w:r>
        <w:rPr>
          <w:rFonts w:ascii="楷体" w:eastAsia="楷体" w:hAnsi="楷体" w:hint="eastAsia"/>
          <w:b/>
          <w:bCs/>
          <w:color w:val="auto"/>
          <w:sz w:val="30"/>
          <w:szCs w:val="22"/>
        </w:rPr>
        <w:t>产业政策</w:t>
      </w:r>
    </w:p>
    <w:p w14:paraId="10D3C2B4" w14:textId="77777777" w:rsidR="00FC3E90" w:rsidRDefault="00000000">
      <w:pPr>
        <w:ind w:firstLineChars="200" w:firstLine="560"/>
        <w:rPr>
          <w:rFonts w:ascii="楷体" w:eastAsia="楷体" w:hAnsi="楷体" w:hint="eastAsia"/>
        </w:rPr>
      </w:pPr>
      <w:r>
        <w:rPr>
          <w:rFonts w:ascii="楷体" w:eastAsia="楷体" w:hAnsi="楷体" w:hint="eastAsia"/>
          <w:sz w:val="28"/>
        </w:rPr>
        <w:t>关注政府政策和行业新闻，跟踪频率不定。</w:t>
      </w:r>
    </w:p>
    <w:p w14:paraId="0E1B56F3" w14:textId="77777777" w:rsidR="00FC3E90" w:rsidRDefault="00000000">
      <w:pPr>
        <w:pStyle w:val="1"/>
        <w:numPr>
          <w:ilvl w:val="0"/>
          <w:numId w:val="8"/>
        </w:numPr>
        <w:rPr>
          <w:rFonts w:ascii="楷体" w:eastAsia="楷体" w:hAnsi="楷体" w:hint="eastAsia"/>
          <w:b/>
          <w:bCs/>
          <w:color w:val="auto"/>
          <w:sz w:val="36"/>
          <w:szCs w:val="36"/>
        </w:rPr>
      </w:pPr>
      <w:bookmarkStart w:id="101" w:name="_Toc231143525"/>
      <w:bookmarkStart w:id="102" w:name="_Toc231144055"/>
      <w:r>
        <w:rPr>
          <w:rFonts w:ascii="楷体" w:eastAsia="楷体" w:hAnsi="楷体" w:hint="eastAsia"/>
          <w:b/>
          <w:bCs/>
          <w:color w:val="auto"/>
          <w:sz w:val="36"/>
          <w:szCs w:val="36"/>
        </w:rPr>
        <w:t>相关ETF概况</w:t>
      </w:r>
      <w:bookmarkEnd w:id="101"/>
      <w:bookmarkEnd w:id="102"/>
    </w:p>
    <w:p w14:paraId="6065E278" w14:textId="77777777" w:rsidR="00FC3E90" w:rsidRDefault="00000000">
      <w:pPr>
        <w:pStyle w:val="af9"/>
        <w:rPr>
          <w:sz w:val="18"/>
        </w:rPr>
      </w:pPr>
      <w:r>
        <w:rPr>
          <w:rFonts w:ascii="楷体" w:hAnsi="楷体" w:hint="eastAsia"/>
        </w:rPr>
        <w:t>表：通信产业相关指数概况</w:t>
      </w:r>
    </w:p>
    <w:tbl>
      <w:tblPr>
        <w:tblStyle w:val="af1"/>
        <w:tblW w:w="5000" w:type="pct"/>
        <w:tblLook w:val="04A0" w:firstRow="1" w:lastRow="0" w:firstColumn="1" w:lastColumn="0" w:noHBand="0" w:noVBand="1"/>
      </w:tblPr>
      <w:tblGrid>
        <w:gridCol w:w="1266"/>
        <w:gridCol w:w="759"/>
        <w:gridCol w:w="846"/>
        <w:gridCol w:w="1508"/>
        <w:gridCol w:w="1079"/>
        <w:gridCol w:w="2838"/>
      </w:tblGrid>
      <w:tr w:rsidR="00FC3E90" w14:paraId="01C412C6" w14:textId="77777777">
        <w:trPr>
          <w:trHeight w:val="694"/>
        </w:trPr>
        <w:tc>
          <w:tcPr>
            <w:tcW w:w="630" w:type="pct"/>
            <w:vAlign w:val="center"/>
          </w:tcPr>
          <w:p w14:paraId="3FAE0AEF" w14:textId="77777777" w:rsidR="00FC3E90" w:rsidRDefault="00000000">
            <w:pPr>
              <w:pStyle w:val="af9"/>
              <w:rPr>
                <w:b/>
                <w:bCs/>
                <w:sz w:val="22"/>
                <w:szCs w:val="22"/>
              </w:rPr>
            </w:pPr>
            <w:r>
              <w:rPr>
                <w:rFonts w:ascii="楷体" w:hAnsi="楷体" w:hint="eastAsia"/>
                <w:bCs/>
                <w:szCs w:val="22"/>
              </w:rPr>
              <w:t>通信相关指数</w:t>
            </w:r>
          </w:p>
        </w:tc>
        <w:tc>
          <w:tcPr>
            <w:tcW w:w="504" w:type="pct"/>
            <w:vAlign w:val="center"/>
          </w:tcPr>
          <w:p w14:paraId="12E63789" w14:textId="77777777" w:rsidR="00FC3E90" w:rsidRDefault="00000000">
            <w:pPr>
              <w:pStyle w:val="af9"/>
              <w:rPr>
                <w:b/>
                <w:bCs/>
                <w:sz w:val="22"/>
                <w:szCs w:val="22"/>
              </w:rPr>
            </w:pPr>
            <w:r>
              <w:rPr>
                <w:rFonts w:ascii="楷体" w:hAnsi="楷体" w:hint="eastAsia"/>
                <w:bCs/>
                <w:szCs w:val="22"/>
              </w:rPr>
              <w:t>指数简称</w:t>
            </w:r>
          </w:p>
        </w:tc>
        <w:tc>
          <w:tcPr>
            <w:tcW w:w="458" w:type="pct"/>
            <w:vAlign w:val="center"/>
          </w:tcPr>
          <w:p w14:paraId="24ED4BE7" w14:textId="77777777" w:rsidR="00FC3E90" w:rsidRDefault="00000000">
            <w:pPr>
              <w:pStyle w:val="af9"/>
              <w:rPr>
                <w:b/>
                <w:bCs/>
                <w:sz w:val="22"/>
                <w:szCs w:val="22"/>
              </w:rPr>
            </w:pPr>
            <w:r>
              <w:rPr>
                <w:rFonts w:ascii="楷体" w:hAnsi="楷体" w:hint="eastAsia"/>
                <w:bCs/>
                <w:szCs w:val="22"/>
              </w:rPr>
              <w:t>对应ETF</w:t>
            </w:r>
          </w:p>
        </w:tc>
        <w:tc>
          <w:tcPr>
            <w:tcW w:w="955" w:type="pct"/>
            <w:vAlign w:val="center"/>
          </w:tcPr>
          <w:p w14:paraId="3E859B2F" w14:textId="77777777" w:rsidR="00FC3E90" w:rsidRDefault="00000000">
            <w:pPr>
              <w:pStyle w:val="af9"/>
              <w:rPr>
                <w:b/>
                <w:bCs/>
                <w:sz w:val="22"/>
                <w:szCs w:val="22"/>
              </w:rPr>
            </w:pPr>
            <w:r>
              <w:rPr>
                <w:rFonts w:ascii="楷体" w:hAnsi="楷体" w:hint="eastAsia"/>
                <w:bCs/>
                <w:szCs w:val="22"/>
              </w:rPr>
              <w:t>概况</w:t>
            </w:r>
          </w:p>
        </w:tc>
        <w:tc>
          <w:tcPr>
            <w:tcW w:w="697" w:type="pct"/>
            <w:vAlign w:val="center"/>
          </w:tcPr>
          <w:p w14:paraId="269F31BE" w14:textId="77777777" w:rsidR="00FC3E90" w:rsidRDefault="00000000">
            <w:pPr>
              <w:pStyle w:val="af9"/>
              <w:rPr>
                <w:b/>
                <w:bCs/>
                <w:sz w:val="22"/>
                <w:szCs w:val="22"/>
              </w:rPr>
            </w:pPr>
            <w:r>
              <w:rPr>
                <w:rFonts w:ascii="楷体" w:hAnsi="楷体" w:hint="eastAsia"/>
                <w:bCs/>
                <w:szCs w:val="22"/>
              </w:rPr>
              <w:t>近一年涨跌幅（%）</w:t>
            </w:r>
          </w:p>
        </w:tc>
        <w:tc>
          <w:tcPr>
            <w:tcW w:w="1757" w:type="pct"/>
            <w:vAlign w:val="center"/>
          </w:tcPr>
          <w:p w14:paraId="44440D6E" w14:textId="77777777" w:rsidR="00FC3E90" w:rsidRDefault="00000000">
            <w:pPr>
              <w:pStyle w:val="af9"/>
              <w:rPr>
                <w:b/>
                <w:bCs/>
                <w:sz w:val="22"/>
                <w:szCs w:val="22"/>
              </w:rPr>
            </w:pPr>
            <w:r>
              <w:rPr>
                <w:rFonts w:ascii="楷体" w:hAnsi="楷体" w:hint="eastAsia"/>
                <w:bCs/>
                <w:szCs w:val="22"/>
              </w:rPr>
              <w:t>成分情况（2025Q3，权重占比由高到低）</w:t>
            </w:r>
          </w:p>
        </w:tc>
      </w:tr>
      <w:tr w:rsidR="00FC3E90" w14:paraId="3837BA6E" w14:textId="77777777">
        <w:tc>
          <w:tcPr>
            <w:tcW w:w="630" w:type="pct"/>
            <w:vAlign w:val="center"/>
          </w:tcPr>
          <w:p w14:paraId="5A10F94A" w14:textId="77777777" w:rsidR="00FC3E90" w:rsidRDefault="00000000">
            <w:pPr>
              <w:pStyle w:val="af9"/>
              <w:rPr>
                <w:sz w:val="22"/>
                <w:szCs w:val="22"/>
              </w:rPr>
            </w:pPr>
            <w:r>
              <w:rPr>
                <w:rFonts w:ascii="楷体" w:hAnsi="楷体" w:hint="eastAsia"/>
                <w:szCs w:val="22"/>
              </w:rPr>
              <w:t>931079.CSI</w:t>
            </w:r>
          </w:p>
        </w:tc>
        <w:tc>
          <w:tcPr>
            <w:tcW w:w="504" w:type="pct"/>
            <w:vAlign w:val="center"/>
          </w:tcPr>
          <w:p w14:paraId="5838710A" w14:textId="77777777" w:rsidR="00FC3E90" w:rsidRDefault="00000000">
            <w:pPr>
              <w:pStyle w:val="af9"/>
              <w:rPr>
                <w:sz w:val="22"/>
                <w:szCs w:val="22"/>
              </w:rPr>
            </w:pPr>
            <w:r>
              <w:rPr>
                <w:rFonts w:ascii="楷体" w:hAnsi="楷体" w:hint="eastAsia"/>
                <w:szCs w:val="22"/>
              </w:rPr>
              <w:t>5G通信</w:t>
            </w:r>
          </w:p>
        </w:tc>
        <w:tc>
          <w:tcPr>
            <w:tcW w:w="458" w:type="pct"/>
            <w:vAlign w:val="center"/>
          </w:tcPr>
          <w:p w14:paraId="08555F5B" w14:textId="77777777" w:rsidR="00FC3E90" w:rsidRDefault="00000000">
            <w:pPr>
              <w:pStyle w:val="af9"/>
              <w:rPr>
                <w:sz w:val="22"/>
                <w:szCs w:val="22"/>
              </w:rPr>
            </w:pPr>
            <w:r>
              <w:rPr>
                <w:rFonts w:ascii="楷体" w:hAnsi="楷体" w:hint="eastAsia"/>
                <w:szCs w:val="22"/>
              </w:rPr>
              <w:t>515050</w:t>
            </w:r>
          </w:p>
        </w:tc>
        <w:tc>
          <w:tcPr>
            <w:tcW w:w="955" w:type="pct"/>
            <w:vAlign w:val="center"/>
          </w:tcPr>
          <w:p w14:paraId="4E37EDEA" w14:textId="77777777" w:rsidR="00FC3E90" w:rsidRDefault="00000000">
            <w:pPr>
              <w:pStyle w:val="af9"/>
              <w:rPr>
                <w:sz w:val="22"/>
                <w:szCs w:val="22"/>
              </w:rPr>
            </w:pPr>
            <w:r>
              <w:rPr>
                <w:rFonts w:ascii="楷体" w:hAnsi="楷体" w:hint="eastAsia"/>
                <w:szCs w:val="22"/>
              </w:rPr>
              <w:t>5G通信</w:t>
            </w:r>
            <w:r>
              <w:rPr>
                <w:rFonts w:ascii="楷体" w:hAnsi="楷体"/>
                <w:szCs w:val="22"/>
              </w:rPr>
              <w:t>产业</w:t>
            </w:r>
            <w:r>
              <w:rPr>
                <w:rFonts w:ascii="楷体" w:hAnsi="楷体" w:hint="eastAsia"/>
                <w:szCs w:val="22"/>
              </w:rPr>
              <w:t>相关</w:t>
            </w:r>
          </w:p>
        </w:tc>
        <w:tc>
          <w:tcPr>
            <w:tcW w:w="697" w:type="pct"/>
            <w:vAlign w:val="center"/>
          </w:tcPr>
          <w:p w14:paraId="52AF0B44" w14:textId="77777777" w:rsidR="00FC3E90" w:rsidRDefault="00000000">
            <w:pPr>
              <w:pStyle w:val="af9"/>
              <w:rPr>
                <w:sz w:val="22"/>
                <w:szCs w:val="22"/>
              </w:rPr>
            </w:pPr>
            <w:r>
              <w:rPr>
                <w:rFonts w:ascii="楷体" w:hAnsi="楷体" w:hint="eastAsia"/>
                <w:szCs w:val="22"/>
              </w:rPr>
              <w:t>257.45%</w:t>
            </w:r>
          </w:p>
        </w:tc>
        <w:tc>
          <w:tcPr>
            <w:tcW w:w="1757" w:type="pct"/>
            <w:vAlign w:val="center"/>
          </w:tcPr>
          <w:p w14:paraId="205000B4" w14:textId="77777777" w:rsidR="00FC3E90" w:rsidRDefault="00000000">
            <w:pPr>
              <w:pStyle w:val="af9"/>
              <w:rPr>
                <w:sz w:val="22"/>
                <w:szCs w:val="22"/>
              </w:rPr>
            </w:pPr>
            <w:r>
              <w:rPr>
                <w:rFonts w:ascii="楷体" w:hAnsi="楷体" w:hint="eastAsia"/>
                <w:szCs w:val="22"/>
              </w:rPr>
              <w:t>中际旭创、新易盛、兆易创新、立讯精密、东山精密、</w:t>
            </w:r>
            <w:r>
              <w:rPr>
                <w:rFonts w:ascii="楷体" w:hAnsi="楷体" w:hint="eastAsia"/>
                <w:szCs w:val="22"/>
              </w:rPr>
              <w:lastRenderedPageBreak/>
              <w:t>工业富联、天孚通信、沪电股份、华工科技、生益科技</w:t>
            </w:r>
          </w:p>
        </w:tc>
      </w:tr>
      <w:tr w:rsidR="00FC3E90" w14:paraId="33F20092" w14:textId="77777777">
        <w:tc>
          <w:tcPr>
            <w:tcW w:w="630" w:type="pct"/>
            <w:vAlign w:val="center"/>
          </w:tcPr>
          <w:p w14:paraId="4CF7DAE9" w14:textId="7B3D211E" w:rsidR="00FC3E90" w:rsidRDefault="00000000">
            <w:pPr>
              <w:pStyle w:val="af9"/>
              <w:rPr>
                <w:sz w:val="22"/>
                <w:szCs w:val="22"/>
              </w:rPr>
            </w:pPr>
            <w:r>
              <w:rPr>
                <w:rFonts w:ascii="楷体" w:hAnsi="楷体" w:hint="eastAsia"/>
                <w:szCs w:val="22"/>
              </w:rPr>
              <w:lastRenderedPageBreak/>
              <w:t>931160.</w:t>
            </w:r>
            <w:r w:rsidR="00377391">
              <w:rPr>
                <w:rFonts w:ascii="楷体" w:hAnsi="楷体" w:hint="eastAsia"/>
                <w:szCs w:val="22"/>
              </w:rPr>
              <w:t>CSI</w:t>
            </w:r>
          </w:p>
        </w:tc>
        <w:tc>
          <w:tcPr>
            <w:tcW w:w="504" w:type="pct"/>
            <w:vAlign w:val="center"/>
          </w:tcPr>
          <w:p w14:paraId="5B960B63" w14:textId="77777777" w:rsidR="00FC3E90" w:rsidRDefault="00000000">
            <w:pPr>
              <w:pStyle w:val="af9"/>
              <w:rPr>
                <w:sz w:val="22"/>
                <w:szCs w:val="22"/>
              </w:rPr>
            </w:pPr>
            <w:r>
              <w:rPr>
                <w:rFonts w:ascii="楷体" w:hAnsi="楷体" w:hint="eastAsia"/>
                <w:szCs w:val="22"/>
              </w:rPr>
              <w:t>通信设备</w:t>
            </w:r>
          </w:p>
        </w:tc>
        <w:tc>
          <w:tcPr>
            <w:tcW w:w="458" w:type="pct"/>
            <w:vAlign w:val="center"/>
          </w:tcPr>
          <w:p w14:paraId="263FC0A4" w14:textId="77777777" w:rsidR="00FC3E90" w:rsidRDefault="00000000">
            <w:pPr>
              <w:pStyle w:val="af9"/>
              <w:rPr>
                <w:sz w:val="22"/>
                <w:szCs w:val="22"/>
              </w:rPr>
            </w:pPr>
            <w:r>
              <w:rPr>
                <w:rFonts w:ascii="楷体" w:hAnsi="楷体" w:hint="eastAsia"/>
                <w:szCs w:val="22"/>
              </w:rPr>
              <w:t>515880</w:t>
            </w:r>
          </w:p>
        </w:tc>
        <w:tc>
          <w:tcPr>
            <w:tcW w:w="955" w:type="pct"/>
            <w:vAlign w:val="center"/>
          </w:tcPr>
          <w:p w14:paraId="76CE07BA" w14:textId="77777777" w:rsidR="00FC3E90" w:rsidRDefault="00000000">
            <w:pPr>
              <w:pStyle w:val="af9"/>
              <w:rPr>
                <w:sz w:val="22"/>
                <w:szCs w:val="22"/>
              </w:rPr>
            </w:pPr>
            <w:r>
              <w:rPr>
                <w:rFonts w:ascii="楷体" w:hAnsi="楷体" w:hint="eastAsia"/>
                <w:szCs w:val="22"/>
              </w:rPr>
              <w:t>通信设备相关</w:t>
            </w:r>
          </w:p>
        </w:tc>
        <w:tc>
          <w:tcPr>
            <w:tcW w:w="697" w:type="pct"/>
            <w:vAlign w:val="center"/>
          </w:tcPr>
          <w:p w14:paraId="590B5498" w14:textId="77777777" w:rsidR="00FC3E90" w:rsidRDefault="00000000">
            <w:pPr>
              <w:pStyle w:val="af9"/>
              <w:rPr>
                <w:sz w:val="22"/>
                <w:szCs w:val="22"/>
              </w:rPr>
            </w:pPr>
            <w:r>
              <w:rPr>
                <w:rFonts w:ascii="楷体" w:hAnsi="楷体" w:hint="eastAsia"/>
                <w:szCs w:val="22"/>
              </w:rPr>
              <w:t>285.66%</w:t>
            </w:r>
          </w:p>
        </w:tc>
        <w:tc>
          <w:tcPr>
            <w:tcW w:w="1757" w:type="pct"/>
            <w:vAlign w:val="center"/>
          </w:tcPr>
          <w:p w14:paraId="22B925F6" w14:textId="77777777" w:rsidR="00FC3E90" w:rsidRDefault="00000000">
            <w:pPr>
              <w:pStyle w:val="af9"/>
              <w:rPr>
                <w:sz w:val="22"/>
                <w:szCs w:val="22"/>
              </w:rPr>
            </w:pPr>
            <w:r>
              <w:rPr>
                <w:rFonts w:ascii="楷体" w:hAnsi="楷体" w:hint="eastAsia"/>
                <w:szCs w:val="22"/>
              </w:rPr>
              <w:t>中际旭创、新易盛、工业富联、天孚通信、亨通光电、中兴通讯、中天科技、信维通信、光迅科技、剑桥科技</w:t>
            </w:r>
          </w:p>
        </w:tc>
      </w:tr>
    </w:tbl>
    <w:p w14:paraId="2457A6D7" w14:textId="77777777" w:rsidR="00FC3E90" w:rsidRDefault="00FC3E90">
      <w:pPr>
        <w:rPr>
          <w:rFonts w:hint="eastAsia"/>
        </w:rPr>
      </w:pPr>
    </w:p>
    <w:p w14:paraId="49E35C5A" w14:textId="77777777" w:rsidR="00FC3E90" w:rsidRDefault="00000000">
      <w:pPr>
        <w:pStyle w:val="2"/>
        <w:rPr>
          <w:rFonts w:ascii="楷体" w:eastAsia="楷体" w:hAnsi="楷体" w:hint="eastAsia"/>
          <w:b/>
          <w:bCs/>
          <w:color w:val="auto"/>
          <w:sz w:val="22"/>
          <w:szCs w:val="22"/>
        </w:rPr>
      </w:pPr>
      <w:bookmarkStart w:id="103" w:name="_Toc231143526"/>
      <w:bookmarkStart w:id="104" w:name="_Toc231144056"/>
      <w:r>
        <w:rPr>
          <w:rFonts w:ascii="楷体" w:eastAsia="楷体" w:hAnsi="楷体" w:hint="eastAsia"/>
          <w:b/>
          <w:bCs/>
          <w:color w:val="auto"/>
          <w:sz w:val="32"/>
          <w:szCs w:val="22"/>
        </w:rPr>
        <w:t>5.1 通信ETF华夏（515050.SH）</w:t>
      </w:r>
      <w:bookmarkEnd w:id="103"/>
      <w:bookmarkEnd w:id="104"/>
    </w:p>
    <w:p w14:paraId="325ACBC0" w14:textId="77777777" w:rsidR="00FC3E90" w:rsidRDefault="00000000">
      <w:pPr>
        <w:pStyle w:val="3"/>
        <w:rPr>
          <w:rFonts w:ascii="楷体" w:eastAsia="楷体" w:hAnsi="楷体" w:hint="eastAsia"/>
          <w:b/>
          <w:bCs/>
          <w:color w:val="auto"/>
          <w:sz w:val="22"/>
          <w:szCs w:val="22"/>
        </w:rPr>
      </w:pPr>
      <w:r>
        <w:rPr>
          <w:rFonts w:ascii="楷体" w:eastAsia="楷体" w:hAnsi="楷体" w:hint="eastAsia"/>
          <w:b/>
          <w:bCs/>
          <w:color w:val="auto"/>
          <w:sz w:val="30"/>
          <w:szCs w:val="22"/>
        </w:rPr>
        <w:t>5.1.1 概况</w:t>
      </w:r>
    </w:p>
    <w:p w14:paraId="60476388" w14:textId="77777777" w:rsidR="00FC3E90" w:rsidRDefault="00000000">
      <w:pPr>
        <w:pStyle w:val="af9"/>
        <w:rPr>
          <w:rFonts w:ascii="楷体" w:hAnsi="楷体" w:hint="eastAsia"/>
          <w:sz w:val="18"/>
        </w:rPr>
      </w:pPr>
      <w:r>
        <w:rPr>
          <w:rFonts w:ascii="楷体" w:hAnsi="楷体" w:hint="eastAsia"/>
        </w:rPr>
        <w:t>表：ETF基本信息（2025年5月26日）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FC3E90" w14:paraId="34E4AAA0" w14:textId="77777777">
        <w:tc>
          <w:tcPr>
            <w:tcW w:w="833" w:type="pct"/>
            <w:tcMar>
              <w:top w:w="30" w:type="dxa"/>
              <w:left w:w="75" w:type="dxa"/>
              <w:bottom w:w="30" w:type="dxa"/>
              <w:right w:w="75" w:type="dxa"/>
            </w:tcMar>
            <w:vAlign w:val="center"/>
          </w:tcPr>
          <w:p w14:paraId="2DC24FFE" w14:textId="77777777" w:rsidR="00FC3E90" w:rsidRDefault="00000000">
            <w:pPr>
              <w:pStyle w:val="af9"/>
              <w:rPr>
                <w:rFonts w:ascii="楷体" w:hAnsi="楷体" w:hint="eastAsia"/>
                <w:sz w:val="22"/>
                <w:szCs w:val="22"/>
              </w:rPr>
            </w:pPr>
            <w:r>
              <w:rPr>
                <w:rFonts w:ascii="楷体" w:hAnsi="楷体" w:hint="eastAsia"/>
                <w:szCs w:val="22"/>
              </w:rPr>
              <w:t>基金全称</w:t>
            </w:r>
          </w:p>
        </w:tc>
        <w:tc>
          <w:tcPr>
            <w:tcW w:w="1667" w:type="pct"/>
            <w:tcMar>
              <w:top w:w="30" w:type="dxa"/>
              <w:left w:w="75" w:type="dxa"/>
              <w:bottom w:w="30" w:type="dxa"/>
              <w:right w:w="75" w:type="dxa"/>
            </w:tcMar>
            <w:vAlign w:val="center"/>
          </w:tcPr>
          <w:p w14:paraId="12839938" w14:textId="77777777" w:rsidR="00FC3E90" w:rsidRDefault="00000000">
            <w:pPr>
              <w:pStyle w:val="af9"/>
              <w:rPr>
                <w:rFonts w:ascii="楷体" w:hAnsi="楷体" w:hint="eastAsia"/>
                <w:sz w:val="22"/>
                <w:szCs w:val="22"/>
              </w:rPr>
            </w:pPr>
            <w:r>
              <w:rPr>
                <w:rFonts w:ascii="楷体" w:hAnsi="楷体" w:hint="eastAsia"/>
                <w:szCs w:val="22"/>
              </w:rPr>
              <w:t>华夏中证5G通信主题交易型开放式指数证券投资基金</w:t>
            </w:r>
          </w:p>
        </w:tc>
        <w:tc>
          <w:tcPr>
            <w:tcW w:w="834" w:type="pct"/>
            <w:tcMar>
              <w:top w:w="30" w:type="dxa"/>
              <w:left w:w="75" w:type="dxa"/>
              <w:bottom w:w="30" w:type="dxa"/>
              <w:right w:w="75" w:type="dxa"/>
            </w:tcMar>
            <w:vAlign w:val="center"/>
          </w:tcPr>
          <w:p w14:paraId="5D99B9EE" w14:textId="77777777" w:rsidR="00FC3E90" w:rsidRDefault="00000000">
            <w:pPr>
              <w:pStyle w:val="af9"/>
              <w:rPr>
                <w:rFonts w:ascii="楷体" w:hAnsi="楷体" w:hint="eastAsia"/>
                <w:sz w:val="22"/>
                <w:szCs w:val="22"/>
              </w:rPr>
            </w:pPr>
            <w:r>
              <w:rPr>
                <w:rFonts w:ascii="楷体" w:hAnsi="楷体" w:hint="eastAsia"/>
                <w:szCs w:val="22"/>
              </w:rPr>
              <w:t>基金简称</w:t>
            </w:r>
          </w:p>
        </w:tc>
        <w:tc>
          <w:tcPr>
            <w:tcW w:w="1667" w:type="pct"/>
            <w:tcMar>
              <w:top w:w="30" w:type="dxa"/>
              <w:left w:w="75" w:type="dxa"/>
              <w:bottom w:w="30" w:type="dxa"/>
              <w:right w:w="75" w:type="dxa"/>
            </w:tcMar>
            <w:vAlign w:val="center"/>
          </w:tcPr>
          <w:p w14:paraId="6D7ECF54" w14:textId="77777777" w:rsidR="00FC3E90" w:rsidRDefault="00000000">
            <w:pPr>
              <w:pStyle w:val="af9"/>
              <w:rPr>
                <w:rFonts w:ascii="楷体" w:hAnsi="楷体" w:hint="eastAsia"/>
                <w:sz w:val="22"/>
                <w:szCs w:val="22"/>
              </w:rPr>
            </w:pPr>
            <w:r>
              <w:rPr>
                <w:rFonts w:ascii="楷体" w:hAnsi="楷体"/>
                <w:szCs w:val="22"/>
              </w:rPr>
              <w:t>通信ETF华夏</w:t>
            </w:r>
          </w:p>
        </w:tc>
      </w:tr>
      <w:tr w:rsidR="00FC3E90" w14:paraId="4E975E2D" w14:textId="77777777">
        <w:tc>
          <w:tcPr>
            <w:tcW w:w="833" w:type="pct"/>
            <w:tcMar>
              <w:top w:w="30" w:type="dxa"/>
              <w:left w:w="75" w:type="dxa"/>
              <w:bottom w:w="30" w:type="dxa"/>
              <w:right w:w="75" w:type="dxa"/>
            </w:tcMar>
            <w:vAlign w:val="center"/>
          </w:tcPr>
          <w:p w14:paraId="43727F30" w14:textId="77777777" w:rsidR="00FC3E90" w:rsidRDefault="00000000">
            <w:pPr>
              <w:pStyle w:val="af9"/>
              <w:rPr>
                <w:rFonts w:ascii="楷体" w:hAnsi="楷体" w:hint="eastAsia"/>
                <w:sz w:val="22"/>
                <w:szCs w:val="22"/>
              </w:rPr>
            </w:pPr>
            <w:r>
              <w:rPr>
                <w:rFonts w:ascii="楷体" w:hAnsi="楷体" w:hint="eastAsia"/>
                <w:szCs w:val="22"/>
              </w:rPr>
              <w:t>基金代码</w:t>
            </w:r>
          </w:p>
        </w:tc>
        <w:tc>
          <w:tcPr>
            <w:tcW w:w="1667" w:type="pct"/>
            <w:tcMar>
              <w:top w:w="30" w:type="dxa"/>
              <w:left w:w="75" w:type="dxa"/>
              <w:bottom w:w="30" w:type="dxa"/>
              <w:right w:w="75" w:type="dxa"/>
            </w:tcMar>
            <w:vAlign w:val="center"/>
          </w:tcPr>
          <w:p w14:paraId="1A861DB8" w14:textId="77777777" w:rsidR="00FC3E90" w:rsidRDefault="00000000">
            <w:pPr>
              <w:pStyle w:val="af9"/>
              <w:rPr>
                <w:rFonts w:ascii="楷体" w:hAnsi="楷体" w:hint="eastAsia"/>
                <w:sz w:val="22"/>
                <w:szCs w:val="22"/>
              </w:rPr>
            </w:pPr>
            <w:r>
              <w:rPr>
                <w:rFonts w:ascii="楷体" w:hAnsi="楷体" w:hint="eastAsia"/>
                <w:szCs w:val="22"/>
              </w:rPr>
              <w:t>515050(主代码)</w:t>
            </w:r>
          </w:p>
        </w:tc>
        <w:tc>
          <w:tcPr>
            <w:tcW w:w="834" w:type="pct"/>
            <w:tcMar>
              <w:top w:w="30" w:type="dxa"/>
              <w:left w:w="75" w:type="dxa"/>
              <w:bottom w:w="30" w:type="dxa"/>
              <w:right w:w="75" w:type="dxa"/>
            </w:tcMar>
            <w:vAlign w:val="center"/>
          </w:tcPr>
          <w:p w14:paraId="262EE80C" w14:textId="77777777" w:rsidR="00FC3E90" w:rsidRDefault="00000000">
            <w:pPr>
              <w:pStyle w:val="af9"/>
              <w:rPr>
                <w:rFonts w:ascii="楷体" w:hAnsi="楷体" w:hint="eastAsia"/>
                <w:sz w:val="22"/>
                <w:szCs w:val="22"/>
              </w:rPr>
            </w:pPr>
            <w:r>
              <w:rPr>
                <w:rFonts w:ascii="楷体" w:hAnsi="楷体" w:hint="eastAsia"/>
                <w:szCs w:val="22"/>
              </w:rPr>
              <w:t>基金类型</w:t>
            </w:r>
          </w:p>
        </w:tc>
        <w:tc>
          <w:tcPr>
            <w:tcW w:w="1667" w:type="pct"/>
            <w:tcMar>
              <w:top w:w="30" w:type="dxa"/>
              <w:left w:w="75" w:type="dxa"/>
              <w:bottom w:w="30" w:type="dxa"/>
              <w:right w:w="75" w:type="dxa"/>
            </w:tcMar>
            <w:vAlign w:val="center"/>
          </w:tcPr>
          <w:p w14:paraId="7088E3C8" w14:textId="77777777" w:rsidR="00FC3E90" w:rsidRDefault="00000000">
            <w:pPr>
              <w:pStyle w:val="af9"/>
              <w:rPr>
                <w:rFonts w:ascii="楷体" w:hAnsi="楷体" w:hint="eastAsia"/>
                <w:sz w:val="22"/>
                <w:szCs w:val="22"/>
              </w:rPr>
            </w:pPr>
            <w:r>
              <w:rPr>
                <w:rFonts w:ascii="楷体" w:hAnsi="楷体"/>
                <w:szCs w:val="22"/>
              </w:rPr>
              <w:t>股票型基金</w:t>
            </w:r>
          </w:p>
        </w:tc>
      </w:tr>
      <w:tr w:rsidR="00FC3E90" w14:paraId="019A1D00" w14:textId="77777777">
        <w:tc>
          <w:tcPr>
            <w:tcW w:w="833" w:type="pct"/>
            <w:tcMar>
              <w:top w:w="30" w:type="dxa"/>
              <w:left w:w="75" w:type="dxa"/>
              <w:bottom w:w="30" w:type="dxa"/>
              <w:right w:w="75" w:type="dxa"/>
            </w:tcMar>
            <w:vAlign w:val="center"/>
          </w:tcPr>
          <w:p w14:paraId="2004BB31" w14:textId="77777777" w:rsidR="00FC3E90" w:rsidRDefault="00000000">
            <w:pPr>
              <w:pStyle w:val="af9"/>
              <w:rPr>
                <w:rFonts w:ascii="楷体" w:hAnsi="楷体" w:hint="eastAsia"/>
                <w:sz w:val="22"/>
                <w:szCs w:val="22"/>
              </w:rPr>
            </w:pPr>
            <w:r>
              <w:rPr>
                <w:rFonts w:ascii="楷体" w:hAnsi="楷体" w:hint="eastAsia"/>
                <w:szCs w:val="22"/>
              </w:rPr>
              <w:t>发行日期</w:t>
            </w:r>
          </w:p>
        </w:tc>
        <w:tc>
          <w:tcPr>
            <w:tcW w:w="1667" w:type="pct"/>
            <w:tcMar>
              <w:top w:w="30" w:type="dxa"/>
              <w:left w:w="75" w:type="dxa"/>
              <w:bottom w:w="30" w:type="dxa"/>
              <w:right w:w="75" w:type="dxa"/>
            </w:tcMar>
            <w:vAlign w:val="center"/>
          </w:tcPr>
          <w:p w14:paraId="708E0E48" w14:textId="77777777" w:rsidR="00FC3E90" w:rsidRDefault="00000000">
            <w:pPr>
              <w:pStyle w:val="af9"/>
              <w:rPr>
                <w:rFonts w:ascii="楷体" w:hAnsi="楷体" w:hint="eastAsia"/>
                <w:sz w:val="22"/>
                <w:szCs w:val="22"/>
              </w:rPr>
            </w:pPr>
            <w:r>
              <w:rPr>
                <w:rFonts w:ascii="楷体" w:hAnsi="楷体" w:hint="eastAsia"/>
                <w:szCs w:val="22"/>
              </w:rPr>
              <w:t>2019年8月30日</w:t>
            </w:r>
          </w:p>
        </w:tc>
        <w:tc>
          <w:tcPr>
            <w:tcW w:w="834" w:type="pct"/>
            <w:tcMar>
              <w:top w:w="30" w:type="dxa"/>
              <w:left w:w="75" w:type="dxa"/>
              <w:bottom w:w="30" w:type="dxa"/>
              <w:right w:w="75" w:type="dxa"/>
            </w:tcMar>
            <w:vAlign w:val="center"/>
          </w:tcPr>
          <w:p w14:paraId="14C6C4F0" w14:textId="77777777" w:rsidR="00FC3E90" w:rsidRDefault="00000000">
            <w:pPr>
              <w:pStyle w:val="af9"/>
              <w:rPr>
                <w:rFonts w:ascii="楷体" w:hAnsi="楷体" w:hint="eastAsia"/>
                <w:sz w:val="22"/>
                <w:szCs w:val="22"/>
              </w:rPr>
            </w:pPr>
            <w:r>
              <w:rPr>
                <w:rFonts w:ascii="楷体" w:hAnsi="楷体" w:hint="eastAsia"/>
                <w:szCs w:val="22"/>
              </w:rPr>
              <w:t>成立日期/规模</w:t>
            </w:r>
          </w:p>
        </w:tc>
        <w:tc>
          <w:tcPr>
            <w:tcW w:w="1667" w:type="pct"/>
            <w:tcMar>
              <w:top w:w="30" w:type="dxa"/>
              <w:left w:w="75" w:type="dxa"/>
              <w:bottom w:w="30" w:type="dxa"/>
              <w:right w:w="75" w:type="dxa"/>
            </w:tcMar>
            <w:vAlign w:val="center"/>
          </w:tcPr>
          <w:p w14:paraId="287DEA81" w14:textId="77777777" w:rsidR="00FC3E90" w:rsidRDefault="00000000">
            <w:pPr>
              <w:pStyle w:val="af9"/>
              <w:rPr>
                <w:rFonts w:ascii="楷体" w:hAnsi="楷体" w:hint="eastAsia"/>
                <w:sz w:val="22"/>
                <w:szCs w:val="22"/>
              </w:rPr>
            </w:pPr>
            <w:r>
              <w:rPr>
                <w:rFonts w:ascii="楷体" w:hAnsi="楷体" w:hint="eastAsia"/>
                <w:szCs w:val="22"/>
              </w:rPr>
              <w:t>2019年9月17日/41.541亿份</w:t>
            </w:r>
          </w:p>
        </w:tc>
      </w:tr>
      <w:tr w:rsidR="00FC3E90" w14:paraId="21654D47" w14:textId="77777777">
        <w:tc>
          <w:tcPr>
            <w:tcW w:w="833" w:type="pct"/>
            <w:tcMar>
              <w:top w:w="30" w:type="dxa"/>
              <w:left w:w="75" w:type="dxa"/>
              <w:bottom w:w="30" w:type="dxa"/>
              <w:right w:w="75" w:type="dxa"/>
            </w:tcMar>
            <w:vAlign w:val="center"/>
          </w:tcPr>
          <w:p w14:paraId="10573D14" w14:textId="77777777" w:rsidR="00FC3E90" w:rsidRDefault="00000000">
            <w:pPr>
              <w:pStyle w:val="af9"/>
              <w:rPr>
                <w:rFonts w:ascii="楷体" w:hAnsi="楷体" w:hint="eastAsia"/>
                <w:sz w:val="22"/>
                <w:szCs w:val="22"/>
              </w:rPr>
            </w:pPr>
            <w:r>
              <w:rPr>
                <w:rFonts w:ascii="楷体" w:hAnsi="楷体" w:hint="eastAsia"/>
                <w:szCs w:val="22"/>
              </w:rPr>
              <w:t>资产规模</w:t>
            </w:r>
          </w:p>
        </w:tc>
        <w:tc>
          <w:tcPr>
            <w:tcW w:w="1667" w:type="pct"/>
            <w:tcMar>
              <w:top w:w="30" w:type="dxa"/>
              <w:left w:w="75" w:type="dxa"/>
              <w:bottom w:w="30" w:type="dxa"/>
              <w:right w:w="75" w:type="dxa"/>
            </w:tcMar>
            <w:vAlign w:val="center"/>
          </w:tcPr>
          <w:p w14:paraId="7DCEE4F5" w14:textId="77777777" w:rsidR="00FC3E90" w:rsidRDefault="00000000">
            <w:pPr>
              <w:pStyle w:val="af9"/>
              <w:rPr>
                <w:rFonts w:ascii="楷体" w:hAnsi="楷体" w:hint="eastAsia"/>
                <w:sz w:val="22"/>
                <w:szCs w:val="22"/>
              </w:rPr>
            </w:pPr>
            <w:r>
              <w:rPr>
                <w:rFonts w:ascii="楷体" w:hAnsi="楷体" w:hint="eastAsia"/>
                <w:szCs w:val="22"/>
              </w:rPr>
              <w:t>151.37亿元/（截止至：2026年05月26日）</w:t>
            </w:r>
          </w:p>
        </w:tc>
        <w:tc>
          <w:tcPr>
            <w:tcW w:w="834" w:type="pct"/>
            <w:tcMar>
              <w:top w:w="30" w:type="dxa"/>
              <w:left w:w="75" w:type="dxa"/>
              <w:bottom w:w="30" w:type="dxa"/>
              <w:right w:w="75" w:type="dxa"/>
            </w:tcMar>
            <w:vAlign w:val="center"/>
          </w:tcPr>
          <w:p w14:paraId="0532754B" w14:textId="77777777" w:rsidR="00FC3E90" w:rsidRDefault="00000000">
            <w:pPr>
              <w:pStyle w:val="af9"/>
              <w:rPr>
                <w:rFonts w:ascii="楷体" w:hAnsi="楷体" w:hint="eastAsia"/>
                <w:sz w:val="22"/>
                <w:szCs w:val="22"/>
              </w:rPr>
            </w:pPr>
            <w:r>
              <w:rPr>
                <w:rFonts w:ascii="楷体" w:hAnsi="楷体" w:hint="eastAsia"/>
                <w:szCs w:val="22"/>
              </w:rPr>
              <w:t>份额规模</w:t>
            </w:r>
          </w:p>
        </w:tc>
        <w:tc>
          <w:tcPr>
            <w:tcW w:w="1667" w:type="pct"/>
            <w:tcMar>
              <w:top w:w="30" w:type="dxa"/>
              <w:left w:w="75" w:type="dxa"/>
              <w:bottom w:w="30" w:type="dxa"/>
              <w:right w:w="75" w:type="dxa"/>
            </w:tcMar>
            <w:vAlign w:val="center"/>
          </w:tcPr>
          <w:p w14:paraId="7BCA77DD" w14:textId="77777777" w:rsidR="00FC3E90" w:rsidRDefault="00000000">
            <w:pPr>
              <w:pStyle w:val="af9"/>
              <w:rPr>
                <w:rFonts w:ascii="楷体" w:hAnsi="楷体" w:hint="eastAsia"/>
                <w:sz w:val="22"/>
                <w:szCs w:val="22"/>
              </w:rPr>
            </w:pPr>
            <w:r>
              <w:rPr>
                <w:rFonts w:ascii="楷体" w:hAnsi="楷体" w:hint="eastAsia"/>
                <w:szCs w:val="22"/>
              </w:rPr>
              <w:t>125.6521亿份/（截止至：2026年05月26日）</w:t>
            </w:r>
          </w:p>
        </w:tc>
      </w:tr>
      <w:tr w:rsidR="00FC3E90" w14:paraId="2CC0FFFB" w14:textId="77777777">
        <w:tc>
          <w:tcPr>
            <w:tcW w:w="833" w:type="pct"/>
            <w:tcMar>
              <w:top w:w="30" w:type="dxa"/>
              <w:left w:w="75" w:type="dxa"/>
              <w:bottom w:w="30" w:type="dxa"/>
              <w:right w:w="75" w:type="dxa"/>
            </w:tcMar>
            <w:vAlign w:val="center"/>
          </w:tcPr>
          <w:p w14:paraId="46525729" w14:textId="77777777" w:rsidR="00FC3E90" w:rsidRDefault="00000000">
            <w:pPr>
              <w:pStyle w:val="af9"/>
              <w:rPr>
                <w:rFonts w:ascii="楷体" w:hAnsi="楷体" w:hint="eastAsia"/>
                <w:sz w:val="22"/>
                <w:szCs w:val="22"/>
              </w:rPr>
            </w:pPr>
            <w:r>
              <w:rPr>
                <w:rFonts w:ascii="楷体" w:hAnsi="楷体" w:hint="eastAsia"/>
                <w:szCs w:val="22"/>
              </w:rPr>
              <w:t>基金管理人</w:t>
            </w:r>
          </w:p>
        </w:tc>
        <w:tc>
          <w:tcPr>
            <w:tcW w:w="1667" w:type="pct"/>
            <w:tcMar>
              <w:top w:w="30" w:type="dxa"/>
              <w:left w:w="75" w:type="dxa"/>
              <w:bottom w:w="30" w:type="dxa"/>
              <w:right w:w="75" w:type="dxa"/>
            </w:tcMar>
            <w:vAlign w:val="center"/>
          </w:tcPr>
          <w:p w14:paraId="5FE6ACD7" w14:textId="77777777" w:rsidR="00FC3E90" w:rsidRDefault="00000000">
            <w:pPr>
              <w:pStyle w:val="af9"/>
              <w:rPr>
                <w:rFonts w:ascii="楷体" w:hAnsi="楷体" w:hint="eastAsia"/>
                <w:sz w:val="22"/>
                <w:szCs w:val="22"/>
              </w:rPr>
            </w:pPr>
            <w:r>
              <w:rPr>
                <w:rFonts w:ascii="楷体" w:hAnsi="楷体" w:hint="eastAsia"/>
                <w:szCs w:val="22"/>
              </w:rPr>
              <w:t>华夏基金</w:t>
            </w:r>
          </w:p>
        </w:tc>
        <w:tc>
          <w:tcPr>
            <w:tcW w:w="834" w:type="pct"/>
            <w:tcMar>
              <w:top w:w="30" w:type="dxa"/>
              <w:left w:w="75" w:type="dxa"/>
              <w:bottom w:w="30" w:type="dxa"/>
              <w:right w:w="75" w:type="dxa"/>
            </w:tcMar>
            <w:vAlign w:val="center"/>
          </w:tcPr>
          <w:p w14:paraId="2F8191FE" w14:textId="77777777" w:rsidR="00FC3E90" w:rsidRDefault="00000000">
            <w:pPr>
              <w:pStyle w:val="af9"/>
              <w:rPr>
                <w:rFonts w:ascii="楷体" w:hAnsi="楷体" w:hint="eastAsia"/>
                <w:sz w:val="22"/>
                <w:szCs w:val="22"/>
              </w:rPr>
            </w:pPr>
            <w:r>
              <w:rPr>
                <w:rFonts w:ascii="楷体" w:hAnsi="楷体" w:hint="eastAsia"/>
                <w:szCs w:val="22"/>
              </w:rPr>
              <w:t>基金托管人</w:t>
            </w:r>
          </w:p>
        </w:tc>
        <w:tc>
          <w:tcPr>
            <w:tcW w:w="1667" w:type="pct"/>
            <w:tcMar>
              <w:top w:w="30" w:type="dxa"/>
              <w:left w:w="75" w:type="dxa"/>
              <w:bottom w:w="30" w:type="dxa"/>
              <w:right w:w="75" w:type="dxa"/>
            </w:tcMar>
            <w:vAlign w:val="center"/>
          </w:tcPr>
          <w:p w14:paraId="18CA879B" w14:textId="77777777" w:rsidR="00FC3E90" w:rsidRDefault="00000000">
            <w:pPr>
              <w:pStyle w:val="af9"/>
              <w:rPr>
                <w:rFonts w:ascii="楷体" w:hAnsi="楷体" w:hint="eastAsia"/>
                <w:sz w:val="22"/>
                <w:szCs w:val="22"/>
              </w:rPr>
            </w:pPr>
            <w:r>
              <w:rPr>
                <w:rFonts w:ascii="楷体" w:hAnsi="楷体" w:hint="eastAsia"/>
                <w:szCs w:val="22"/>
              </w:rPr>
              <w:t>中国银行</w:t>
            </w:r>
          </w:p>
        </w:tc>
      </w:tr>
      <w:tr w:rsidR="00FC3E90" w14:paraId="4E1F7267" w14:textId="77777777">
        <w:tc>
          <w:tcPr>
            <w:tcW w:w="833" w:type="pct"/>
            <w:tcMar>
              <w:top w:w="30" w:type="dxa"/>
              <w:left w:w="75" w:type="dxa"/>
              <w:bottom w:w="30" w:type="dxa"/>
              <w:right w:w="75" w:type="dxa"/>
            </w:tcMar>
            <w:vAlign w:val="center"/>
          </w:tcPr>
          <w:p w14:paraId="0328FC48" w14:textId="77777777" w:rsidR="00FC3E90" w:rsidRDefault="00000000">
            <w:pPr>
              <w:pStyle w:val="af9"/>
              <w:rPr>
                <w:rFonts w:ascii="楷体" w:hAnsi="楷体" w:hint="eastAsia"/>
                <w:sz w:val="22"/>
                <w:szCs w:val="22"/>
              </w:rPr>
            </w:pPr>
            <w:r>
              <w:rPr>
                <w:rFonts w:ascii="楷体" w:hAnsi="楷体" w:hint="eastAsia"/>
                <w:szCs w:val="22"/>
              </w:rPr>
              <w:t>基金经理人</w:t>
            </w:r>
          </w:p>
        </w:tc>
        <w:tc>
          <w:tcPr>
            <w:tcW w:w="1667" w:type="pct"/>
            <w:tcMar>
              <w:top w:w="30" w:type="dxa"/>
              <w:left w:w="75" w:type="dxa"/>
              <w:bottom w:w="30" w:type="dxa"/>
              <w:right w:w="75" w:type="dxa"/>
            </w:tcMar>
            <w:vAlign w:val="center"/>
          </w:tcPr>
          <w:p w14:paraId="5662FD31" w14:textId="77777777" w:rsidR="00FC3E90" w:rsidRDefault="00000000">
            <w:pPr>
              <w:pStyle w:val="af9"/>
              <w:rPr>
                <w:rFonts w:ascii="楷体" w:hAnsi="楷体" w:hint="eastAsia"/>
                <w:sz w:val="22"/>
                <w:szCs w:val="22"/>
              </w:rPr>
            </w:pPr>
            <w:r>
              <w:rPr>
                <w:rFonts w:ascii="楷体" w:hAnsi="楷体" w:hint="eastAsia"/>
                <w:szCs w:val="22"/>
              </w:rPr>
              <w:t>李俊</w:t>
            </w:r>
          </w:p>
        </w:tc>
        <w:tc>
          <w:tcPr>
            <w:tcW w:w="834" w:type="pct"/>
            <w:tcMar>
              <w:top w:w="30" w:type="dxa"/>
              <w:left w:w="75" w:type="dxa"/>
              <w:bottom w:w="30" w:type="dxa"/>
              <w:right w:w="75" w:type="dxa"/>
            </w:tcMar>
            <w:vAlign w:val="center"/>
          </w:tcPr>
          <w:p w14:paraId="2E9832FF" w14:textId="77777777" w:rsidR="00FC3E90" w:rsidRDefault="00000000">
            <w:pPr>
              <w:pStyle w:val="af9"/>
              <w:rPr>
                <w:rFonts w:ascii="楷体" w:hAnsi="楷体" w:hint="eastAsia"/>
                <w:sz w:val="22"/>
                <w:szCs w:val="22"/>
              </w:rPr>
            </w:pPr>
            <w:r>
              <w:rPr>
                <w:rFonts w:ascii="楷体" w:hAnsi="楷体" w:hint="eastAsia"/>
                <w:szCs w:val="22"/>
              </w:rPr>
              <w:t>成立来分红</w:t>
            </w:r>
          </w:p>
        </w:tc>
        <w:tc>
          <w:tcPr>
            <w:tcW w:w="1667" w:type="pct"/>
            <w:tcMar>
              <w:top w:w="30" w:type="dxa"/>
              <w:left w:w="75" w:type="dxa"/>
              <w:bottom w:w="30" w:type="dxa"/>
              <w:right w:w="75" w:type="dxa"/>
            </w:tcMar>
            <w:vAlign w:val="center"/>
          </w:tcPr>
          <w:p w14:paraId="1FE92439" w14:textId="77777777" w:rsidR="00FC3E90" w:rsidRDefault="00000000">
            <w:pPr>
              <w:pStyle w:val="af9"/>
              <w:rPr>
                <w:rFonts w:ascii="楷体" w:hAnsi="楷体" w:hint="eastAsia"/>
                <w:sz w:val="22"/>
                <w:szCs w:val="22"/>
              </w:rPr>
            </w:pPr>
            <w:r>
              <w:rPr>
                <w:rFonts w:ascii="楷体" w:hAnsi="楷体" w:hint="eastAsia"/>
                <w:szCs w:val="22"/>
              </w:rPr>
              <w:t>*</w:t>
            </w:r>
          </w:p>
        </w:tc>
      </w:tr>
      <w:tr w:rsidR="00FC3E90" w14:paraId="176BF04A" w14:textId="77777777">
        <w:tc>
          <w:tcPr>
            <w:tcW w:w="833" w:type="pct"/>
            <w:tcMar>
              <w:top w:w="30" w:type="dxa"/>
              <w:left w:w="75" w:type="dxa"/>
              <w:bottom w:w="30" w:type="dxa"/>
              <w:right w:w="75" w:type="dxa"/>
            </w:tcMar>
            <w:vAlign w:val="center"/>
          </w:tcPr>
          <w:p w14:paraId="2774AF23" w14:textId="77777777" w:rsidR="00FC3E90" w:rsidRDefault="00000000">
            <w:pPr>
              <w:pStyle w:val="af9"/>
              <w:rPr>
                <w:rFonts w:ascii="楷体" w:hAnsi="楷体" w:hint="eastAsia"/>
                <w:sz w:val="22"/>
                <w:szCs w:val="22"/>
              </w:rPr>
            </w:pPr>
            <w:r>
              <w:rPr>
                <w:rFonts w:ascii="楷体" w:hAnsi="楷体" w:hint="eastAsia"/>
                <w:szCs w:val="22"/>
              </w:rPr>
              <w:t>管理费率</w:t>
            </w:r>
          </w:p>
        </w:tc>
        <w:tc>
          <w:tcPr>
            <w:tcW w:w="1667" w:type="pct"/>
            <w:tcMar>
              <w:top w:w="30" w:type="dxa"/>
              <w:left w:w="75" w:type="dxa"/>
              <w:bottom w:w="30" w:type="dxa"/>
              <w:right w:w="75" w:type="dxa"/>
            </w:tcMar>
            <w:vAlign w:val="center"/>
          </w:tcPr>
          <w:p w14:paraId="426FA3C3" w14:textId="77777777" w:rsidR="00FC3E90" w:rsidRDefault="00000000">
            <w:pPr>
              <w:pStyle w:val="af9"/>
              <w:rPr>
                <w:rFonts w:ascii="楷体" w:hAnsi="楷体" w:hint="eastAsia"/>
                <w:sz w:val="22"/>
                <w:szCs w:val="22"/>
              </w:rPr>
            </w:pPr>
            <w:r>
              <w:rPr>
                <w:rFonts w:ascii="楷体" w:hAnsi="楷体" w:hint="eastAsia"/>
                <w:szCs w:val="22"/>
              </w:rPr>
              <w:t>0.50%（每年）</w:t>
            </w:r>
          </w:p>
        </w:tc>
        <w:tc>
          <w:tcPr>
            <w:tcW w:w="834" w:type="pct"/>
            <w:tcMar>
              <w:top w:w="30" w:type="dxa"/>
              <w:left w:w="75" w:type="dxa"/>
              <w:bottom w:w="30" w:type="dxa"/>
              <w:right w:w="75" w:type="dxa"/>
            </w:tcMar>
            <w:vAlign w:val="center"/>
          </w:tcPr>
          <w:p w14:paraId="4FEA45B5" w14:textId="77777777" w:rsidR="00FC3E90" w:rsidRDefault="00000000">
            <w:pPr>
              <w:pStyle w:val="af9"/>
              <w:rPr>
                <w:rFonts w:ascii="楷体" w:hAnsi="楷体" w:hint="eastAsia"/>
                <w:sz w:val="22"/>
                <w:szCs w:val="22"/>
              </w:rPr>
            </w:pPr>
            <w:r>
              <w:rPr>
                <w:rFonts w:ascii="楷体" w:hAnsi="楷体" w:hint="eastAsia"/>
                <w:szCs w:val="22"/>
              </w:rPr>
              <w:t>托管费率</w:t>
            </w:r>
          </w:p>
        </w:tc>
        <w:tc>
          <w:tcPr>
            <w:tcW w:w="1667" w:type="pct"/>
            <w:tcMar>
              <w:top w:w="30" w:type="dxa"/>
              <w:left w:w="75" w:type="dxa"/>
              <w:bottom w:w="30" w:type="dxa"/>
              <w:right w:w="75" w:type="dxa"/>
            </w:tcMar>
            <w:vAlign w:val="center"/>
          </w:tcPr>
          <w:p w14:paraId="698110BC" w14:textId="77777777" w:rsidR="00FC3E90" w:rsidRDefault="00000000">
            <w:pPr>
              <w:pStyle w:val="af9"/>
              <w:rPr>
                <w:rFonts w:ascii="楷体" w:hAnsi="楷体" w:hint="eastAsia"/>
                <w:sz w:val="22"/>
                <w:szCs w:val="22"/>
              </w:rPr>
            </w:pPr>
            <w:r>
              <w:rPr>
                <w:rFonts w:ascii="楷体" w:hAnsi="楷体" w:hint="eastAsia"/>
                <w:szCs w:val="22"/>
              </w:rPr>
              <w:t>0.10%（每年）</w:t>
            </w:r>
          </w:p>
        </w:tc>
      </w:tr>
      <w:tr w:rsidR="00FC3E90" w14:paraId="5FA61DC1" w14:textId="77777777">
        <w:tc>
          <w:tcPr>
            <w:tcW w:w="833" w:type="pct"/>
            <w:tcMar>
              <w:top w:w="30" w:type="dxa"/>
              <w:left w:w="75" w:type="dxa"/>
              <w:bottom w:w="30" w:type="dxa"/>
              <w:right w:w="75" w:type="dxa"/>
            </w:tcMar>
            <w:vAlign w:val="center"/>
          </w:tcPr>
          <w:p w14:paraId="22EE0141" w14:textId="77777777" w:rsidR="00FC3E90" w:rsidRDefault="00000000">
            <w:pPr>
              <w:pStyle w:val="af9"/>
              <w:rPr>
                <w:rFonts w:ascii="楷体" w:hAnsi="楷体" w:hint="eastAsia"/>
                <w:sz w:val="22"/>
                <w:szCs w:val="22"/>
              </w:rPr>
            </w:pPr>
            <w:r>
              <w:rPr>
                <w:rFonts w:ascii="楷体" w:hAnsi="楷体" w:hint="eastAsia"/>
                <w:szCs w:val="22"/>
              </w:rPr>
              <w:t>销售服务费率</w:t>
            </w:r>
          </w:p>
        </w:tc>
        <w:tc>
          <w:tcPr>
            <w:tcW w:w="1667" w:type="pct"/>
            <w:tcMar>
              <w:top w:w="30" w:type="dxa"/>
              <w:left w:w="75" w:type="dxa"/>
              <w:bottom w:w="30" w:type="dxa"/>
              <w:right w:w="75" w:type="dxa"/>
            </w:tcMar>
            <w:vAlign w:val="center"/>
          </w:tcPr>
          <w:p w14:paraId="1FB2E133" w14:textId="77777777" w:rsidR="00FC3E90" w:rsidRDefault="00000000">
            <w:pPr>
              <w:pStyle w:val="af9"/>
              <w:rPr>
                <w:rFonts w:ascii="楷体" w:hAnsi="楷体" w:hint="eastAsia"/>
                <w:sz w:val="22"/>
                <w:szCs w:val="22"/>
              </w:rPr>
            </w:pPr>
            <w:r>
              <w:rPr>
                <w:rFonts w:ascii="楷体" w:hAnsi="楷体" w:hint="eastAsia"/>
                <w:szCs w:val="22"/>
              </w:rPr>
              <w:t>--（每年）</w:t>
            </w:r>
          </w:p>
        </w:tc>
        <w:tc>
          <w:tcPr>
            <w:tcW w:w="834" w:type="pct"/>
            <w:tcMar>
              <w:top w:w="30" w:type="dxa"/>
              <w:left w:w="75" w:type="dxa"/>
              <w:bottom w:w="30" w:type="dxa"/>
              <w:right w:w="75" w:type="dxa"/>
            </w:tcMar>
            <w:vAlign w:val="center"/>
          </w:tcPr>
          <w:p w14:paraId="2C76190D" w14:textId="77777777" w:rsidR="00FC3E90" w:rsidRDefault="00000000">
            <w:pPr>
              <w:pStyle w:val="af9"/>
              <w:rPr>
                <w:rFonts w:ascii="楷体" w:hAnsi="楷体" w:hint="eastAsia"/>
                <w:sz w:val="22"/>
                <w:szCs w:val="22"/>
              </w:rPr>
            </w:pPr>
            <w:r>
              <w:rPr>
                <w:rFonts w:ascii="楷体" w:hAnsi="楷体" w:hint="eastAsia"/>
                <w:szCs w:val="22"/>
              </w:rPr>
              <w:t>跟踪标的</w:t>
            </w:r>
          </w:p>
        </w:tc>
        <w:tc>
          <w:tcPr>
            <w:tcW w:w="1667" w:type="pct"/>
            <w:tcMar>
              <w:top w:w="30" w:type="dxa"/>
              <w:left w:w="75" w:type="dxa"/>
              <w:bottom w:w="30" w:type="dxa"/>
              <w:right w:w="75" w:type="dxa"/>
            </w:tcMar>
            <w:vAlign w:val="center"/>
          </w:tcPr>
          <w:p w14:paraId="49ABD20D" w14:textId="77777777" w:rsidR="00FC3E90" w:rsidRDefault="00000000">
            <w:pPr>
              <w:pStyle w:val="af9"/>
              <w:rPr>
                <w:rFonts w:ascii="楷体" w:hAnsi="楷体" w:hint="eastAsia"/>
                <w:sz w:val="22"/>
                <w:szCs w:val="22"/>
              </w:rPr>
            </w:pPr>
            <w:r>
              <w:rPr>
                <w:rFonts w:ascii="楷体" w:hAnsi="楷体" w:hint="eastAsia"/>
                <w:szCs w:val="22"/>
              </w:rPr>
              <w:t>5G通信</w:t>
            </w:r>
          </w:p>
        </w:tc>
      </w:tr>
      <w:tr w:rsidR="00FC3E90" w14:paraId="0B5A3FE2" w14:textId="77777777">
        <w:tc>
          <w:tcPr>
            <w:tcW w:w="833" w:type="pct"/>
            <w:tcMar>
              <w:top w:w="30" w:type="dxa"/>
              <w:left w:w="75" w:type="dxa"/>
              <w:bottom w:w="30" w:type="dxa"/>
              <w:right w:w="75" w:type="dxa"/>
            </w:tcMar>
            <w:vAlign w:val="center"/>
          </w:tcPr>
          <w:p w14:paraId="02D05793" w14:textId="77777777" w:rsidR="00FC3E90" w:rsidRDefault="00000000">
            <w:pPr>
              <w:pStyle w:val="af9"/>
              <w:rPr>
                <w:rFonts w:ascii="楷体" w:hAnsi="楷体" w:hint="eastAsia"/>
                <w:sz w:val="22"/>
                <w:szCs w:val="22"/>
              </w:rPr>
            </w:pPr>
            <w:r>
              <w:rPr>
                <w:rFonts w:ascii="楷体" w:hAnsi="楷体" w:hint="eastAsia"/>
                <w:szCs w:val="22"/>
              </w:rPr>
              <w:t>业绩比较基准</w:t>
            </w:r>
          </w:p>
        </w:tc>
        <w:tc>
          <w:tcPr>
            <w:tcW w:w="4167" w:type="pct"/>
            <w:gridSpan w:val="3"/>
            <w:tcMar>
              <w:top w:w="30" w:type="dxa"/>
              <w:left w:w="75" w:type="dxa"/>
              <w:bottom w:w="30" w:type="dxa"/>
              <w:right w:w="75" w:type="dxa"/>
            </w:tcMar>
            <w:vAlign w:val="center"/>
          </w:tcPr>
          <w:p w14:paraId="0DBC4972" w14:textId="77777777" w:rsidR="00FC3E90" w:rsidRDefault="00000000">
            <w:pPr>
              <w:pStyle w:val="af9"/>
              <w:rPr>
                <w:rFonts w:ascii="楷体" w:hAnsi="楷体" w:hint="eastAsia"/>
                <w:sz w:val="22"/>
                <w:szCs w:val="22"/>
              </w:rPr>
            </w:pPr>
            <w:r>
              <w:rPr>
                <w:rFonts w:ascii="楷体" w:hAnsi="楷体" w:hint="eastAsia"/>
                <w:szCs w:val="22"/>
              </w:rPr>
              <w:t>中证5G通信主题指数收益率</w:t>
            </w:r>
          </w:p>
        </w:tc>
      </w:tr>
    </w:tbl>
    <w:p w14:paraId="205184B0" w14:textId="77777777" w:rsidR="00FC3E90" w:rsidRDefault="00FC3E90">
      <w:pPr>
        <w:ind w:firstLine="560"/>
        <w:rPr>
          <w:rFonts w:ascii="楷体" w:eastAsia="楷体" w:hAnsi="楷体" w:hint="eastAsia"/>
          <w:szCs w:val="22"/>
        </w:rPr>
      </w:pPr>
    </w:p>
    <w:p w14:paraId="725C27A1" w14:textId="77777777" w:rsidR="00FC3E90" w:rsidRDefault="00000000">
      <w:pPr>
        <w:pStyle w:val="3"/>
        <w:rPr>
          <w:rFonts w:ascii="楷体" w:eastAsia="楷体" w:hAnsi="楷体" w:hint="eastAsia"/>
          <w:b/>
          <w:bCs/>
          <w:color w:val="auto"/>
          <w:sz w:val="22"/>
          <w:szCs w:val="22"/>
        </w:rPr>
      </w:pPr>
      <w:r>
        <w:rPr>
          <w:rFonts w:ascii="楷体" w:eastAsia="楷体" w:hAnsi="楷体" w:hint="eastAsia"/>
          <w:b/>
          <w:bCs/>
          <w:color w:val="auto"/>
          <w:sz w:val="30"/>
          <w:szCs w:val="22"/>
        </w:rPr>
        <w:t>5.1.2 投资范围及策略</w:t>
      </w:r>
    </w:p>
    <w:p w14:paraId="54694792" w14:textId="77777777" w:rsidR="00FC3E90" w:rsidRDefault="00000000">
      <w:pPr>
        <w:ind w:firstLineChars="200" w:firstLine="560"/>
        <w:rPr>
          <w:rFonts w:ascii="楷体" w:eastAsia="楷体" w:hAnsi="楷体" w:hint="eastAsia"/>
          <w:sz w:val="28"/>
          <w:szCs w:val="22"/>
        </w:rPr>
      </w:pPr>
      <w:r>
        <w:rPr>
          <w:rFonts w:ascii="楷体" w:eastAsia="楷体" w:hAnsi="楷体" w:hint="eastAsia"/>
          <w:sz w:val="28"/>
          <w:szCs w:val="22"/>
        </w:rPr>
        <w:t>本基金主要采取复制法，即按照标的指数成份股及其权重构建基金的股票投资组合，并根据标的指数成份股及其权重的变动对股票投资组合进行相应地调整。</w:t>
      </w:r>
    </w:p>
    <w:p w14:paraId="376F214F" w14:textId="77777777" w:rsidR="00FC3E90" w:rsidRDefault="00000000">
      <w:pPr>
        <w:jc w:val="center"/>
        <w:rPr>
          <w:rFonts w:ascii="楷体" w:eastAsia="楷体" w:hAnsi="楷体" w:hint="eastAsia"/>
          <w:szCs w:val="22"/>
        </w:rPr>
      </w:pPr>
      <w:r>
        <w:rPr>
          <w:rFonts w:ascii="楷体" w:eastAsia="楷体" w:hAnsi="楷体" w:hint="eastAsia"/>
          <w:szCs w:val="22"/>
        </w:rPr>
        <w:t>表：通信ETF华夏十大持仓情况</w:t>
      </w:r>
    </w:p>
    <w:tbl>
      <w:tblPr>
        <w:tblStyle w:val="af1"/>
        <w:tblW w:w="9215" w:type="dxa"/>
        <w:tblInd w:w="-431" w:type="dxa"/>
        <w:tblLook w:val="04A0" w:firstRow="1" w:lastRow="0" w:firstColumn="1" w:lastColumn="0" w:noHBand="0" w:noVBand="1"/>
      </w:tblPr>
      <w:tblGrid>
        <w:gridCol w:w="1277"/>
        <w:gridCol w:w="1276"/>
        <w:gridCol w:w="1275"/>
        <w:gridCol w:w="5387"/>
      </w:tblGrid>
      <w:tr w:rsidR="00FC3E90" w14:paraId="2BC2A404" w14:textId="77777777">
        <w:trPr>
          <w:trHeight w:val="402"/>
        </w:trPr>
        <w:tc>
          <w:tcPr>
            <w:tcW w:w="1277" w:type="dxa"/>
            <w:noWrap/>
          </w:tcPr>
          <w:p w14:paraId="65EB7E15" w14:textId="77777777" w:rsidR="00FC3E90" w:rsidRDefault="00000000">
            <w:pPr>
              <w:spacing w:after="0" w:line="240" w:lineRule="auto"/>
              <w:rPr>
                <w:rFonts w:ascii="楷体" w:eastAsia="楷体" w:hAnsi="楷体" w:hint="eastAsia"/>
                <w:b/>
                <w:bCs/>
                <w:szCs w:val="22"/>
              </w:rPr>
            </w:pPr>
            <w:r>
              <w:rPr>
                <w:rFonts w:ascii="楷体" w:eastAsia="楷体" w:hAnsi="楷体" w:hint="eastAsia"/>
                <w:bCs/>
                <w:sz w:val="21"/>
                <w:szCs w:val="22"/>
              </w:rPr>
              <w:t>证券代码</w:t>
            </w:r>
          </w:p>
        </w:tc>
        <w:tc>
          <w:tcPr>
            <w:tcW w:w="1276" w:type="dxa"/>
            <w:noWrap/>
          </w:tcPr>
          <w:p w14:paraId="1650E7DD" w14:textId="77777777" w:rsidR="00FC3E90" w:rsidRDefault="00000000">
            <w:pPr>
              <w:spacing w:after="0" w:line="240" w:lineRule="auto"/>
              <w:rPr>
                <w:rFonts w:ascii="楷体" w:eastAsia="楷体" w:hAnsi="楷体" w:hint="eastAsia"/>
                <w:b/>
                <w:bCs/>
                <w:szCs w:val="22"/>
              </w:rPr>
            </w:pPr>
            <w:r>
              <w:rPr>
                <w:rFonts w:ascii="楷体" w:eastAsia="楷体" w:hAnsi="楷体" w:hint="eastAsia"/>
                <w:bCs/>
                <w:sz w:val="21"/>
                <w:szCs w:val="22"/>
              </w:rPr>
              <w:t>证券简称</w:t>
            </w:r>
          </w:p>
        </w:tc>
        <w:tc>
          <w:tcPr>
            <w:tcW w:w="1275" w:type="dxa"/>
            <w:noWrap/>
          </w:tcPr>
          <w:p w14:paraId="38DBC2E8" w14:textId="77777777" w:rsidR="00FC3E90" w:rsidRDefault="00000000">
            <w:pPr>
              <w:spacing w:after="0" w:line="240" w:lineRule="auto"/>
              <w:rPr>
                <w:rFonts w:ascii="楷体" w:eastAsia="楷体" w:hAnsi="楷体" w:hint="eastAsia"/>
                <w:b/>
                <w:bCs/>
                <w:szCs w:val="22"/>
              </w:rPr>
            </w:pPr>
            <w:r>
              <w:rPr>
                <w:rFonts w:ascii="楷体" w:eastAsia="楷体" w:hAnsi="楷体" w:hint="eastAsia"/>
                <w:bCs/>
                <w:sz w:val="21"/>
                <w:szCs w:val="22"/>
              </w:rPr>
              <w:t>占基金净值比(%)</w:t>
            </w:r>
          </w:p>
        </w:tc>
        <w:tc>
          <w:tcPr>
            <w:tcW w:w="5387" w:type="dxa"/>
          </w:tcPr>
          <w:p w14:paraId="61D10BE8" w14:textId="77777777" w:rsidR="00FC3E90" w:rsidRDefault="00000000">
            <w:pPr>
              <w:spacing w:after="0" w:line="240" w:lineRule="auto"/>
              <w:rPr>
                <w:rFonts w:ascii="楷体" w:eastAsia="楷体" w:hAnsi="楷体" w:hint="eastAsia"/>
                <w:b/>
                <w:bCs/>
                <w:szCs w:val="22"/>
              </w:rPr>
            </w:pPr>
            <w:r>
              <w:rPr>
                <w:rFonts w:ascii="楷体" w:eastAsia="楷体" w:hAnsi="楷体" w:hint="eastAsia"/>
                <w:bCs/>
                <w:sz w:val="21"/>
                <w:szCs w:val="22"/>
              </w:rPr>
              <w:t>简介</w:t>
            </w:r>
          </w:p>
        </w:tc>
      </w:tr>
      <w:tr w:rsidR="00FC3E90" w14:paraId="7ABC3A18" w14:textId="77777777">
        <w:trPr>
          <w:trHeight w:val="855"/>
        </w:trPr>
        <w:tc>
          <w:tcPr>
            <w:tcW w:w="1277" w:type="dxa"/>
            <w:noWrap/>
          </w:tcPr>
          <w:p w14:paraId="651AF409"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lastRenderedPageBreak/>
              <w:t>300502.SZ</w:t>
            </w:r>
          </w:p>
        </w:tc>
        <w:tc>
          <w:tcPr>
            <w:tcW w:w="1276" w:type="dxa"/>
            <w:noWrap/>
          </w:tcPr>
          <w:p w14:paraId="5610DB27"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新易盛</w:t>
            </w:r>
          </w:p>
        </w:tc>
        <w:tc>
          <w:tcPr>
            <w:tcW w:w="1275" w:type="dxa"/>
            <w:noWrap/>
          </w:tcPr>
          <w:p w14:paraId="5FB457DC"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10.29</w:t>
            </w:r>
          </w:p>
        </w:tc>
        <w:tc>
          <w:tcPr>
            <w:tcW w:w="5387" w:type="dxa"/>
          </w:tcPr>
          <w:p w14:paraId="249B73F5"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国内光模块核心供应商之一，深度布局 800G/1.6T 高速光模块，在硅光及 LPO（线性驱动可插拔光学）技术路线具备先发优势。客户覆盖北美云厂商及国内互联网巨头，受益于 AI 算力基础设施扩容，高速产品占比持续提升，盈利能力行业领先。</w:t>
            </w:r>
          </w:p>
        </w:tc>
      </w:tr>
      <w:tr w:rsidR="00FC3E90" w14:paraId="17C27652" w14:textId="77777777">
        <w:trPr>
          <w:trHeight w:val="855"/>
        </w:trPr>
        <w:tc>
          <w:tcPr>
            <w:tcW w:w="1277" w:type="dxa"/>
            <w:noWrap/>
          </w:tcPr>
          <w:p w14:paraId="220D9E7C"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300308.SZ</w:t>
            </w:r>
          </w:p>
        </w:tc>
        <w:tc>
          <w:tcPr>
            <w:tcW w:w="1276" w:type="dxa"/>
            <w:noWrap/>
          </w:tcPr>
          <w:p w14:paraId="7F85C6F2"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中际旭创</w:t>
            </w:r>
          </w:p>
        </w:tc>
        <w:tc>
          <w:tcPr>
            <w:tcW w:w="1275" w:type="dxa"/>
            <w:noWrap/>
          </w:tcPr>
          <w:p w14:paraId="4A2E3231"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9.4</w:t>
            </w:r>
          </w:p>
        </w:tc>
        <w:tc>
          <w:tcPr>
            <w:tcW w:w="5387" w:type="dxa"/>
          </w:tcPr>
          <w:p w14:paraId="69485A70"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全球光模块龙头，800G 出货量市占率第一，1.6T 硅光模块已进入英伟达、谷歌等核心客户供应链。通过收购储翰科技完善硅光芯片自主能力，深度绑定台积电 CMOS 代工资源。AI 驱动下，公司技术迭代与客户卡位优势显著，是 1.6T 时代最确定的受益标的之一。</w:t>
            </w:r>
          </w:p>
        </w:tc>
      </w:tr>
      <w:tr w:rsidR="00FC3E90" w14:paraId="594418BC" w14:textId="77777777">
        <w:trPr>
          <w:trHeight w:val="855"/>
        </w:trPr>
        <w:tc>
          <w:tcPr>
            <w:tcW w:w="1277" w:type="dxa"/>
            <w:noWrap/>
          </w:tcPr>
          <w:p w14:paraId="1A41F664"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002475.SZ</w:t>
            </w:r>
          </w:p>
        </w:tc>
        <w:tc>
          <w:tcPr>
            <w:tcW w:w="1276" w:type="dxa"/>
            <w:noWrap/>
          </w:tcPr>
          <w:p w14:paraId="6F96228E"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立讯精密</w:t>
            </w:r>
          </w:p>
        </w:tc>
        <w:tc>
          <w:tcPr>
            <w:tcW w:w="1275" w:type="dxa"/>
            <w:noWrap/>
          </w:tcPr>
          <w:p w14:paraId="6DB8A5AF"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7.72</w:t>
            </w:r>
          </w:p>
        </w:tc>
        <w:tc>
          <w:tcPr>
            <w:tcW w:w="5387" w:type="dxa"/>
          </w:tcPr>
          <w:p w14:paraId="5FB90D67"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消费电子精密制造龙头，业务边界持续向汽车电子、通信互联延伸。在光通信领域布局 AOC（有源光缆）及高速连接器，为数据中心内部互联提供一站式解决方案。凭借精密制造能力与苹果供应链管理经验，具备向更高附加值光互联组件渗透的潜力。</w:t>
            </w:r>
          </w:p>
        </w:tc>
      </w:tr>
      <w:tr w:rsidR="00FC3E90" w14:paraId="15ACEC0B" w14:textId="77777777">
        <w:trPr>
          <w:trHeight w:val="855"/>
        </w:trPr>
        <w:tc>
          <w:tcPr>
            <w:tcW w:w="1277" w:type="dxa"/>
            <w:noWrap/>
          </w:tcPr>
          <w:p w14:paraId="2475C8DA"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601138.SH</w:t>
            </w:r>
          </w:p>
        </w:tc>
        <w:tc>
          <w:tcPr>
            <w:tcW w:w="1276" w:type="dxa"/>
            <w:noWrap/>
          </w:tcPr>
          <w:p w14:paraId="55A723E4"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工业富联</w:t>
            </w:r>
          </w:p>
        </w:tc>
        <w:tc>
          <w:tcPr>
            <w:tcW w:w="1275" w:type="dxa"/>
            <w:noWrap/>
          </w:tcPr>
          <w:p w14:paraId="0818D3B9"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6.67</w:t>
            </w:r>
          </w:p>
        </w:tc>
        <w:tc>
          <w:tcPr>
            <w:tcW w:w="5387" w:type="dxa"/>
          </w:tcPr>
          <w:p w14:paraId="3B7F1748"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全球电子制造服务（EMS）巨头，深度绑定英伟达 AI 服务器代工业务，覆盖 GPU 模组、HGX 基板及整机组装。随着英伟达 Blackwell/Rubin 平台放量，公司作为核心代工厂直接受益于 AI 服务器出货量激增，同时向上游光互联、液冷等环节延伸布局。</w:t>
            </w:r>
          </w:p>
        </w:tc>
      </w:tr>
      <w:tr w:rsidR="00FC3E90" w14:paraId="7D092BBF" w14:textId="77777777">
        <w:trPr>
          <w:trHeight w:val="855"/>
        </w:trPr>
        <w:tc>
          <w:tcPr>
            <w:tcW w:w="1277" w:type="dxa"/>
            <w:noWrap/>
          </w:tcPr>
          <w:p w14:paraId="25E80F08"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603986.SH</w:t>
            </w:r>
          </w:p>
        </w:tc>
        <w:tc>
          <w:tcPr>
            <w:tcW w:w="1276" w:type="dxa"/>
            <w:noWrap/>
          </w:tcPr>
          <w:p w14:paraId="52955FC0"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兆易创新</w:t>
            </w:r>
          </w:p>
        </w:tc>
        <w:tc>
          <w:tcPr>
            <w:tcW w:w="1275" w:type="dxa"/>
            <w:noWrap/>
          </w:tcPr>
          <w:p w14:paraId="47872B48"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5.18</w:t>
            </w:r>
          </w:p>
        </w:tc>
        <w:tc>
          <w:tcPr>
            <w:tcW w:w="5387" w:type="dxa"/>
          </w:tcPr>
          <w:p w14:paraId="27943D87"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国内存储与 MCU 双龙头，Nor Flash 全球前三，自研 DRAM 与利基型存储产品持续突破。AI 终端与边缘计算带动高容量存储需求，公司车规级 MCU 与存储方案已进入主流车企及工业客户。虽非光通信直接标的，但受益于 AI 算力全链条的存储配套需求。</w:t>
            </w:r>
          </w:p>
        </w:tc>
      </w:tr>
      <w:tr w:rsidR="00FC3E90" w14:paraId="694CF7F2" w14:textId="77777777">
        <w:trPr>
          <w:trHeight w:val="855"/>
        </w:trPr>
        <w:tc>
          <w:tcPr>
            <w:tcW w:w="1277" w:type="dxa"/>
            <w:noWrap/>
          </w:tcPr>
          <w:p w14:paraId="63E03812"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300394.SZ</w:t>
            </w:r>
          </w:p>
        </w:tc>
        <w:tc>
          <w:tcPr>
            <w:tcW w:w="1276" w:type="dxa"/>
            <w:noWrap/>
          </w:tcPr>
          <w:p w14:paraId="2BD3E3C8"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天孚通信</w:t>
            </w:r>
          </w:p>
        </w:tc>
        <w:tc>
          <w:tcPr>
            <w:tcW w:w="1275" w:type="dxa"/>
            <w:noWrap/>
          </w:tcPr>
          <w:p w14:paraId="7AD62FF1"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4.57</w:t>
            </w:r>
          </w:p>
        </w:tc>
        <w:tc>
          <w:tcPr>
            <w:tcW w:w="5387" w:type="dxa"/>
          </w:tcPr>
          <w:p w14:paraId="05FA2AEA"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光器件细分领域隐形冠军，主营光引擎、光隔离器、Mux/Demux 等无源/有源器件。为 800G/1.6T 光模块提供核心光学组件，深度配套中际旭创、新易盛等模块厂商。随着高速模块集成度提升，公司光引擎业务向更高价值量升级，是光模块产业链上游的关键卡位者。</w:t>
            </w:r>
          </w:p>
        </w:tc>
      </w:tr>
      <w:tr w:rsidR="00FC3E90" w14:paraId="713751F3" w14:textId="77777777">
        <w:trPr>
          <w:trHeight w:val="855"/>
        </w:trPr>
        <w:tc>
          <w:tcPr>
            <w:tcW w:w="1277" w:type="dxa"/>
            <w:noWrap/>
          </w:tcPr>
          <w:p w14:paraId="48D0EDCF"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002384.SZ</w:t>
            </w:r>
          </w:p>
        </w:tc>
        <w:tc>
          <w:tcPr>
            <w:tcW w:w="1276" w:type="dxa"/>
            <w:noWrap/>
          </w:tcPr>
          <w:p w14:paraId="123FF173"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东山精密</w:t>
            </w:r>
          </w:p>
        </w:tc>
        <w:tc>
          <w:tcPr>
            <w:tcW w:w="1275" w:type="dxa"/>
            <w:noWrap/>
          </w:tcPr>
          <w:p w14:paraId="3A1E74B0"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4.33</w:t>
            </w:r>
          </w:p>
        </w:tc>
        <w:tc>
          <w:tcPr>
            <w:tcW w:w="5387" w:type="dxa"/>
          </w:tcPr>
          <w:p w14:paraId="3D6F4859"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PCB 及精密结构件龙头，FPC（柔性电路板）全球领先。在通信领域布局高频高速 PCB 及光电封装基板，为光模块、交换机提供关键载体。AI 服务器对高多层板、HDI 板需求激增，公司技术储备与客户结构持续向高端通信及算力基础设施迁移。</w:t>
            </w:r>
          </w:p>
        </w:tc>
      </w:tr>
      <w:tr w:rsidR="00FC3E90" w14:paraId="64AECE8B" w14:textId="77777777">
        <w:trPr>
          <w:trHeight w:val="855"/>
        </w:trPr>
        <w:tc>
          <w:tcPr>
            <w:tcW w:w="1277" w:type="dxa"/>
            <w:noWrap/>
          </w:tcPr>
          <w:p w14:paraId="724FCC63"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000063.SZ</w:t>
            </w:r>
          </w:p>
        </w:tc>
        <w:tc>
          <w:tcPr>
            <w:tcW w:w="1276" w:type="dxa"/>
            <w:noWrap/>
          </w:tcPr>
          <w:p w14:paraId="7A60EE91"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中兴通讯</w:t>
            </w:r>
          </w:p>
        </w:tc>
        <w:tc>
          <w:tcPr>
            <w:tcW w:w="1275" w:type="dxa"/>
            <w:noWrap/>
          </w:tcPr>
          <w:p w14:paraId="73AD3393"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3.42</w:t>
            </w:r>
          </w:p>
        </w:tc>
        <w:tc>
          <w:tcPr>
            <w:tcW w:w="5387" w:type="dxa"/>
          </w:tcPr>
          <w:p w14:paraId="56A074D4"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全球通信设备四强之一，覆盖无线基站、光传输、核心网及算力基础设施。在光通信领域具备从芯片到系统的垂直能力，自研 400G/800G 光模块及 OTN 设备。受益于国内算力网络建设及海外 5G-A/FTTR 升级，是电信级光通信市场的核心参与者。</w:t>
            </w:r>
          </w:p>
        </w:tc>
      </w:tr>
      <w:tr w:rsidR="00FC3E90" w14:paraId="1469F329" w14:textId="77777777">
        <w:trPr>
          <w:trHeight w:val="855"/>
        </w:trPr>
        <w:tc>
          <w:tcPr>
            <w:tcW w:w="1277" w:type="dxa"/>
            <w:noWrap/>
          </w:tcPr>
          <w:p w14:paraId="2136890F"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000988.SZ</w:t>
            </w:r>
          </w:p>
        </w:tc>
        <w:tc>
          <w:tcPr>
            <w:tcW w:w="1276" w:type="dxa"/>
            <w:noWrap/>
          </w:tcPr>
          <w:p w14:paraId="4434C0C4"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华工科技</w:t>
            </w:r>
          </w:p>
        </w:tc>
        <w:tc>
          <w:tcPr>
            <w:tcW w:w="1275" w:type="dxa"/>
            <w:noWrap/>
          </w:tcPr>
          <w:p w14:paraId="36D40183"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3.4</w:t>
            </w:r>
          </w:p>
        </w:tc>
        <w:tc>
          <w:tcPr>
            <w:tcW w:w="5387" w:type="dxa"/>
          </w:tcPr>
          <w:p w14:paraId="7E4ABE0D"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激光装备与光通信双轮驱动，子公司华工正源是国内光模块老牌厂商。在硅光、CPO（共封装光学）及 3.2T 前沿方案积极布局，2025 年首发 3.2T NPO/CPO 光引擎。同时激光加工装备受益于新能源及智能制造需求，业务</w:t>
            </w:r>
            <w:r>
              <w:rPr>
                <w:rFonts w:ascii="楷体" w:eastAsia="楷体" w:hAnsi="楷体" w:hint="eastAsia"/>
                <w:sz w:val="21"/>
                <w:szCs w:val="22"/>
              </w:rPr>
              <w:lastRenderedPageBreak/>
              <w:t>结构多元，技术储备覆盖光通信下一代架构。</w:t>
            </w:r>
          </w:p>
        </w:tc>
      </w:tr>
      <w:tr w:rsidR="00FC3E90" w14:paraId="3ADB035C" w14:textId="77777777">
        <w:trPr>
          <w:trHeight w:val="855"/>
        </w:trPr>
        <w:tc>
          <w:tcPr>
            <w:tcW w:w="1277" w:type="dxa"/>
            <w:noWrap/>
          </w:tcPr>
          <w:p w14:paraId="3FA217E1"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lastRenderedPageBreak/>
              <w:t>600487.SH</w:t>
            </w:r>
          </w:p>
        </w:tc>
        <w:tc>
          <w:tcPr>
            <w:tcW w:w="1276" w:type="dxa"/>
            <w:noWrap/>
          </w:tcPr>
          <w:p w14:paraId="487ADE1E"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亨通光电</w:t>
            </w:r>
          </w:p>
        </w:tc>
        <w:tc>
          <w:tcPr>
            <w:tcW w:w="1275" w:type="dxa"/>
            <w:noWrap/>
          </w:tcPr>
          <w:p w14:paraId="2CA7F466"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3.37</w:t>
            </w:r>
          </w:p>
        </w:tc>
        <w:tc>
          <w:tcPr>
            <w:tcW w:w="5387" w:type="dxa"/>
          </w:tcPr>
          <w:p w14:paraId="4257BC2E"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全球光纤光缆前三强，业务覆盖光纤预制棒、海缆、光模块及海洋通信工程。在光通信领域具备"棒纤缆"一体化成本优势，海缆业务受益于全球海上风电及跨洋通信建设。随着 AI 算力网络向边缘延伸，光纤基础设施需求刚性，公司作为光通信底座厂商持续受益。</w:t>
            </w:r>
          </w:p>
        </w:tc>
      </w:tr>
    </w:tbl>
    <w:p w14:paraId="2E4B84F7" w14:textId="77777777" w:rsidR="00FC3E90" w:rsidRDefault="00000000">
      <w:pPr>
        <w:pStyle w:val="3"/>
        <w:rPr>
          <w:rFonts w:ascii="楷体" w:eastAsia="楷体" w:hAnsi="楷体" w:hint="eastAsia"/>
          <w:b/>
          <w:bCs/>
          <w:color w:val="auto"/>
          <w:sz w:val="22"/>
          <w:szCs w:val="22"/>
        </w:rPr>
      </w:pPr>
      <w:r>
        <w:rPr>
          <w:rFonts w:ascii="楷体" w:eastAsia="楷体" w:hAnsi="楷体" w:hint="eastAsia"/>
          <w:b/>
          <w:bCs/>
          <w:color w:val="auto"/>
          <w:sz w:val="30"/>
          <w:szCs w:val="22"/>
        </w:rPr>
        <w:t>5.1.3 业绩情况</w:t>
      </w:r>
    </w:p>
    <w:p w14:paraId="2238C343" w14:textId="77777777" w:rsidR="00FC3E90" w:rsidRDefault="00000000">
      <w:pPr>
        <w:rPr>
          <w:rFonts w:ascii="楷体" w:eastAsia="楷体" w:hAnsi="楷体" w:hint="eastAsia"/>
          <w:szCs w:val="22"/>
        </w:rPr>
      </w:pPr>
      <w:r>
        <w:rPr>
          <w:rFonts w:ascii="楷体" w:eastAsia="楷体" w:hAnsi="楷体"/>
          <w:noProof/>
          <w:sz w:val="28"/>
        </w:rPr>
        <w:drawing>
          <wp:inline distT="0" distB="0" distL="0" distR="0" wp14:anchorId="2F4E5BD1" wp14:editId="37BD577A">
            <wp:extent cx="5274310" cy="1433830"/>
            <wp:effectExtent l="0" t="0" r="2540" b="0"/>
            <wp:docPr id="1557767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67883" name="图片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274310" cy="1433830"/>
                    </a:xfrm>
                    <a:prstGeom prst="rect">
                      <a:avLst/>
                    </a:prstGeom>
                    <a:noFill/>
                    <a:ln>
                      <a:noFill/>
                    </a:ln>
                  </pic:spPr>
                </pic:pic>
              </a:graphicData>
            </a:graphic>
          </wp:inline>
        </w:drawing>
      </w:r>
    </w:p>
    <w:p w14:paraId="168EE165" w14:textId="77777777" w:rsidR="00FC3E90" w:rsidRDefault="00000000">
      <w:pPr>
        <w:pStyle w:val="2"/>
        <w:rPr>
          <w:rFonts w:ascii="楷体" w:eastAsia="楷体" w:hAnsi="楷体" w:hint="eastAsia"/>
          <w:b/>
          <w:bCs/>
          <w:color w:val="auto"/>
          <w:sz w:val="22"/>
          <w:szCs w:val="22"/>
        </w:rPr>
      </w:pPr>
      <w:bookmarkStart w:id="105" w:name="_Toc231143527"/>
      <w:bookmarkStart w:id="106" w:name="_Toc231144057"/>
      <w:r>
        <w:rPr>
          <w:rFonts w:ascii="楷体" w:eastAsia="楷体" w:hAnsi="楷体" w:hint="eastAsia"/>
          <w:b/>
          <w:bCs/>
          <w:color w:val="auto"/>
          <w:sz w:val="32"/>
          <w:szCs w:val="22"/>
        </w:rPr>
        <w:t>5.2 通信ETF国泰（515880.SH）</w:t>
      </w:r>
      <w:bookmarkEnd w:id="105"/>
      <w:bookmarkEnd w:id="106"/>
    </w:p>
    <w:p w14:paraId="02698CE1" w14:textId="77777777" w:rsidR="00FC3E90" w:rsidRDefault="00000000">
      <w:pPr>
        <w:pStyle w:val="3"/>
        <w:rPr>
          <w:rFonts w:ascii="楷体" w:eastAsia="楷体" w:hAnsi="楷体" w:hint="eastAsia"/>
          <w:b/>
          <w:bCs/>
          <w:color w:val="auto"/>
          <w:sz w:val="22"/>
          <w:szCs w:val="22"/>
        </w:rPr>
      </w:pPr>
      <w:r>
        <w:rPr>
          <w:rFonts w:ascii="楷体" w:eastAsia="楷体" w:hAnsi="楷体" w:hint="eastAsia"/>
          <w:b/>
          <w:bCs/>
          <w:color w:val="auto"/>
          <w:sz w:val="30"/>
          <w:szCs w:val="22"/>
        </w:rPr>
        <w:t>5.2.1 概况</w:t>
      </w:r>
    </w:p>
    <w:p w14:paraId="264E3528" w14:textId="77777777" w:rsidR="00FC3E90" w:rsidRDefault="00000000">
      <w:pPr>
        <w:pStyle w:val="af9"/>
        <w:rPr>
          <w:rFonts w:ascii="楷体" w:hAnsi="楷体" w:hint="eastAsia"/>
          <w:sz w:val="18"/>
        </w:rPr>
      </w:pPr>
      <w:r>
        <w:rPr>
          <w:rFonts w:ascii="楷体" w:hAnsi="楷体" w:hint="eastAsia"/>
        </w:rPr>
        <w:t>表：ETF基本信息（2026年5月26日）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FC3E90" w14:paraId="7AC178CB" w14:textId="77777777">
        <w:tc>
          <w:tcPr>
            <w:tcW w:w="833" w:type="pct"/>
            <w:tcMar>
              <w:top w:w="30" w:type="dxa"/>
              <w:left w:w="75" w:type="dxa"/>
              <w:bottom w:w="30" w:type="dxa"/>
              <w:right w:w="75" w:type="dxa"/>
            </w:tcMar>
            <w:vAlign w:val="center"/>
          </w:tcPr>
          <w:p w14:paraId="215A19D3" w14:textId="77777777" w:rsidR="00FC3E90" w:rsidRDefault="00000000">
            <w:pPr>
              <w:pStyle w:val="af9"/>
              <w:rPr>
                <w:rFonts w:ascii="楷体" w:hAnsi="楷体" w:hint="eastAsia"/>
                <w:sz w:val="22"/>
                <w:szCs w:val="22"/>
              </w:rPr>
            </w:pPr>
            <w:r>
              <w:rPr>
                <w:rFonts w:ascii="楷体" w:hAnsi="楷体" w:hint="eastAsia"/>
                <w:szCs w:val="22"/>
              </w:rPr>
              <w:t>基金全称</w:t>
            </w:r>
          </w:p>
        </w:tc>
        <w:tc>
          <w:tcPr>
            <w:tcW w:w="1667" w:type="pct"/>
            <w:tcMar>
              <w:top w:w="30" w:type="dxa"/>
              <w:left w:w="75" w:type="dxa"/>
              <w:bottom w:w="30" w:type="dxa"/>
              <w:right w:w="75" w:type="dxa"/>
            </w:tcMar>
            <w:vAlign w:val="center"/>
          </w:tcPr>
          <w:p w14:paraId="189D796A" w14:textId="77777777" w:rsidR="00FC3E90" w:rsidRDefault="00000000">
            <w:pPr>
              <w:pStyle w:val="af9"/>
              <w:rPr>
                <w:rFonts w:ascii="楷体" w:hAnsi="楷体" w:hint="eastAsia"/>
                <w:sz w:val="22"/>
                <w:szCs w:val="22"/>
              </w:rPr>
            </w:pPr>
            <w:r>
              <w:rPr>
                <w:rFonts w:ascii="楷体" w:hAnsi="楷体"/>
                <w:szCs w:val="22"/>
              </w:rPr>
              <w:t>国泰中证全指通信设备交易型开放式指数证券投资基金</w:t>
            </w:r>
          </w:p>
        </w:tc>
        <w:tc>
          <w:tcPr>
            <w:tcW w:w="834" w:type="pct"/>
            <w:tcMar>
              <w:top w:w="30" w:type="dxa"/>
              <w:left w:w="75" w:type="dxa"/>
              <w:bottom w:w="30" w:type="dxa"/>
              <w:right w:w="75" w:type="dxa"/>
            </w:tcMar>
            <w:vAlign w:val="center"/>
          </w:tcPr>
          <w:p w14:paraId="6C478F1A" w14:textId="77777777" w:rsidR="00FC3E90" w:rsidRDefault="00000000">
            <w:pPr>
              <w:pStyle w:val="af9"/>
              <w:rPr>
                <w:rFonts w:ascii="楷体" w:hAnsi="楷体" w:hint="eastAsia"/>
                <w:sz w:val="22"/>
                <w:szCs w:val="22"/>
              </w:rPr>
            </w:pPr>
            <w:r>
              <w:rPr>
                <w:rFonts w:ascii="楷体" w:hAnsi="楷体" w:hint="eastAsia"/>
                <w:szCs w:val="22"/>
              </w:rPr>
              <w:t>基金简称</w:t>
            </w:r>
          </w:p>
        </w:tc>
        <w:tc>
          <w:tcPr>
            <w:tcW w:w="1667" w:type="pct"/>
            <w:tcMar>
              <w:top w:w="30" w:type="dxa"/>
              <w:left w:w="75" w:type="dxa"/>
              <w:bottom w:w="30" w:type="dxa"/>
              <w:right w:w="75" w:type="dxa"/>
            </w:tcMar>
            <w:vAlign w:val="center"/>
          </w:tcPr>
          <w:p w14:paraId="1049D01C" w14:textId="77777777" w:rsidR="00FC3E90" w:rsidRDefault="00000000">
            <w:pPr>
              <w:pStyle w:val="af9"/>
              <w:rPr>
                <w:rFonts w:ascii="楷体" w:hAnsi="楷体" w:hint="eastAsia"/>
                <w:sz w:val="22"/>
                <w:szCs w:val="22"/>
              </w:rPr>
            </w:pPr>
            <w:r>
              <w:rPr>
                <w:rFonts w:ascii="楷体" w:hAnsi="楷体"/>
                <w:szCs w:val="22"/>
              </w:rPr>
              <w:t>通信ETF国泰</w:t>
            </w:r>
          </w:p>
        </w:tc>
      </w:tr>
      <w:tr w:rsidR="00FC3E90" w14:paraId="00BD2BA6" w14:textId="77777777">
        <w:tc>
          <w:tcPr>
            <w:tcW w:w="833" w:type="pct"/>
            <w:tcMar>
              <w:top w:w="30" w:type="dxa"/>
              <w:left w:w="75" w:type="dxa"/>
              <w:bottom w:w="30" w:type="dxa"/>
              <w:right w:w="75" w:type="dxa"/>
            </w:tcMar>
            <w:vAlign w:val="center"/>
          </w:tcPr>
          <w:p w14:paraId="6B43ED8B" w14:textId="77777777" w:rsidR="00FC3E90" w:rsidRDefault="00000000">
            <w:pPr>
              <w:pStyle w:val="af9"/>
              <w:rPr>
                <w:rFonts w:ascii="楷体" w:hAnsi="楷体" w:hint="eastAsia"/>
                <w:sz w:val="22"/>
                <w:szCs w:val="22"/>
              </w:rPr>
            </w:pPr>
            <w:r>
              <w:rPr>
                <w:rFonts w:ascii="楷体" w:hAnsi="楷体" w:hint="eastAsia"/>
                <w:szCs w:val="22"/>
              </w:rPr>
              <w:t>基金代码</w:t>
            </w:r>
          </w:p>
        </w:tc>
        <w:tc>
          <w:tcPr>
            <w:tcW w:w="1667" w:type="pct"/>
            <w:tcMar>
              <w:top w:w="30" w:type="dxa"/>
              <w:left w:w="75" w:type="dxa"/>
              <w:bottom w:w="30" w:type="dxa"/>
              <w:right w:w="75" w:type="dxa"/>
            </w:tcMar>
            <w:vAlign w:val="center"/>
          </w:tcPr>
          <w:p w14:paraId="27FCD99F" w14:textId="77777777" w:rsidR="00FC3E90" w:rsidRDefault="00000000">
            <w:pPr>
              <w:pStyle w:val="af9"/>
              <w:rPr>
                <w:rFonts w:ascii="楷体" w:hAnsi="楷体" w:hint="eastAsia"/>
                <w:sz w:val="22"/>
                <w:szCs w:val="22"/>
              </w:rPr>
            </w:pPr>
            <w:r>
              <w:rPr>
                <w:rFonts w:ascii="楷体" w:hAnsi="楷体" w:hint="eastAsia"/>
                <w:szCs w:val="22"/>
              </w:rPr>
              <w:t>515880(主代码)</w:t>
            </w:r>
          </w:p>
        </w:tc>
        <w:tc>
          <w:tcPr>
            <w:tcW w:w="834" w:type="pct"/>
            <w:tcMar>
              <w:top w:w="30" w:type="dxa"/>
              <w:left w:w="75" w:type="dxa"/>
              <w:bottom w:w="30" w:type="dxa"/>
              <w:right w:w="75" w:type="dxa"/>
            </w:tcMar>
            <w:vAlign w:val="center"/>
          </w:tcPr>
          <w:p w14:paraId="2A35606F" w14:textId="77777777" w:rsidR="00FC3E90" w:rsidRDefault="00000000">
            <w:pPr>
              <w:pStyle w:val="af9"/>
              <w:rPr>
                <w:rFonts w:ascii="楷体" w:hAnsi="楷体" w:hint="eastAsia"/>
                <w:sz w:val="22"/>
                <w:szCs w:val="22"/>
              </w:rPr>
            </w:pPr>
            <w:r>
              <w:rPr>
                <w:rFonts w:ascii="楷体" w:hAnsi="楷体" w:hint="eastAsia"/>
                <w:szCs w:val="22"/>
              </w:rPr>
              <w:t>基金类型</w:t>
            </w:r>
          </w:p>
        </w:tc>
        <w:tc>
          <w:tcPr>
            <w:tcW w:w="1667" w:type="pct"/>
            <w:tcMar>
              <w:top w:w="30" w:type="dxa"/>
              <w:left w:w="75" w:type="dxa"/>
              <w:bottom w:w="30" w:type="dxa"/>
              <w:right w:w="75" w:type="dxa"/>
            </w:tcMar>
            <w:vAlign w:val="center"/>
          </w:tcPr>
          <w:p w14:paraId="5CC15A97" w14:textId="77777777" w:rsidR="00FC3E90" w:rsidRDefault="00000000">
            <w:pPr>
              <w:pStyle w:val="af9"/>
              <w:rPr>
                <w:rFonts w:ascii="楷体" w:hAnsi="楷体" w:hint="eastAsia"/>
                <w:sz w:val="22"/>
                <w:szCs w:val="22"/>
              </w:rPr>
            </w:pPr>
            <w:r>
              <w:rPr>
                <w:rFonts w:ascii="楷体" w:hAnsi="楷体" w:hint="eastAsia"/>
                <w:szCs w:val="22"/>
              </w:rPr>
              <w:t>被动指数型股票基金</w:t>
            </w:r>
          </w:p>
        </w:tc>
      </w:tr>
      <w:tr w:rsidR="00FC3E90" w14:paraId="5B578228" w14:textId="77777777">
        <w:tc>
          <w:tcPr>
            <w:tcW w:w="833" w:type="pct"/>
            <w:tcMar>
              <w:top w:w="30" w:type="dxa"/>
              <w:left w:w="75" w:type="dxa"/>
              <w:bottom w:w="30" w:type="dxa"/>
              <w:right w:w="75" w:type="dxa"/>
            </w:tcMar>
            <w:vAlign w:val="center"/>
          </w:tcPr>
          <w:p w14:paraId="74403C25" w14:textId="77777777" w:rsidR="00FC3E90" w:rsidRDefault="00000000">
            <w:pPr>
              <w:pStyle w:val="af9"/>
              <w:rPr>
                <w:rFonts w:ascii="楷体" w:hAnsi="楷体" w:hint="eastAsia"/>
                <w:sz w:val="22"/>
                <w:szCs w:val="22"/>
              </w:rPr>
            </w:pPr>
            <w:r>
              <w:rPr>
                <w:rFonts w:ascii="楷体" w:hAnsi="楷体" w:hint="eastAsia"/>
                <w:szCs w:val="22"/>
              </w:rPr>
              <w:t>发行日期</w:t>
            </w:r>
          </w:p>
        </w:tc>
        <w:tc>
          <w:tcPr>
            <w:tcW w:w="1667" w:type="pct"/>
            <w:tcMar>
              <w:top w:w="30" w:type="dxa"/>
              <w:left w:w="75" w:type="dxa"/>
              <w:bottom w:w="30" w:type="dxa"/>
              <w:right w:w="75" w:type="dxa"/>
            </w:tcMar>
            <w:vAlign w:val="center"/>
          </w:tcPr>
          <w:p w14:paraId="5F504429" w14:textId="77777777" w:rsidR="00FC3E90" w:rsidRDefault="00000000">
            <w:pPr>
              <w:pStyle w:val="af9"/>
              <w:rPr>
                <w:rFonts w:ascii="楷体" w:hAnsi="楷体" w:hint="eastAsia"/>
                <w:sz w:val="22"/>
                <w:szCs w:val="22"/>
              </w:rPr>
            </w:pPr>
            <w:r>
              <w:rPr>
                <w:rFonts w:ascii="楷体" w:hAnsi="楷体" w:hint="eastAsia"/>
                <w:szCs w:val="22"/>
              </w:rPr>
              <w:t>2019年7月22日</w:t>
            </w:r>
          </w:p>
        </w:tc>
        <w:tc>
          <w:tcPr>
            <w:tcW w:w="834" w:type="pct"/>
            <w:tcMar>
              <w:top w:w="30" w:type="dxa"/>
              <w:left w:w="75" w:type="dxa"/>
              <w:bottom w:w="30" w:type="dxa"/>
              <w:right w:w="75" w:type="dxa"/>
            </w:tcMar>
            <w:vAlign w:val="center"/>
          </w:tcPr>
          <w:p w14:paraId="2553D3DB" w14:textId="77777777" w:rsidR="00FC3E90" w:rsidRDefault="00000000">
            <w:pPr>
              <w:pStyle w:val="af9"/>
              <w:rPr>
                <w:rFonts w:ascii="楷体" w:hAnsi="楷体" w:hint="eastAsia"/>
                <w:sz w:val="22"/>
                <w:szCs w:val="22"/>
              </w:rPr>
            </w:pPr>
            <w:r>
              <w:rPr>
                <w:rFonts w:ascii="楷体" w:hAnsi="楷体" w:hint="eastAsia"/>
                <w:szCs w:val="22"/>
              </w:rPr>
              <w:t>成立日期/规模</w:t>
            </w:r>
          </w:p>
        </w:tc>
        <w:tc>
          <w:tcPr>
            <w:tcW w:w="1667" w:type="pct"/>
            <w:tcMar>
              <w:top w:w="30" w:type="dxa"/>
              <w:left w:w="75" w:type="dxa"/>
              <w:bottom w:w="30" w:type="dxa"/>
              <w:right w:w="75" w:type="dxa"/>
            </w:tcMar>
            <w:vAlign w:val="center"/>
          </w:tcPr>
          <w:p w14:paraId="1BF32ECF" w14:textId="77777777" w:rsidR="00FC3E90" w:rsidRDefault="00000000">
            <w:pPr>
              <w:pStyle w:val="af9"/>
              <w:rPr>
                <w:rFonts w:ascii="楷体" w:hAnsi="楷体" w:hint="eastAsia"/>
                <w:sz w:val="22"/>
                <w:szCs w:val="22"/>
              </w:rPr>
            </w:pPr>
            <w:r>
              <w:rPr>
                <w:rFonts w:ascii="楷体" w:hAnsi="楷体" w:hint="eastAsia"/>
                <w:szCs w:val="22"/>
              </w:rPr>
              <w:t>2019年8月16日/4.776亿份</w:t>
            </w:r>
          </w:p>
        </w:tc>
      </w:tr>
      <w:tr w:rsidR="00FC3E90" w14:paraId="51066AD7" w14:textId="77777777">
        <w:tc>
          <w:tcPr>
            <w:tcW w:w="833" w:type="pct"/>
            <w:tcMar>
              <w:top w:w="30" w:type="dxa"/>
              <w:left w:w="75" w:type="dxa"/>
              <w:bottom w:w="30" w:type="dxa"/>
              <w:right w:w="75" w:type="dxa"/>
            </w:tcMar>
            <w:vAlign w:val="center"/>
          </w:tcPr>
          <w:p w14:paraId="472912E5" w14:textId="77777777" w:rsidR="00FC3E90" w:rsidRDefault="00000000">
            <w:pPr>
              <w:pStyle w:val="af9"/>
              <w:rPr>
                <w:rFonts w:ascii="楷体" w:hAnsi="楷体" w:hint="eastAsia"/>
                <w:sz w:val="22"/>
                <w:szCs w:val="22"/>
              </w:rPr>
            </w:pPr>
            <w:r>
              <w:rPr>
                <w:rFonts w:ascii="楷体" w:hAnsi="楷体" w:hint="eastAsia"/>
                <w:szCs w:val="22"/>
              </w:rPr>
              <w:t>资产规模</w:t>
            </w:r>
          </w:p>
        </w:tc>
        <w:tc>
          <w:tcPr>
            <w:tcW w:w="1667" w:type="pct"/>
            <w:tcMar>
              <w:top w:w="30" w:type="dxa"/>
              <w:left w:w="75" w:type="dxa"/>
              <w:bottom w:w="30" w:type="dxa"/>
              <w:right w:w="75" w:type="dxa"/>
            </w:tcMar>
            <w:vAlign w:val="center"/>
          </w:tcPr>
          <w:p w14:paraId="0DC6B748" w14:textId="77777777" w:rsidR="00FC3E90" w:rsidRDefault="00000000">
            <w:pPr>
              <w:pStyle w:val="af9"/>
              <w:rPr>
                <w:rFonts w:ascii="楷体" w:hAnsi="楷体" w:hint="eastAsia"/>
                <w:sz w:val="22"/>
                <w:szCs w:val="22"/>
              </w:rPr>
            </w:pPr>
            <w:r>
              <w:rPr>
                <w:rFonts w:ascii="楷体" w:hAnsi="楷体" w:hint="eastAsia"/>
                <w:szCs w:val="22"/>
              </w:rPr>
              <w:t>313.63亿元/（截止至：2026年05月26日）</w:t>
            </w:r>
          </w:p>
        </w:tc>
        <w:tc>
          <w:tcPr>
            <w:tcW w:w="834" w:type="pct"/>
            <w:tcMar>
              <w:top w:w="30" w:type="dxa"/>
              <w:left w:w="75" w:type="dxa"/>
              <w:bottom w:w="30" w:type="dxa"/>
              <w:right w:w="75" w:type="dxa"/>
            </w:tcMar>
            <w:vAlign w:val="center"/>
          </w:tcPr>
          <w:p w14:paraId="1B7201B3" w14:textId="77777777" w:rsidR="00FC3E90" w:rsidRDefault="00000000">
            <w:pPr>
              <w:pStyle w:val="af9"/>
              <w:rPr>
                <w:rFonts w:ascii="楷体" w:hAnsi="楷体" w:hint="eastAsia"/>
                <w:sz w:val="22"/>
                <w:szCs w:val="22"/>
              </w:rPr>
            </w:pPr>
            <w:r>
              <w:rPr>
                <w:rFonts w:ascii="楷体" w:hAnsi="楷体" w:hint="eastAsia"/>
                <w:szCs w:val="22"/>
              </w:rPr>
              <w:t>份额规模</w:t>
            </w:r>
          </w:p>
        </w:tc>
        <w:tc>
          <w:tcPr>
            <w:tcW w:w="1667" w:type="pct"/>
            <w:tcMar>
              <w:top w:w="30" w:type="dxa"/>
              <w:left w:w="75" w:type="dxa"/>
              <w:bottom w:w="30" w:type="dxa"/>
              <w:right w:w="75" w:type="dxa"/>
            </w:tcMar>
            <w:vAlign w:val="center"/>
          </w:tcPr>
          <w:p w14:paraId="7FB800DF" w14:textId="77777777" w:rsidR="00FC3E90" w:rsidRDefault="00000000">
            <w:pPr>
              <w:pStyle w:val="af9"/>
              <w:rPr>
                <w:rFonts w:ascii="楷体" w:hAnsi="楷体" w:hint="eastAsia"/>
                <w:sz w:val="22"/>
                <w:szCs w:val="22"/>
              </w:rPr>
            </w:pPr>
            <w:r>
              <w:rPr>
                <w:rFonts w:ascii="楷体" w:hAnsi="楷体" w:hint="eastAsia"/>
                <w:szCs w:val="22"/>
              </w:rPr>
              <w:t>202.4089亿份/（截止至：2026年05月26日）</w:t>
            </w:r>
          </w:p>
        </w:tc>
      </w:tr>
      <w:tr w:rsidR="00FC3E90" w14:paraId="6D3ACEE8" w14:textId="77777777">
        <w:tc>
          <w:tcPr>
            <w:tcW w:w="833" w:type="pct"/>
            <w:tcMar>
              <w:top w:w="30" w:type="dxa"/>
              <w:left w:w="75" w:type="dxa"/>
              <w:bottom w:w="30" w:type="dxa"/>
              <w:right w:w="75" w:type="dxa"/>
            </w:tcMar>
            <w:vAlign w:val="center"/>
          </w:tcPr>
          <w:p w14:paraId="7E3D8F72" w14:textId="77777777" w:rsidR="00FC3E90" w:rsidRDefault="00000000">
            <w:pPr>
              <w:pStyle w:val="af9"/>
              <w:rPr>
                <w:rFonts w:ascii="楷体" w:hAnsi="楷体" w:hint="eastAsia"/>
                <w:sz w:val="22"/>
                <w:szCs w:val="22"/>
              </w:rPr>
            </w:pPr>
            <w:r>
              <w:rPr>
                <w:rFonts w:ascii="楷体" w:hAnsi="楷体" w:hint="eastAsia"/>
                <w:szCs w:val="22"/>
              </w:rPr>
              <w:t>基金管理人</w:t>
            </w:r>
          </w:p>
        </w:tc>
        <w:tc>
          <w:tcPr>
            <w:tcW w:w="1667" w:type="pct"/>
            <w:tcMar>
              <w:top w:w="30" w:type="dxa"/>
              <w:left w:w="75" w:type="dxa"/>
              <w:bottom w:w="30" w:type="dxa"/>
              <w:right w:w="75" w:type="dxa"/>
            </w:tcMar>
            <w:vAlign w:val="center"/>
          </w:tcPr>
          <w:p w14:paraId="1AB50459" w14:textId="77777777" w:rsidR="00FC3E90" w:rsidRDefault="00000000">
            <w:pPr>
              <w:pStyle w:val="af9"/>
              <w:rPr>
                <w:rFonts w:ascii="楷体" w:hAnsi="楷体" w:hint="eastAsia"/>
                <w:sz w:val="22"/>
                <w:szCs w:val="22"/>
              </w:rPr>
            </w:pPr>
            <w:r>
              <w:rPr>
                <w:rFonts w:ascii="楷体" w:hAnsi="楷体" w:hint="eastAsia"/>
                <w:szCs w:val="22"/>
              </w:rPr>
              <w:t>国泰基金</w:t>
            </w:r>
          </w:p>
        </w:tc>
        <w:tc>
          <w:tcPr>
            <w:tcW w:w="834" w:type="pct"/>
            <w:tcMar>
              <w:top w:w="30" w:type="dxa"/>
              <w:left w:w="75" w:type="dxa"/>
              <w:bottom w:w="30" w:type="dxa"/>
              <w:right w:w="75" w:type="dxa"/>
            </w:tcMar>
            <w:vAlign w:val="center"/>
          </w:tcPr>
          <w:p w14:paraId="2D748E98" w14:textId="77777777" w:rsidR="00FC3E90" w:rsidRDefault="00000000">
            <w:pPr>
              <w:pStyle w:val="af9"/>
              <w:rPr>
                <w:rFonts w:ascii="楷体" w:hAnsi="楷体" w:hint="eastAsia"/>
                <w:sz w:val="22"/>
                <w:szCs w:val="22"/>
              </w:rPr>
            </w:pPr>
            <w:r>
              <w:rPr>
                <w:rFonts w:ascii="楷体" w:hAnsi="楷体" w:hint="eastAsia"/>
                <w:szCs w:val="22"/>
              </w:rPr>
              <w:t>基金托管人</w:t>
            </w:r>
          </w:p>
        </w:tc>
        <w:tc>
          <w:tcPr>
            <w:tcW w:w="1667" w:type="pct"/>
            <w:tcMar>
              <w:top w:w="30" w:type="dxa"/>
              <w:left w:w="75" w:type="dxa"/>
              <w:bottom w:w="30" w:type="dxa"/>
              <w:right w:w="75" w:type="dxa"/>
            </w:tcMar>
            <w:vAlign w:val="center"/>
          </w:tcPr>
          <w:p w14:paraId="6B8F22E6" w14:textId="77777777" w:rsidR="00FC3E90" w:rsidRDefault="00000000">
            <w:pPr>
              <w:pStyle w:val="af9"/>
              <w:rPr>
                <w:rFonts w:ascii="楷体" w:hAnsi="楷体" w:hint="eastAsia"/>
                <w:sz w:val="22"/>
                <w:szCs w:val="22"/>
              </w:rPr>
            </w:pPr>
            <w:r>
              <w:rPr>
                <w:rFonts w:ascii="楷体" w:hAnsi="楷体" w:hint="eastAsia"/>
                <w:szCs w:val="22"/>
              </w:rPr>
              <w:t>工商银行</w:t>
            </w:r>
          </w:p>
        </w:tc>
      </w:tr>
      <w:tr w:rsidR="00FC3E90" w14:paraId="4D75D6BC" w14:textId="77777777">
        <w:tc>
          <w:tcPr>
            <w:tcW w:w="833" w:type="pct"/>
            <w:tcMar>
              <w:top w:w="30" w:type="dxa"/>
              <w:left w:w="75" w:type="dxa"/>
              <w:bottom w:w="30" w:type="dxa"/>
              <w:right w:w="75" w:type="dxa"/>
            </w:tcMar>
            <w:vAlign w:val="center"/>
          </w:tcPr>
          <w:p w14:paraId="04209624" w14:textId="77777777" w:rsidR="00FC3E90" w:rsidRDefault="00000000">
            <w:pPr>
              <w:pStyle w:val="af9"/>
              <w:rPr>
                <w:rFonts w:ascii="楷体" w:hAnsi="楷体" w:hint="eastAsia"/>
                <w:sz w:val="22"/>
                <w:szCs w:val="22"/>
              </w:rPr>
            </w:pPr>
            <w:r>
              <w:rPr>
                <w:rFonts w:ascii="楷体" w:hAnsi="楷体" w:hint="eastAsia"/>
                <w:szCs w:val="22"/>
              </w:rPr>
              <w:t>基金经理人</w:t>
            </w:r>
          </w:p>
        </w:tc>
        <w:tc>
          <w:tcPr>
            <w:tcW w:w="1667" w:type="pct"/>
            <w:tcMar>
              <w:top w:w="30" w:type="dxa"/>
              <w:left w:w="75" w:type="dxa"/>
              <w:bottom w:w="30" w:type="dxa"/>
              <w:right w:w="75" w:type="dxa"/>
            </w:tcMar>
            <w:vAlign w:val="center"/>
          </w:tcPr>
          <w:p w14:paraId="712CA04B" w14:textId="77777777" w:rsidR="00FC3E90" w:rsidRDefault="00000000">
            <w:pPr>
              <w:pStyle w:val="af9"/>
              <w:rPr>
                <w:rFonts w:ascii="楷体" w:hAnsi="楷体" w:hint="eastAsia"/>
                <w:sz w:val="22"/>
                <w:szCs w:val="22"/>
              </w:rPr>
            </w:pPr>
            <w:r>
              <w:rPr>
                <w:rFonts w:ascii="楷体" w:hAnsi="楷体" w:hint="eastAsia"/>
                <w:szCs w:val="22"/>
              </w:rPr>
              <w:t>艾小军</w:t>
            </w:r>
          </w:p>
        </w:tc>
        <w:tc>
          <w:tcPr>
            <w:tcW w:w="834" w:type="pct"/>
            <w:tcMar>
              <w:top w:w="30" w:type="dxa"/>
              <w:left w:w="75" w:type="dxa"/>
              <w:bottom w:w="30" w:type="dxa"/>
              <w:right w:w="75" w:type="dxa"/>
            </w:tcMar>
            <w:vAlign w:val="center"/>
          </w:tcPr>
          <w:p w14:paraId="580E4672" w14:textId="77777777" w:rsidR="00FC3E90" w:rsidRDefault="00000000">
            <w:pPr>
              <w:pStyle w:val="af9"/>
              <w:rPr>
                <w:rFonts w:ascii="楷体" w:hAnsi="楷体" w:hint="eastAsia"/>
                <w:sz w:val="22"/>
                <w:szCs w:val="22"/>
              </w:rPr>
            </w:pPr>
            <w:r>
              <w:rPr>
                <w:rFonts w:ascii="楷体" w:hAnsi="楷体" w:hint="eastAsia"/>
                <w:szCs w:val="22"/>
              </w:rPr>
              <w:t>成立来分红</w:t>
            </w:r>
          </w:p>
        </w:tc>
        <w:tc>
          <w:tcPr>
            <w:tcW w:w="1667" w:type="pct"/>
            <w:tcMar>
              <w:top w:w="30" w:type="dxa"/>
              <w:left w:w="75" w:type="dxa"/>
              <w:bottom w:w="30" w:type="dxa"/>
              <w:right w:w="75" w:type="dxa"/>
            </w:tcMar>
            <w:vAlign w:val="center"/>
          </w:tcPr>
          <w:p w14:paraId="36B15E27" w14:textId="77777777" w:rsidR="00FC3E90" w:rsidRDefault="00000000">
            <w:pPr>
              <w:pStyle w:val="af9"/>
              <w:rPr>
                <w:rFonts w:ascii="楷体" w:hAnsi="楷体" w:hint="eastAsia"/>
                <w:sz w:val="22"/>
                <w:szCs w:val="22"/>
              </w:rPr>
            </w:pPr>
            <w:r>
              <w:rPr>
                <w:rFonts w:ascii="楷体" w:hAnsi="楷体" w:hint="eastAsia"/>
                <w:szCs w:val="22"/>
              </w:rPr>
              <w:t>*</w:t>
            </w:r>
          </w:p>
        </w:tc>
      </w:tr>
      <w:tr w:rsidR="00FC3E90" w14:paraId="22A7F573" w14:textId="77777777">
        <w:tc>
          <w:tcPr>
            <w:tcW w:w="833" w:type="pct"/>
            <w:tcMar>
              <w:top w:w="30" w:type="dxa"/>
              <w:left w:w="75" w:type="dxa"/>
              <w:bottom w:w="30" w:type="dxa"/>
              <w:right w:w="75" w:type="dxa"/>
            </w:tcMar>
            <w:vAlign w:val="center"/>
          </w:tcPr>
          <w:p w14:paraId="3CBBB899" w14:textId="77777777" w:rsidR="00FC3E90" w:rsidRDefault="00000000">
            <w:pPr>
              <w:pStyle w:val="af9"/>
              <w:rPr>
                <w:rFonts w:ascii="楷体" w:hAnsi="楷体" w:hint="eastAsia"/>
                <w:sz w:val="22"/>
                <w:szCs w:val="22"/>
              </w:rPr>
            </w:pPr>
            <w:r>
              <w:rPr>
                <w:rFonts w:ascii="楷体" w:hAnsi="楷体" w:hint="eastAsia"/>
                <w:szCs w:val="22"/>
              </w:rPr>
              <w:t>管理费率</w:t>
            </w:r>
          </w:p>
        </w:tc>
        <w:tc>
          <w:tcPr>
            <w:tcW w:w="1667" w:type="pct"/>
            <w:tcMar>
              <w:top w:w="30" w:type="dxa"/>
              <w:left w:w="75" w:type="dxa"/>
              <w:bottom w:w="30" w:type="dxa"/>
              <w:right w:w="75" w:type="dxa"/>
            </w:tcMar>
            <w:vAlign w:val="center"/>
          </w:tcPr>
          <w:p w14:paraId="08A5984E" w14:textId="77777777" w:rsidR="00FC3E90" w:rsidRDefault="00000000">
            <w:pPr>
              <w:pStyle w:val="af9"/>
              <w:rPr>
                <w:rFonts w:ascii="楷体" w:hAnsi="楷体" w:hint="eastAsia"/>
                <w:sz w:val="22"/>
                <w:szCs w:val="22"/>
              </w:rPr>
            </w:pPr>
            <w:r>
              <w:rPr>
                <w:rFonts w:ascii="楷体" w:hAnsi="楷体" w:hint="eastAsia"/>
                <w:szCs w:val="22"/>
              </w:rPr>
              <w:t>0.50%（每年）</w:t>
            </w:r>
          </w:p>
        </w:tc>
        <w:tc>
          <w:tcPr>
            <w:tcW w:w="834" w:type="pct"/>
            <w:tcMar>
              <w:top w:w="30" w:type="dxa"/>
              <w:left w:w="75" w:type="dxa"/>
              <w:bottom w:w="30" w:type="dxa"/>
              <w:right w:w="75" w:type="dxa"/>
            </w:tcMar>
            <w:vAlign w:val="center"/>
          </w:tcPr>
          <w:p w14:paraId="53D0B031" w14:textId="77777777" w:rsidR="00FC3E90" w:rsidRDefault="00000000">
            <w:pPr>
              <w:pStyle w:val="af9"/>
              <w:rPr>
                <w:rFonts w:ascii="楷体" w:hAnsi="楷体" w:hint="eastAsia"/>
                <w:sz w:val="22"/>
                <w:szCs w:val="22"/>
              </w:rPr>
            </w:pPr>
            <w:r>
              <w:rPr>
                <w:rFonts w:ascii="楷体" w:hAnsi="楷体" w:hint="eastAsia"/>
                <w:szCs w:val="22"/>
              </w:rPr>
              <w:t>托管费率</w:t>
            </w:r>
          </w:p>
        </w:tc>
        <w:tc>
          <w:tcPr>
            <w:tcW w:w="1667" w:type="pct"/>
            <w:tcMar>
              <w:top w:w="30" w:type="dxa"/>
              <w:left w:w="75" w:type="dxa"/>
              <w:bottom w:w="30" w:type="dxa"/>
              <w:right w:w="75" w:type="dxa"/>
            </w:tcMar>
            <w:vAlign w:val="center"/>
          </w:tcPr>
          <w:p w14:paraId="08042910" w14:textId="77777777" w:rsidR="00FC3E90" w:rsidRDefault="00000000">
            <w:pPr>
              <w:pStyle w:val="af9"/>
              <w:rPr>
                <w:rFonts w:ascii="楷体" w:hAnsi="楷体" w:hint="eastAsia"/>
                <w:sz w:val="22"/>
                <w:szCs w:val="22"/>
              </w:rPr>
            </w:pPr>
            <w:r>
              <w:rPr>
                <w:rFonts w:ascii="楷体" w:hAnsi="楷体" w:hint="eastAsia"/>
                <w:szCs w:val="22"/>
              </w:rPr>
              <w:t>0.10%（每年）</w:t>
            </w:r>
          </w:p>
        </w:tc>
      </w:tr>
      <w:tr w:rsidR="00FC3E90" w14:paraId="12C9E08E" w14:textId="77777777">
        <w:tc>
          <w:tcPr>
            <w:tcW w:w="833" w:type="pct"/>
            <w:tcMar>
              <w:top w:w="30" w:type="dxa"/>
              <w:left w:w="75" w:type="dxa"/>
              <w:bottom w:w="30" w:type="dxa"/>
              <w:right w:w="75" w:type="dxa"/>
            </w:tcMar>
            <w:vAlign w:val="center"/>
          </w:tcPr>
          <w:p w14:paraId="207FFDD1" w14:textId="77777777" w:rsidR="00FC3E90" w:rsidRDefault="00000000">
            <w:pPr>
              <w:pStyle w:val="af9"/>
              <w:rPr>
                <w:rFonts w:ascii="楷体" w:hAnsi="楷体" w:hint="eastAsia"/>
                <w:sz w:val="22"/>
                <w:szCs w:val="22"/>
              </w:rPr>
            </w:pPr>
            <w:r>
              <w:rPr>
                <w:rFonts w:ascii="楷体" w:hAnsi="楷体" w:hint="eastAsia"/>
                <w:szCs w:val="22"/>
              </w:rPr>
              <w:t>销售服务费率</w:t>
            </w:r>
          </w:p>
        </w:tc>
        <w:tc>
          <w:tcPr>
            <w:tcW w:w="1667" w:type="pct"/>
            <w:tcMar>
              <w:top w:w="30" w:type="dxa"/>
              <w:left w:w="75" w:type="dxa"/>
              <w:bottom w:w="30" w:type="dxa"/>
              <w:right w:w="75" w:type="dxa"/>
            </w:tcMar>
            <w:vAlign w:val="center"/>
          </w:tcPr>
          <w:p w14:paraId="693907E0" w14:textId="77777777" w:rsidR="00FC3E90" w:rsidRDefault="00000000">
            <w:pPr>
              <w:pStyle w:val="af9"/>
              <w:rPr>
                <w:rFonts w:ascii="楷体" w:hAnsi="楷体" w:hint="eastAsia"/>
                <w:sz w:val="22"/>
                <w:szCs w:val="22"/>
              </w:rPr>
            </w:pPr>
            <w:r>
              <w:rPr>
                <w:rFonts w:ascii="楷体" w:hAnsi="楷体" w:hint="eastAsia"/>
                <w:szCs w:val="22"/>
              </w:rPr>
              <w:t>--（每年）</w:t>
            </w:r>
          </w:p>
        </w:tc>
        <w:tc>
          <w:tcPr>
            <w:tcW w:w="834" w:type="pct"/>
            <w:tcMar>
              <w:top w:w="30" w:type="dxa"/>
              <w:left w:w="75" w:type="dxa"/>
              <w:bottom w:w="30" w:type="dxa"/>
              <w:right w:w="75" w:type="dxa"/>
            </w:tcMar>
            <w:vAlign w:val="center"/>
          </w:tcPr>
          <w:p w14:paraId="4BF00B1E" w14:textId="77777777" w:rsidR="00FC3E90" w:rsidRDefault="00000000">
            <w:pPr>
              <w:pStyle w:val="af9"/>
              <w:rPr>
                <w:rFonts w:ascii="楷体" w:hAnsi="楷体" w:hint="eastAsia"/>
                <w:sz w:val="22"/>
                <w:szCs w:val="22"/>
              </w:rPr>
            </w:pPr>
            <w:r>
              <w:rPr>
                <w:rFonts w:ascii="楷体" w:hAnsi="楷体" w:hint="eastAsia"/>
                <w:szCs w:val="22"/>
              </w:rPr>
              <w:t>跟踪标的</w:t>
            </w:r>
          </w:p>
        </w:tc>
        <w:tc>
          <w:tcPr>
            <w:tcW w:w="1667" w:type="pct"/>
            <w:tcMar>
              <w:top w:w="30" w:type="dxa"/>
              <w:left w:w="75" w:type="dxa"/>
              <w:bottom w:w="30" w:type="dxa"/>
              <w:right w:w="75" w:type="dxa"/>
            </w:tcMar>
            <w:vAlign w:val="center"/>
          </w:tcPr>
          <w:p w14:paraId="52E76992" w14:textId="77777777" w:rsidR="00FC3E90" w:rsidRDefault="00000000">
            <w:pPr>
              <w:pStyle w:val="af9"/>
              <w:rPr>
                <w:rFonts w:ascii="楷体" w:hAnsi="楷体" w:hint="eastAsia"/>
                <w:sz w:val="22"/>
                <w:szCs w:val="22"/>
              </w:rPr>
            </w:pPr>
            <w:r>
              <w:rPr>
                <w:rFonts w:ascii="楷体" w:hAnsi="楷体" w:hint="eastAsia"/>
                <w:szCs w:val="22"/>
              </w:rPr>
              <w:t>通信设备</w:t>
            </w:r>
          </w:p>
        </w:tc>
      </w:tr>
      <w:tr w:rsidR="00FC3E90" w14:paraId="1B2834D2" w14:textId="77777777">
        <w:tc>
          <w:tcPr>
            <w:tcW w:w="833" w:type="pct"/>
            <w:tcMar>
              <w:top w:w="30" w:type="dxa"/>
              <w:left w:w="75" w:type="dxa"/>
              <w:bottom w:w="30" w:type="dxa"/>
              <w:right w:w="75" w:type="dxa"/>
            </w:tcMar>
            <w:vAlign w:val="center"/>
          </w:tcPr>
          <w:p w14:paraId="65B86B3F" w14:textId="77777777" w:rsidR="00FC3E90" w:rsidRDefault="00000000">
            <w:pPr>
              <w:pStyle w:val="af9"/>
              <w:rPr>
                <w:rFonts w:ascii="楷体" w:hAnsi="楷体" w:hint="eastAsia"/>
                <w:sz w:val="22"/>
                <w:szCs w:val="22"/>
              </w:rPr>
            </w:pPr>
            <w:r>
              <w:rPr>
                <w:rFonts w:ascii="楷体" w:hAnsi="楷体" w:hint="eastAsia"/>
                <w:szCs w:val="22"/>
              </w:rPr>
              <w:t>业绩比较基准</w:t>
            </w:r>
          </w:p>
        </w:tc>
        <w:tc>
          <w:tcPr>
            <w:tcW w:w="4167" w:type="pct"/>
            <w:gridSpan w:val="3"/>
            <w:tcMar>
              <w:top w:w="30" w:type="dxa"/>
              <w:left w:w="75" w:type="dxa"/>
              <w:bottom w:w="30" w:type="dxa"/>
              <w:right w:w="75" w:type="dxa"/>
            </w:tcMar>
            <w:vAlign w:val="center"/>
          </w:tcPr>
          <w:p w14:paraId="6EF72A8C" w14:textId="77777777" w:rsidR="00FC3E90" w:rsidRDefault="00000000">
            <w:pPr>
              <w:pStyle w:val="af9"/>
              <w:rPr>
                <w:rFonts w:ascii="楷体" w:hAnsi="楷体" w:hint="eastAsia"/>
                <w:sz w:val="22"/>
                <w:szCs w:val="22"/>
              </w:rPr>
            </w:pPr>
            <w:r>
              <w:rPr>
                <w:rFonts w:ascii="楷体" w:hAnsi="楷体"/>
                <w:szCs w:val="22"/>
              </w:rPr>
              <w:t>中证全指通信设备指数收益率</w:t>
            </w:r>
          </w:p>
        </w:tc>
      </w:tr>
    </w:tbl>
    <w:p w14:paraId="707F2EC8" w14:textId="77777777" w:rsidR="00FC3E90" w:rsidRDefault="00FC3E90">
      <w:pPr>
        <w:rPr>
          <w:rFonts w:ascii="楷体" w:eastAsia="楷体" w:hAnsi="楷体" w:hint="eastAsia"/>
          <w:szCs w:val="22"/>
        </w:rPr>
      </w:pPr>
    </w:p>
    <w:p w14:paraId="5A32AE55" w14:textId="77777777" w:rsidR="00FC3E90" w:rsidRDefault="00000000">
      <w:pPr>
        <w:pStyle w:val="3"/>
        <w:rPr>
          <w:rFonts w:ascii="楷体" w:eastAsia="楷体" w:hAnsi="楷体" w:hint="eastAsia"/>
          <w:b/>
          <w:bCs/>
          <w:color w:val="auto"/>
          <w:sz w:val="22"/>
          <w:szCs w:val="22"/>
        </w:rPr>
      </w:pPr>
      <w:r>
        <w:rPr>
          <w:rFonts w:ascii="楷体" w:eastAsia="楷体" w:hAnsi="楷体" w:hint="eastAsia"/>
          <w:b/>
          <w:bCs/>
          <w:color w:val="auto"/>
          <w:sz w:val="30"/>
          <w:szCs w:val="22"/>
        </w:rPr>
        <w:lastRenderedPageBreak/>
        <w:t>5.2.2 投资范围及策略</w:t>
      </w:r>
    </w:p>
    <w:p w14:paraId="29ADDB34" w14:textId="77777777" w:rsidR="00FC3E90" w:rsidRDefault="00000000">
      <w:pPr>
        <w:ind w:firstLineChars="200" w:firstLine="560"/>
        <w:rPr>
          <w:rFonts w:ascii="楷体" w:eastAsia="楷体" w:hAnsi="楷体" w:hint="eastAsia"/>
          <w:sz w:val="28"/>
          <w:szCs w:val="22"/>
        </w:rPr>
      </w:pPr>
      <w:r>
        <w:rPr>
          <w:rFonts w:ascii="楷体" w:eastAsia="楷体" w:hAnsi="楷体"/>
          <w:sz w:val="28"/>
          <w:szCs w:val="22"/>
        </w:rPr>
        <w:t>本基金主要采用完全复制法,即按照标的指数成份股及其权重构建基金股票投资组合,并根据标的指数成份股及其权重的变动而进行相应的调整。</w:t>
      </w:r>
    </w:p>
    <w:p w14:paraId="79C13D3C" w14:textId="77777777" w:rsidR="00FC3E90" w:rsidRDefault="00000000">
      <w:pPr>
        <w:jc w:val="center"/>
        <w:rPr>
          <w:rFonts w:ascii="楷体" w:eastAsia="楷体" w:hAnsi="楷体" w:hint="eastAsia"/>
          <w:szCs w:val="22"/>
        </w:rPr>
      </w:pPr>
      <w:r>
        <w:rPr>
          <w:rFonts w:ascii="楷体" w:eastAsia="楷体" w:hAnsi="楷体" w:hint="eastAsia"/>
          <w:szCs w:val="22"/>
        </w:rPr>
        <w:t>表：通信ETF国泰十大持仓情况</w:t>
      </w:r>
    </w:p>
    <w:tbl>
      <w:tblPr>
        <w:tblStyle w:val="af1"/>
        <w:tblW w:w="9215" w:type="dxa"/>
        <w:tblInd w:w="-431" w:type="dxa"/>
        <w:tblLook w:val="04A0" w:firstRow="1" w:lastRow="0" w:firstColumn="1" w:lastColumn="0" w:noHBand="0" w:noVBand="1"/>
      </w:tblPr>
      <w:tblGrid>
        <w:gridCol w:w="1226"/>
        <w:gridCol w:w="1185"/>
        <w:gridCol w:w="992"/>
        <w:gridCol w:w="5812"/>
      </w:tblGrid>
      <w:tr w:rsidR="00FC3E90" w14:paraId="00A0AEFF" w14:textId="77777777">
        <w:trPr>
          <w:trHeight w:val="402"/>
        </w:trPr>
        <w:tc>
          <w:tcPr>
            <w:tcW w:w="1226" w:type="dxa"/>
            <w:noWrap/>
          </w:tcPr>
          <w:p w14:paraId="0A04547B" w14:textId="77777777" w:rsidR="00FC3E90" w:rsidRDefault="00000000">
            <w:pPr>
              <w:spacing w:after="0" w:line="240" w:lineRule="auto"/>
              <w:rPr>
                <w:rFonts w:ascii="楷体" w:eastAsia="楷体" w:hAnsi="楷体" w:hint="eastAsia"/>
                <w:b/>
                <w:bCs/>
                <w:szCs w:val="22"/>
              </w:rPr>
            </w:pPr>
            <w:r>
              <w:rPr>
                <w:rFonts w:ascii="楷体" w:eastAsia="楷体" w:hAnsi="楷体"/>
                <w:bCs/>
                <w:sz w:val="21"/>
                <w:szCs w:val="22"/>
              </w:rPr>
              <w:t>证券代码</w:t>
            </w:r>
          </w:p>
        </w:tc>
        <w:tc>
          <w:tcPr>
            <w:tcW w:w="1185" w:type="dxa"/>
            <w:noWrap/>
          </w:tcPr>
          <w:p w14:paraId="6329B0B9" w14:textId="77777777" w:rsidR="00FC3E90" w:rsidRDefault="00000000">
            <w:pPr>
              <w:spacing w:after="0" w:line="240" w:lineRule="auto"/>
              <w:rPr>
                <w:rFonts w:ascii="楷体" w:eastAsia="楷体" w:hAnsi="楷体" w:hint="eastAsia"/>
                <w:b/>
                <w:bCs/>
                <w:szCs w:val="22"/>
              </w:rPr>
            </w:pPr>
            <w:r>
              <w:rPr>
                <w:rFonts w:ascii="楷体" w:eastAsia="楷体" w:hAnsi="楷体"/>
                <w:bCs/>
                <w:sz w:val="21"/>
                <w:szCs w:val="22"/>
              </w:rPr>
              <w:t>证券简称</w:t>
            </w:r>
          </w:p>
        </w:tc>
        <w:tc>
          <w:tcPr>
            <w:tcW w:w="992" w:type="dxa"/>
            <w:noWrap/>
          </w:tcPr>
          <w:p w14:paraId="516D9255" w14:textId="77777777" w:rsidR="00FC3E90" w:rsidRDefault="00000000">
            <w:pPr>
              <w:spacing w:after="0" w:line="240" w:lineRule="auto"/>
              <w:rPr>
                <w:rFonts w:ascii="楷体" w:eastAsia="楷体" w:hAnsi="楷体" w:hint="eastAsia"/>
                <w:b/>
                <w:bCs/>
                <w:szCs w:val="22"/>
              </w:rPr>
            </w:pPr>
            <w:r>
              <w:rPr>
                <w:rFonts w:ascii="楷体" w:eastAsia="楷体" w:hAnsi="楷体"/>
                <w:bCs/>
                <w:sz w:val="21"/>
                <w:szCs w:val="22"/>
              </w:rPr>
              <w:t>占基金净值比(%)</w:t>
            </w:r>
          </w:p>
        </w:tc>
        <w:tc>
          <w:tcPr>
            <w:tcW w:w="5812" w:type="dxa"/>
          </w:tcPr>
          <w:p w14:paraId="73939AA5" w14:textId="77777777" w:rsidR="00FC3E90" w:rsidRDefault="00000000">
            <w:pPr>
              <w:spacing w:after="0" w:line="240" w:lineRule="auto"/>
              <w:rPr>
                <w:rFonts w:ascii="楷体" w:eastAsia="楷体" w:hAnsi="楷体" w:hint="eastAsia"/>
                <w:b/>
                <w:bCs/>
                <w:szCs w:val="22"/>
              </w:rPr>
            </w:pPr>
            <w:r>
              <w:rPr>
                <w:rFonts w:ascii="楷体" w:eastAsia="楷体" w:hAnsi="楷体"/>
                <w:bCs/>
                <w:sz w:val="21"/>
                <w:szCs w:val="22"/>
              </w:rPr>
              <w:t>简介</w:t>
            </w:r>
          </w:p>
        </w:tc>
      </w:tr>
      <w:tr w:rsidR="00FC3E90" w14:paraId="3BB81318" w14:textId="77777777">
        <w:trPr>
          <w:trHeight w:val="855"/>
        </w:trPr>
        <w:tc>
          <w:tcPr>
            <w:tcW w:w="1226" w:type="dxa"/>
            <w:noWrap/>
          </w:tcPr>
          <w:p w14:paraId="2F661446"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300502.SZ</w:t>
            </w:r>
          </w:p>
        </w:tc>
        <w:tc>
          <w:tcPr>
            <w:tcW w:w="1185" w:type="dxa"/>
            <w:noWrap/>
          </w:tcPr>
          <w:p w14:paraId="7A249EA3"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新易盛</w:t>
            </w:r>
          </w:p>
        </w:tc>
        <w:tc>
          <w:tcPr>
            <w:tcW w:w="992" w:type="dxa"/>
            <w:noWrap/>
          </w:tcPr>
          <w:p w14:paraId="69E6DD6B"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15.00</w:t>
            </w:r>
          </w:p>
        </w:tc>
        <w:tc>
          <w:tcPr>
            <w:tcW w:w="5812" w:type="dxa"/>
          </w:tcPr>
          <w:p w14:paraId="58C94064"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国内光模块核心供应商之一，深度布局 800G/1.6T 高速光模块，在硅光及 LPO（线性驱动可插拔光学）技术路线具备先发优势。客户覆盖北美云厂商及国内互联网巨头，受益于 AI 算力基础设施扩容，高速产品占比持续提升，盈利能力行业领先。</w:t>
            </w:r>
          </w:p>
        </w:tc>
      </w:tr>
      <w:tr w:rsidR="00FC3E90" w14:paraId="3AE957A6" w14:textId="77777777">
        <w:trPr>
          <w:trHeight w:val="855"/>
        </w:trPr>
        <w:tc>
          <w:tcPr>
            <w:tcW w:w="1226" w:type="dxa"/>
            <w:noWrap/>
          </w:tcPr>
          <w:p w14:paraId="1FC16699"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300308.SZ</w:t>
            </w:r>
          </w:p>
        </w:tc>
        <w:tc>
          <w:tcPr>
            <w:tcW w:w="1185" w:type="dxa"/>
            <w:noWrap/>
          </w:tcPr>
          <w:p w14:paraId="5989BE1E"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中际旭创</w:t>
            </w:r>
          </w:p>
        </w:tc>
        <w:tc>
          <w:tcPr>
            <w:tcW w:w="992" w:type="dxa"/>
            <w:noWrap/>
          </w:tcPr>
          <w:p w14:paraId="144F6A21"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13.66</w:t>
            </w:r>
          </w:p>
        </w:tc>
        <w:tc>
          <w:tcPr>
            <w:tcW w:w="5812" w:type="dxa"/>
          </w:tcPr>
          <w:p w14:paraId="45A736AD"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全球光模块龙头，800G 出货量市占率第一，1.6T 硅光模块已进入英伟达、谷歌等核心客户供应链。通过收购储翰科技完善硅光芯片自主能力，深度绑定台积电 CMOS 代工资源。AI 驱动下，公司技术迭代与客户卡位优势显著，是 1.6T 时代最确定的受益标的之一。</w:t>
            </w:r>
          </w:p>
        </w:tc>
      </w:tr>
      <w:tr w:rsidR="00FC3E90" w14:paraId="377E093A" w14:textId="77777777">
        <w:trPr>
          <w:trHeight w:val="855"/>
        </w:trPr>
        <w:tc>
          <w:tcPr>
            <w:tcW w:w="1226" w:type="dxa"/>
            <w:noWrap/>
          </w:tcPr>
          <w:p w14:paraId="24D45C1D"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601138.SH</w:t>
            </w:r>
          </w:p>
        </w:tc>
        <w:tc>
          <w:tcPr>
            <w:tcW w:w="1185" w:type="dxa"/>
            <w:noWrap/>
          </w:tcPr>
          <w:p w14:paraId="01DE9217"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工业富联</w:t>
            </w:r>
          </w:p>
        </w:tc>
        <w:tc>
          <w:tcPr>
            <w:tcW w:w="992" w:type="dxa"/>
            <w:noWrap/>
          </w:tcPr>
          <w:p w14:paraId="52972FC1"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10.42</w:t>
            </w:r>
          </w:p>
        </w:tc>
        <w:tc>
          <w:tcPr>
            <w:tcW w:w="5812" w:type="dxa"/>
          </w:tcPr>
          <w:p w14:paraId="0D0FF030"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全球电子制造服务（EMS）巨头，深度绑定英伟达 AI 服务器代工业务，覆盖 GPU 模组、HGX 基板及整机组装。随着英伟达 Blackwell/Rubin 平台放量，公司作为核心代工厂直接受益于 AI 服务器出货量激增，同时向上游光互联、液冷等环节延伸布局。</w:t>
            </w:r>
          </w:p>
        </w:tc>
      </w:tr>
      <w:tr w:rsidR="00FC3E90" w14:paraId="4575ADFE" w14:textId="77777777">
        <w:trPr>
          <w:trHeight w:val="855"/>
        </w:trPr>
        <w:tc>
          <w:tcPr>
            <w:tcW w:w="1226" w:type="dxa"/>
            <w:noWrap/>
          </w:tcPr>
          <w:p w14:paraId="7934BADA"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300394.SZ</w:t>
            </w:r>
          </w:p>
        </w:tc>
        <w:tc>
          <w:tcPr>
            <w:tcW w:w="1185" w:type="dxa"/>
            <w:noWrap/>
          </w:tcPr>
          <w:p w14:paraId="76F133A7"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天孚通信</w:t>
            </w:r>
          </w:p>
        </w:tc>
        <w:tc>
          <w:tcPr>
            <w:tcW w:w="992" w:type="dxa"/>
            <w:noWrap/>
          </w:tcPr>
          <w:p w14:paraId="1E57949E"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7.14</w:t>
            </w:r>
          </w:p>
        </w:tc>
        <w:tc>
          <w:tcPr>
            <w:tcW w:w="5812" w:type="dxa"/>
          </w:tcPr>
          <w:p w14:paraId="20ED2A1F"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光器件细分领域隐形冠军，主营光引擎、光隔离器、Mux/Demux 等无源/有源器件。为 800G/1.6T 光模块提供核心光学组件，深度配套中际旭创、新易盛等模块厂商。随着高速模块集成度提升，公司光引擎业务向更高价值量升级，是光模块产业链上游的关键卡位者。</w:t>
            </w:r>
          </w:p>
        </w:tc>
      </w:tr>
      <w:tr w:rsidR="00FC3E90" w14:paraId="60FE2CEE" w14:textId="77777777">
        <w:trPr>
          <w:trHeight w:val="855"/>
        </w:trPr>
        <w:tc>
          <w:tcPr>
            <w:tcW w:w="1226" w:type="dxa"/>
            <w:noWrap/>
          </w:tcPr>
          <w:p w14:paraId="4EA0D518"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000063.SZ</w:t>
            </w:r>
          </w:p>
        </w:tc>
        <w:tc>
          <w:tcPr>
            <w:tcW w:w="1185" w:type="dxa"/>
            <w:noWrap/>
          </w:tcPr>
          <w:p w14:paraId="0B1BE22C"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中兴通讯</w:t>
            </w:r>
          </w:p>
        </w:tc>
        <w:tc>
          <w:tcPr>
            <w:tcW w:w="992" w:type="dxa"/>
            <w:noWrap/>
          </w:tcPr>
          <w:p w14:paraId="47C06D67"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5.35</w:t>
            </w:r>
          </w:p>
        </w:tc>
        <w:tc>
          <w:tcPr>
            <w:tcW w:w="5812" w:type="dxa"/>
          </w:tcPr>
          <w:p w14:paraId="3C31E3D5"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全球通信设备四强之一，覆盖无线基站、光传输、核心网及算力基础设施。在光通信领域具备从芯片到系统的垂直能力，自研 400G/800G 光模块及 OTN 设备。受益于国内算力网络建设及海外 5G-A/FTTR 升级，是电信级光通信市场的核心参与者。</w:t>
            </w:r>
          </w:p>
        </w:tc>
      </w:tr>
      <w:tr w:rsidR="00FC3E90" w14:paraId="51858402" w14:textId="77777777">
        <w:trPr>
          <w:trHeight w:val="855"/>
        </w:trPr>
        <w:tc>
          <w:tcPr>
            <w:tcW w:w="1226" w:type="dxa"/>
            <w:noWrap/>
          </w:tcPr>
          <w:p w14:paraId="120E9C67"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600487.SH</w:t>
            </w:r>
          </w:p>
        </w:tc>
        <w:tc>
          <w:tcPr>
            <w:tcW w:w="1185" w:type="dxa"/>
            <w:noWrap/>
          </w:tcPr>
          <w:p w14:paraId="5592CB25"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亨通光电</w:t>
            </w:r>
          </w:p>
        </w:tc>
        <w:tc>
          <w:tcPr>
            <w:tcW w:w="992" w:type="dxa"/>
            <w:noWrap/>
          </w:tcPr>
          <w:p w14:paraId="7B883F54"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5.30</w:t>
            </w:r>
          </w:p>
        </w:tc>
        <w:tc>
          <w:tcPr>
            <w:tcW w:w="5812" w:type="dxa"/>
          </w:tcPr>
          <w:p w14:paraId="34F26124"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全球光纤光缆前三强，业务覆盖光纤预制棒、海缆、光模块及海洋通信工程。在光通信领域具备"棒纤缆"一体化成本优势，海缆业务受益于全球海上风电及跨洋通信建设。随着 AI 算力网络向边缘延伸，光纤基础设施需求刚性，公司作为光通信底座厂商持续受益。</w:t>
            </w:r>
          </w:p>
        </w:tc>
      </w:tr>
      <w:tr w:rsidR="00FC3E90" w14:paraId="4CCE7B75" w14:textId="77777777">
        <w:trPr>
          <w:trHeight w:val="855"/>
        </w:trPr>
        <w:tc>
          <w:tcPr>
            <w:tcW w:w="1226" w:type="dxa"/>
            <w:noWrap/>
          </w:tcPr>
          <w:p w14:paraId="0A262A14"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lastRenderedPageBreak/>
              <w:t>600522.SH</w:t>
            </w:r>
          </w:p>
        </w:tc>
        <w:tc>
          <w:tcPr>
            <w:tcW w:w="1185" w:type="dxa"/>
            <w:noWrap/>
          </w:tcPr>
          <w:p w14:paraId="75290393"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中天科技</w:t>
            </w:r>
          </w:p>
        </w:tc>
        <w:tc>
          <w:tcPr>
            <w:tcW w:w="992" w:type="dxa"/>
            <w:noWrap/>
          </w:tcPr>
          <w:p w14:paraId="417B1517"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4.20</w:t>
            </w:r>
          </w:p>
        </w:tc>
        <w:tc>
          <w:tcPr>
            <w:tcW w:w="5812" w:type="dxa"/>
          </w:tcPr>
          <w:p w14:paraId="29E4E268"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光电缆综合龙头，业务覆盖光纤光缆、电力传输及海洋能源三大板块。核心看点在于海洋业务高壁垒订单充裕，500kV柔直海缆等高端产品持续交付；光纤光缆受益AI算力基建，价格趋势上行。空芯光纤等前沿技术已商用，"光-电-算"一体化能力持续强化。</w:t>
            </w:r>
          </w:p>
        </w:tc>
      </w:tr>
      <w:tr w:rsidR="00FC3E90" w14:paraId="1B379BC3" w14:textId="77777777">
        <w:trPr>
          <w:trHeight w:val="855"/>
        </w:trPr>
        <w:tc>
          <w:tcPr>
            <w:tcW w:w="1226" w:type="dxa"/>
            <w:noWrap/>
          </w:tcPr>
          <w:p w14:paraId="286322E1"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300136.SZ</w:t>
            </w:r>
          </w:p>
        </w:tc>
        <w:tc>
          <w:tcPr>
            <w:tcW w:w="1185" w:type="dxa"/>
            <w:noWrap/>
          </w:tcPr>
          <w:p w14:paraId="7E3DD060"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信维通信</w:t>
            </w:r>
          </w:p>
        </w:tc>
        <w:tc>
          <w:tcPr>
            <w:tcW w:w="992" w:type="dxa"/>
            <w:noWrap/>
          </w:tcPr>
          <w:p w14:paraId="246FED63"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3.22</w:t>
            </w:r>
          </w:p>
        </w:tc>
        <w:tc>
          <w:tcPr>
            <w:tcW w:w="5812" w:type="dxa"/>
          </w:tcPr>
          <w:p w14:paraId="74F2A1D7"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泛射频龙头，正从消费电子天线向商业卫星通信、智能汽车及AI硬件延伸第二曲线。卫星相控阵天线模组已批量出货，汽车电子进入头部车企供应链。定增加码商业卫星通信器件，国产替代与全球化并行。</w:t>
            </w:r>
          </w:p>
        </w:tc>
      </w:tr>
      <w:tr w:rsidR="00FC3E90" w14:paraId="60D162C8" w14:textId="77777777">
        <w:trPr>
          <w:trHeight w:val="855"/>
        </w:trPr>
        <w:tc>
          <w:tcPr>
            <w:tcW w:w="1226" w:type="dxa"/>
            <w:noWrap/>
          </w:tcPr>
          <w:p w14:paraId="3F5F359F"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600498.SH</w:t>
            </w:r>
          </w:p>
        </w:tc>
        <w:tc>
          <w:tcPr>
            <w:tcW w:w="1185" w:type="dxa"/>
            <w:noWrap/>
          </w:tcPr>
          <w:p w14:paraId="4298EDED"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烽火通信</w:t>
            </w:r>
          </w:p>
        </w:tc>
        <w:tc>
          <w:tcPr>
            <w:tcW w:w="992" w:type="dxa"/>
            <w:noWrap/>
          </w:tcPr>
          <w:p w14:paraId="7FEC7CC7"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2.11</w:t>
            </w:r>
          </w:p>
        </w:tc>
        <w:tc>
          <w:tcPr>
            <w:tcW w:w="5812" w:type="dxa"/>
          </w:tcPr>
          <w:p w14:paraId="2E7BDCC6"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中国信科集团旗下光通信设备央企，覆盖光传输、光接入及算力信息化。传统运营商业务承压，但算力业务推出DeepSeek一体机全栈方案实现突破；战略上向卫星光通信（星间激光通信在轨组网）和车载光通信延伸，打开非运营商增量空间。</w:t>
            </w:r>
          </w:p>
        </w:tc>
      </w:tr>
      <w:tr w:rsidR="00FC3E90" w14:paraId="17D0AF19" w14:textId="77777777">
        <w:trPr>
          <w:trHeight w:val="855"/>
        </w:trPr>
        <w:tc>
          <w:tcPr>
            <w:tcW w:w="1226" w:type="dxa"/>
            <w:noWrap/>
          </w:tcPr>
          <w:p w14:paraId="5BC77E1A"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002281.SZ</w:t>
            </w:r>
          </w:p>
        </w:tc>
        <w:tc>
          <w:tcPr>
            <w:tcW w:w="1185" w:type="dxa"/>
            <w:noWrap/>
          </w:tcPr>
          <w:p w14:paraId="0F3D976C"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光迅科技</w:t>
            </w:r>
          </w:p>
        </w:tc>
        <w:tc>
          <w:tcPr>
            <w:tcW w:w="992" w:type="dxa"/>
            <w:noWrap/>
          </w:tcPr>
          <w:p w14:paraId="48E6B3E5"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2.09</w:t>
            </w:r>
          </w:p>
        </w:tc>
        <w:tc>
          <w:tcPr>
            <w:tcW w:w="5812" w:type="dxa"/>
          </w:tcPr>
          <w:p w14:paraId="559031BB"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国内稀缺的"光芯片+光器件+光模块"垂直一体化龙头。AI算力驱动800G/1.6T高速光模块放量，CPO光芯片自给率超70%。独家卡位100Gbps星间激光通信模块，在手订单饱满。3.2T等前沿技术持续验证，高端化与自主可控双轮驱动。</w:t>
            </w:r>
          </w:p>
        </w:tc>
      </w:tr>
    </w:tbl>
    <w:p w14:paraId="387B34F2" w14:textId="77777777" w:rsidR="00FC3E90" w:rsidRDefault="00000000">
      <w:pPr>
        <w:pStyle w:val="3"/>
        <w:rPr>
          <w:rFonts w:ascii="楷体" w:eastAsia="楷体" w:hAnsi="楷体" w:hint="eastAsia"/>
          <w:b/>
          <w:bCs/>
          <w:color w:val="auto"/>
          <w:sz w:val="22"/>
          <w:szCs w:val="22"/>
        </w:rPr>
      </w:pPr>
      <w:r>
        <w:rPr>
          <w:rFonts w:ascii="楷体" w:eastAsia="楷体" w:hAnsi="楷体" w:hint="eastAsia"/>
          <w:b/>
          <w:bCs/>
          <w:color w:val="auto"/>
          <w:sz w:val="30"/>
          <w:szCs w:val="22"/>
        </w:rPr>
        <w:t>5.2.3 业绩情况</w:t>
      </w:r>
    </w:p>
    <w:p w14:paraId="33030AD3" w14:textId="77777777" w:rsidR="00FC3E90" w:rsidRDefault="00000000">
      <w:pPr>
        <w:rPr>
          <w:rFonts w:ascii="楷体" w:eastAsia="楷体" w:hAnsi="楷体" w:hint="eastAsia"/>
          <w:szCs w:val="22"/>
        </w:rPr>
      </w:pPr>
      <w:r>
        <w:rPr>
          <w:rFonts w:ascii="楷体" w:eastAsia="楷体" w:hAnsi="楷体"/>
          <w:noProof/>
          <w:sz w:val="28"/>
        </w:rPr>
        <w:drawing>
          <wp:inline distT="0" distB="0" distL="0" distR="0" wp14:anchorId="6C25270E" wp14:editId="21D65D13">
            <wp:extent cx="5274310" cy="1433830"/>
            <wp:effectExtent l="0" t="0" r="2540" b="0"/>
            <wp:docPr id="16239249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24914" name="图片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274310" cy="1433830"/>
                    </a:xfrm>
                    <a:prstGeom prst="rect">
                      <a:avLst/>
                    </a:prstGeom>
                    <a:noFill/>
                    <a:ln>
                      <a:noFill/>
                    </a:ln>
                  </pic:spPr>
                </pic:pic>
              </a:graphicData>
            </a:graphic>
          </wp:inline>
        </w:drawing>
      </w:r>
    </w:p>
    <w:p w14:paraId="3A738C9D" w14:textId="77777777" w:rsidR="00FC3E90" w:rsidRDefault="00000000">
      <w:pPr>
        <w:pStyle w:val="1"/>
        <w:numPr>
          <w:ilvl w:val="0"/>
          <w:numId w:val="8"/>
        </w:numPr>
        <w:rPr>
          <w:rFonts w:ascii="楷体" w:eastAsia="楷体" w:hAnsi="楷体" w:hint="eastAsia"/>
          <w:b/>
          <w:bCs/>
          <w:color w:val="auto"/>
          <w:sz w:val="36"/>
          <w:szCs w:val="36"/>
        </w:rPr>
      </w:pPr>
      <w:bookmarkStart w:id="107" w:name="_Toc231144058"/>
      <w:bookmarkStart w:id="108" w:name="_Toc231143528"/>
      <w:r>
        <w:rPr>
          <w:rFonts w:ascii="楷体" w:eastAsia="楷体" w:hAnsi="楷体" w:hint="eastAsia"/>
          <w:b/>
          <w:bCs/>
          <w:color w:val="auto"/>
          <w:sz w:val="36"/>
          <w:szCs w:val="36"/>
        </w:rPr>
        <w:t>交易策略</w:t>
      </w:r>
      <w:bookmarkEnd w:id="107"/>
      <w:bookmarkEnd w:id="108"/>
    </w:p>
    <w:p w14:paraId="471FD7FF" w14:textId="77777777" w:rsidR="00FC3E90" w:rsidRDefault="00FC3E90">
      <w:pPr>
        <w:rPr>
          <w:rFonts w:hint="eastAsia"/>
        </w:rPr>
      </w:pPr>
    </w:p>
    <w:tbl>
      <w:tblPr>
        <w:tblStyle w:val="af1"/>
        <w:tblW w:w="0" w:type="auto"/>
        <w:tblLook w:val="04A0" w:firstRow="1" w:lastRow="0" w:firstColumn="1" w:lastColumn="0" w:noHBand="0" w:noVBand="1"/>
      </w:tblPr>
      <w:tblGrid>
        <w:gridCol w:w="1857"/>
        <w:gridCol w:w="6439"/>
      </w:tblGrid>
      <w:tr w:rsidR="00FC3E90" w14:paraId="2B454FC4" w14:textId="77777777">
        <w:tc>
          <w:tcPr>
            <w:tcW w:w="2122" w:type="dxa"/>
          </w:tcPr>
          <w:p w14:paraId="1A01E213" w14:textId="77777777" w:rsidR="00FC3E90" w:rsidRDefault="00000000">
            <w:pPr>
              <w:pStyle w:val="af9"/>
              <w:rPr>
                <w:sz w:val="22"/>
                <w:szCs w:val="22"/>
              </w:rPr>
            </w:pPr>
            <w:r>
              <w:rPr>
                <w:rFonts w:ascii="楷体" w:hAnsi="楷体" w:hint="eastAsia"/>
                <w:szCs w:val="22"/>
              </w:rPr>
              <w:t>标的</w:t>
            </w:r>
          </w:p>
        </w:tc>
        <w:tc>
          <w:tcPr>
            <w:tcW w:w="7371" w:type="dxa"/>
          </w:tcPr>
          <w:p w14:paraId="554AA268" w14:textId="77777777" w:rsidR="00FC3E90" w:rsidRDefault="00000000">
            <w:pPr>
              <w:pStyle w:val="af9"/>
              <w:rPr>
                <w:sz w:val="22"/>
                <w:szCs w:val="22"/>
              </w:rPr>
            </w:pPr>
            <w:r>
              <w:rPr>
                <w:rFonts w:ascii="楷体" w:hAnsi="楷体" w:hint="eastAsia"/>
                <w:szCs w:val="22"/>
              </w:rPr>
              <w:t xml:space="preserve">交易策略 </w:t>
            </w:r>
          </w:p>
        </w:tc>
      </w:tr>
      <w:tr w:rsidR="00FC3E90" w14:paraId="008A9456" w14:textId="77777777">
        <w:tc>
          <w:tcPr>
            <w:tcW w:w="2122" w:type="dxa"/>
          </w:tcPr>
          <w:p w14:paraId="1D11DFD5" w14:textId="77777777" w:rsidR="00FC3E90" w:rsidRDefault="00000000">
            <w:pPr>
              <w:pStyle w:val="af9"/>
              <w:rPr>
                <w:sz w:val="22"/>
                <w:szCs w:val="22"/>
              </w:rPr>
            </w:pPr>
            <w:commentRangeStart w:id="109"/>
            <w:commentRangeStart w:id="110"/>
            <w:commentRangeStart w:id="111"/>
            <w:r>
              <w:rPr>
                <w:rFonts w:ascii="楷体" w:hAnsi="楷体" w:hint="eastAsia"/>
                <w:szCs w:val="22"/>
              </w:rPr>
              <w:t>通信ETF</w:t>
            </w:r>
            <w:commentRangeEnd w:id="109"/>
            <w:r>
              <w:rPr>
                <w:rStyle w:val="af3"/>
                <w:rFonts w:ascii="楷体" w:hAnsi="楷体" w:hint="eastAsia"/>
                <w:szCs w:val="22"/>
              </w:rPr>
              <w:commentReference w:id="109"/>
            </w:r>
            <w:commentRangeEnd w:id="110"/>
            <w:r>
              <w:rPr>
                <w:rStyle w:val="af3"/>
                <w:rFonts w:ascii="楷体" w:hAnsi="楷体" w:hint="eastAsia"/>
                <w:szCs w:val="22"/>
              </w:rPr>
              <w:commentReference w:id="110"/>
            </w:r>
            <w:commentRangeEnd w:id="111"/>
            <w:r>
              <w:rPr>
                <w:rStyle w:val="af3"/>
                <w:rFonts w:ascii="楷体" w:hAnsi="楷体" w:hint="eastAsia"/>
                <w:szCs w:val="22"/>
              </w:rPr>
              <w:commentReference w:id="111"/>
            </w:r>
            <w:r>
              <w:rPr>
                <w:rFonts w:ascii="楷体" w:hAnsi="楷体" w:hint="eastAsia"/>
                <w:szCs w:val="22"/>
              </w:rPr>
              <w:t>国泰/通信ETF华夏</w:t>
            </w:r>
          </w:p>
        </w:tc>
        <w:tc>
          <w:tcPr>
            <w:tcW w:w="7371" w:type="dxa"/>
          </w:tcPr>
          <w:p w14:paraId="280106D1" w14:textId="77777777" w:rsidR="00FC3E90" w:rsidRDefault="00000000">
            <w:pPr>
              <w:pStyle w:val="af9"/>
              <w:numPr>
                <w:ilvl w:val="0"/>
                <w:numId w:val="11"/>
              </w:numPr>
              <w:jc w:val="left"/>
              <w:rPr>
                <w:sz w:val="22"/>
                <w:szCs w:val="22"/>
              </w:rPr>
            </w:pPr>
            <w:r>
              <w:rPr>
                <w:rFonts w:hint="eastAsia"/>
                <w:sz w:val="22"/>
                <w:szCs w:val="22"/>
              </w:rPr>
              <w:t>风控指标：</w:t>
            </w:r>
            <w:r>
              <w:rPr>
                <w:sz w:val="22"/>
                <w:szCs w:val="22"/>
              </w:rPr>
              <w:t>拥挤度高于</w:t>
            </w:r>
            <w:r>
              <w:rPr>
                <w:sz w:val="22"/>
                <w:szCs w:val="22"/>
              </w:rPr>
              <w:t>90/</w:t>
            </w:r>
            <w:r>
              <w:rPr>
                <w:sz w:val="22"/>
                <w:szCs w:val="22"/>
              </w:rPr>
              <w:t>市场情绪指标高于</w:t>
            </w:r>
            <w:r>
              <w:rPr>
                <w:sz w:val="22"/>
                <w:szCs w:val="22"/>
              </w:rPr>
              <w:t>95</w:t>
            </w:r>
            <w:r>
              <w:rPr>
                <w:sz w:val="22"/>
                <w:szCs w:val="22"/>
              </w:rPr>
              <w:t>，提示风险，可考虑降低仓位</w:t>
            </w:r>
          </w:p>
          <w:p w14:paraId="2182F873" w14:textId="77777777" w:rsidR="00FC3E90" w:rsidRDefault="00000000">
            <w:pPr>
              <w:pStyle w:val="af9"/>
              <w:numPr>
                <w:ilvl w:val="0"/>
                <w:numId w:val="11"/>
              </w:numPr>
              <w:jc w:val="left"/>
              <w:rPr>
                <w:sz w:val="22"/>
                <w:szCs w:val="22"/>
              </w:rPr>
            </w:pPr>
            <w:r>
              <w:rPr>
                <w:rFonts w:hint="eastAsia"/>
                <w:sz w:val="22"/>
                <w:szCs w:val="22"/>
              </w:rPr>
              <w:t>事件指标：</w:t>
            </w:r>
            <w:r>
              <w:rPr>
                <w:rFonts w:hint="eastAsia"/>
                <w:sz w:val="22"/>
                <w:szCs w:val="22"/>
              </w:rPr>
              <w:t>1</w:t>
            </w:r>
            <w:r>
              <w:rPr>
                <w:rFonts w:hint="eastAsia"/>
                <w:sz w:val="22"/>
                <w:szCs w:val="22"/>
              </w:rPr>
              <w:t>）如四大云厂季度资本支出增速放缓，或者整体资本支出收缩。</w:t>
            </w:r>
            <w:r>
              <w:rPr>
                <w:rFonts w:hint="eastAsia"/>
                <w:sz w:val="22"/>
                <w:szCs w:val="22"/>
              </w:rPr>
              <w:t>2</w:t>
            </w:r>
            <w:r>
              <w:rPr>
                <w:rFonts w:hint="eastAsia"/>
                <w:sz w:val="22"/>
                <w:szCs w:val="22"/>
              </w:rPr>
              <w:t>）如龙头企业，如新易盛，中际旭创，</w:t>
            </w:r>
            <w:r>
              <w:rPr>
                <w:rFonts w:hint="eastAsia"/>
                <w:sz w:val="22"/>
                <w:szCs w:val="22"/>
              </w:rPr>
              <w:t>lumentum</w:t>
            </w:r>
            <w:r>
              <w:rPr>
                <w:rFonts w:hint="eastAsia"/>
                <w:sz w:val="22"/>
                <w:szCs w:val="22"/>
              </w:rPr>
              <w:t>，</w:t>
            </w:r>
            <w:r>
              <w:rPr>
                <w:rFonts w:hint="eastAsia"/>
                <w:sz w:val="22"/>
                <w:szCs w:val="22"/>
              </w:rPr>
              <w:t>coherent</w:t>
            </w:r>
            <w:r>
              <w:rPr>
                <w:rFonts w:hint="eastAsia"/>
                <w:sz w:val="22"/>
                <w:szCs w:val="22"/>
              </w:rPr>
              <w:t>等出现大幅订单波动，违约，供给收缩。</w:t>
            </w:r>
            <w:r>
              <w:rPr>
                <w:rFonts w:hint="eastAsia"/>
                <w:sz w:val="22"/>
                <w:szCs w:val="22"/>
              </w:rPr>
              <w:t>3</w:t>
            </w:r>
            <w:r>
              <w:rPr>
                <w:rFonts w:hint="eastAsia"/>
                <w:sz w:val="22"/>
                <w:szCs w:val="22"/>
              </w:rPr>
              <w:t>）如出现新的技术突破，技术路线收敛点出现转移。</w:t>
            </w:r>
            <w:r>
              <w:rPr>
                <w:rFonts w:hint="eastAsia"/>
                <w:sz w:val="22"/>
                <w:szCs w:val="22"/>
              </w:rPr>
              <w:t>4</w:t>
            </w:r>
            <w:r>
              <w:rPr>
                <w:rFonts w:hint="eastAsia"/>
                <w:sz w:val="22"/>
                <w:szCs w:val="22"/>
              </w:rPr>
              <w:t>）如出现重大宏观政策调整。上述四种情况出现任意一种，应</w:t>
            </w:r>
            <w:r>
              <w:rPr>
                <w:sz w:val="22"/>
                <w:szCs w:val="22"/>
              </w:rPr>
              <w:t>需要考虑风险，逐步降低仓位</w:t>
            </w:r>
          </w:p>
          <w:p w14:paraId="51C4A8BF" w14:textId="77777777" w:rsidR="00FC3E90" w:rsidRDefault="00000000">
            <w:pPr>
              <w:pStyle w:val="af9"/>
              <w:numPr>
                <w:ilvl w:val="0"/>
                <w:numId w:val="11"/>
              </w:numPr>
              <w:jc w:val="left"/>
              <w:rPr>
                <w:sz w:val="22"/>
                <w:szCs w:val="22"/>
              </w:rPr>
            </w:pPr>
            <w:r>
              <w:rPr>
                <w:rFonts w:hint="eastAsia"/>
                <w:sz w:val="22"/>
                <w:szCs w:val="22"/>
              </w:rPr>
              <w:t>量化指标：几何布朗运动下，采取正态分布进行时长预测六</w:t>
            </w:r>
            <w:r>
              <w:rPr>
                <w:rFonts w:hint="eastAsia"/>
                <w:sz w:val="22"/>
                <w:szCs w:val="22"/>
              </w:rPr>
              <w:lastRenderedPageBreak/>
              <w:t>个月，五十万次路径蒙特卡洛模拟，结论如下：</w:t>
            </w:r>
            <w:r>
              <w:rPr>
                <w:rFonts w:hint="eastAsia"/>
                <w:sz w:val="22"/>
                <w:szCs w:val="22"/>
              </w:rPr>
              <w:t>1</w:t>
            </w:r>
            <w:r>
              <w:rPr>
                <w:rFonts w:hint="eastAsia"/>
                <w:sz w:val="22"/>
                <w:szCs w:val="22"/>
              </w:rPr>
              <w:t>）</w:t>
            </w:r>
            <w:r>
              <w:rPr>
                <w:rFonts w:hint="eastAsia"/>
                <w:sz w:val="22"/>
                <w:szCs w:val="22"/>
              </w:rPr>
              <w:t xml:space="preserve">515050 </w:t>
            </w:r>
            <w:r>
              <w:rPr>
                <w:rFonts w:hint="eastAsia"/>
                <w:sz w:val="22"/>
                <w:szCs w:val="22"/>
              </w:rPr>
              <w:t>预期六个月后中位数</w:t>
            </w:r>
            <w:r>
              <w:rPr>
                <w:rFonts w:hint="eastAsia"/>
                <w:sz w:val="22"/>
                <w:szCs w:val="22"/>
              </w:rPr>
              <w:t>1.068</w:t>
            </w:r>
            <w:r>
              <w:rPr>
                <w:rFonts w:hint="eastAsia"/>
                <w:sz w:val="22"/>
                <w:szCs w:val="22"/>
              </w:rPr>
              <w:t>，</w:t>
            </w:r>
            <w:r>
              <w:rPr>
                <w:rFonts w:hint="eastAsia"/>
                <w:sz w:val="22"/>
                <w:szCs w:val="22"/>
              </w:rPr>
              <w:t>25%-75%</w:t>
            </w:r>
            <w:r>
              <w:rPr>
                <w:rFonts w:hint="eastAsia"/>
                <w:sz w:val="22"/>
                <w:szCs w:val="22"/>
              </w:rPr>
              <w:t>置信带为</w:t>
            </w:r>
            <w:r>
              <w:rPr>
                <w:rFonts w:hint="eastAsia"/>
                <w:sz w:val="22"/>
                <w:szCs w:val="22"/>
              </w:rPr>
              <w:t>0.709-1.609</w:t>
            </w:r>
            <w:r>
              <w:rPr>
                <w:rFonts w:hint="eastAsia"/>
                <w:sz w:val="22"/>
                <w:szCs w:val="22"/>
              </w:rPr>
              <w:t>元每股。</w:t>
            </w:r>
            <w:r>
              <w:rPr>
                <w:rFonts w:hint="eastAsia"/>
                <w:sz w:val="22"/>
                <w:szCs w:val="22"/>
              </w:rPr>
              <w:t>2</w:t>
            </w:r>
            <w:r>
              <w:rPr>
                <w:rFonts w:hint="eastAsia"/>
                <w:sz w:val="22"/>
                <w:szCs w:val="22"/>
              </w:rPr>
              <w:t>）</w:t>
            </w:r>
            <w:r>
              <w:rPr>
                <w:rFonts w:hint="eastAsia"/>
                <w:sz w:val="22"/>
                <w:szCs w:val="22"/>
              </w:rPr>
              <w:t>515880</w:t>
            </w:r>
            <w:r>
              <w:rPr>
                <w:rFonts w:hint="eastAsia"/>
                <w:sz w:val="22"/>
                <w:szCs w:val="22"/>
              </w:rPr>
              <w:t>预期六个月后中位数为</w:t>
            </w:r>
            <w:r>
              <w:rPr>
                <w:rFonts w:hint="eastAsia"/>
                <w:sz w:val="22"/>
                <w:szCs w:val="22"/>
              </w:rPr>
              <w:t>1.439</w:t>
            </w:r>
            <w:r>
              <w:rPr>
                <w:rFonts w:hint="eastAsia"/>
                <w:sz w:val="22"/>
                <w:szCs w:val="22"/>
              </w:rPr>
              <w:t>，</w:t>
            </w:r>
            <w:r>
              <w:rPr>
                <w:rFonts w:hint="eastAsia"/>
                <w:sz w:val="22"/>
                <w:szCs w:val="22"/>
              </w:rPr>
              <w:t>25%-75%</w:t>
            </w:r>
            <w:r>
              <w:rPr>
                <w:rFonts w:hint="eastAsia"/>
                <w:sz w:val="22"/>
                <w:szCs w:val="22"/>
              </w:rPr>
              <w:t>置信带为</w:t>
            </w:r>
            <w:r>
              <w:rPr>
                <w:rFonts w:hint="eastAsia"/>
                <w:sz w:val="22"/>
                <w:szCs w:val="22"/>
              </w:rPr>
              <w:t>0.949-2.184</w:t>
            </w:r>
            <w:r>
              <w:rPr>
                <w:rFonts w:hint="eastAsia"/>
                <w:sz w:val="22"/>
                <w:szCs w:val="22"/>
              </w:rPr>
              <w:t>元每股。置信带下缘可作为左侧节点接入。置信带上缘为压力侧，需考虑风险，降低仓位。</w:t>
            </w:r>
          </w:p>
        </w:tc>
      </w:tr>
    </w:tbl>
    <w:p w14:paraId="0B311993" w14:textId="77777777" w:rsidR="00FC3E90" w:rsidRDefault="00FC3E90">
      <w:pPr>
        <w:rPr>
          <w:rFonts w:hint="eastAsia"/>
        </w:rPr>
      </w:pPr>
    </w:p>
    <w:p w14:paraId="1B7A904A" w14:textId="77777777" w:rsidR="00FC3E90" w:rsidRDefault="00000000">
      <w:pPr>
        <w:pStyle w:val="1"/>
        <w:numPr>
          <w:ilvl w:val="0"/>
          <w:numId w:val="8"/>
        </w:numPr>
        <w:rPr>
          <w:rFonts w:ascii="楷体" w:eastAsia="楷体" w:hAnsi="楷体" w:hint="eastAsia"/>
          <w:b/>
          <w:bCs/>
          <w:color w:val="auto"/>
          <w:sz w:val="36"/>
          <w:szCs w:val="36"/>
        </w:rPr>
      </w:pPr>
      <w:bookmarkStart w:id="112" w:name="_Toc231143529"/>
      <w:bookmarkStart w:id="113" w:name="_Toc231144059"/>
      <w:r>
        <w:rPr>
          <w:rFonts w:ascii="楷体" w:eastAsia="楷体" w:hAnsi="楷体" w:hint="eastAsia"/>
          <w:b/>
          <w:bCs/>
          <w:color w:val="auto"/>
          <w:sz w:val="36"/>
          <w:szCs w:val="36"/>
        </w:rPr>
        <w:t>风险提示</w:t>
      </w:r>
      <w:bookmarkEnd w:id="112"/>
      <w:bookmarkEnd w:id="113"/>
    </w:p>
    <w:p w14:paraId="030A7B61" w14:textId="77777777" w:rsidR="00FC3E90" w:rsidRDefault="00000000">
      <w:pPr>
        <w:pStyle w:val="2"/>
        <w:rPr>
          <w:rFonts w:ascii="楷体" w:eastAsia="楷体" w:hAnsi="楷体" w:hint="eastAsia"/>
          <w:b/>
          <w:bCs/>
          <w:color w:val="auto"/>
          <w:sz w:val="22"/>
          <w:szCs w:val="22"/>
        </w:rPr>
      </w:pPr>
      <w:bookmarkStart w:id="114" w:name="_Toc231143530"/>
      <w:bookmarkStart w:id="115" w:name="_Toc231144060"/>
      <w:r>
        <w:rPr>
          <w:rFonts w:ascii="楷体" w:eastAsia="楷体" w:hAnsi="楷体" w:hint="eastAsia"/>
          <w:b/>
          <w:bCs/>
          <w:color w:val="auto"/>
          <w:sz w:val="32"/>
          <w:szCs w:val="22"/>
        </w:rPr>
        <w:t>7.1 技术迭代与订单波动</w:t>
      </w:r>
      <w:bookmarkEnd w:id="114"/>
      <w:bookmarkEnd w:id="115"/>
    </w:p>
    <w:p w14:paraId="640CFC82" w14:textId="77777777" w:rsidR="00FC3E90" w:rsidRDefault="00000000">
      <w:pPr>
        <w:ind w:firstLineChars="200" w:firstLine="560"/>
        <w:rPr>
          <w:rFonts w:ascii="楷体" w:eastAsia="楷体" w:hAnsi="楷体" w:hint="eastAsia"/>
          <w:szCs w:val="22"/>
        </w:rPr>
      </w:pPr>
      <w:r>
        <w:rPr>
          <w:rFonts w:ascii="楷体" w:eastAsia="楷体" w:hAnsi="楷体" w:hint="eastAsia"/>
          <w:sz w:val="28"/>
          <w:szCs w:val="22"/>
        </w:rPr>
        <w:t>行业正向1.6T甚至更高速率升级，技术路线（如硅光、LPO等）尚未完全收敛。押错技术或量产良率爬坡不及预期，可能导致失去核心客户订单，且从试样到规模交付的空窗期容易造成业绩大幅波动。</w:t>
      </w:r>
    </w:p>
    <w:p w14:paraId="613FE303" w14:textId="77777777" w:rsidR="00FC3E90" w:rsidRDefault="00000000">
      <w:pPr>
        <w:pStyle w:val="2"/>
        <w:rPr>
          <w:rFonts w:ascii="楷体" w:eastAsia="楷体" w:hAnsi="楷体" w:hint="eastAsia"/>
          <w:b/>
          <w:bCs/>
          <w:color w:val="auto"/>
          <w:sz w:val="22"/>
          <w:szCs w:val="22"/>
        </w:rPr>
      </w:pPr>
      <w:bookmarkStart w:id="116" w:name="_Toc231144061"/>
      <w:bookmarkStart w:id="117" w:name="_Toc231143531"/>
      <w:r>
        <w:rPr>
          <w:rFonts w:ascii="楷体" w:eastAsia="楷体" w:hAnsi="楷体" w:hint="eastAsia"/>
          <w:b/>
          <w:bCs/>
          <w:color w:val="auto"/>
          <w:sz w:val="32"/>
          <w:szCs w:val="22"/>
        </w:rPr>
        <w:t>7.2 客户高度集中与议价权弱</w:t>
      </w:r>
      <w:bookmarkEnd w:id="116"/>
      <w:bookmarkEnd w:id="117"/>
    </w:p>
    <w:p w14:paraId="4DFB9161" w14:textId="77777777" w:rsidR="00FC3E90" w:rsidRDefault="00000000">
      <w:pPr>
        <w:ind w:firstLineChars="200" w:firstLine="560"/>
        <w:rPr>
          <w:rFonts w:ascii="楷体" w:eastAsia="楷体" w:hAnsi="楷体" w:hint="eastAsia"/>
          <w:szCs w:val="22"/>
        </w:rPr>
      </w:pPr>
      <w:r>
        <w:rPr>
          <w:rFonts w:ascii="楷体" w:eastAsia="楷体" w:hAnsi="楷体" w:hint="eastAsia"/>
          <w:sz w:val="28"/>
          <w:szCs w:val="22"/>
        </w:rPr>
        <w:t>下游直接客户主要为少数北美云巨头，形成买方垄断。企业面临苛刻的年降压力，一旦下游资本开支周期见顶或份额被切，单一客户依赖度高的公司将遭遇业绩断崖。</w:t>
      </w:r>
    </w:p>
    <w:p w14:paraId="47050E47" w14:textId="77777777" w:rsidR="00FC3E90" w:rsidRDefault="00000000">
      <w:pPr>
        <w:pStyle w:val="2"/>
        <w:rPr>
          <w:rFonts w:ascii="楷体" w:eastAsia="楷体" w:hAnsi="楷体" w:hint="eastAsia"/>
          <w:b/>
          <w:bCs/>
          <w:color w:val="auto"/>
          <w:sz w:val="22"/>
          <w:szCs w:val="22"/>
        </w:rPr>
      </w:pPr>
      <w:bookmarkStart w:id="118" w:name="_Toc231143532"/>
      <w:bookmarkStart w:id="119" w:name="_Toc231144062"/>
      <w:r>
        <w:rPr>
          <w:rFonts w:ascii="楷体" w:eastAsia="楷体" w:hAnsi="楷体" w:hint="eastAsia"/>
          <w:b/>
          <w:bCs/>
          <w:color w:val="auto"/>
          <w:sz w:val="32"/>
          <w:szCs w:val="22"/>
        </w:rPr>
        <w:t>7.3 地缘政治与供应链阻断导致出口管制</w:t>
      </w:r>
      <w:bookmarkEnd w:id="118"/>
      <w:bookmarkEnd w:id="119"/>
    </w:p>
    <w:p w14:paraId="3CBB38DA" w14:textId="77777777" w:rsidR="00FC3E90" w:rsidRDefault="00000000">
      <w:pPr>
        <w:ind w:firstLineChars="200" w:firstLine="560"/>
        <w:rPr>
          <w:rFonts w:ascii="楷体" w:eastAsia="楷体" w:hAnsi="楷体" w:hint="eastAsia"/>
          <w:szCs w:val="22"/>
        </w:rPr>
      </w:pPr>
      <w:r>
        <w:rPr>
          <w:rFonts w:ascii="楷体" w:eastAsia="楷体" w:hAnsi="楷体" w:hint="eastAsia"/>
          <w:sz w:val="28"/>
          <w:szCs w:val="22"/>
        </w:rPr>
        <w:t>核心光芯片、电芯片仍依赖海外进口。若地缘冲突加剧，可能出现高端物料断供，同时海外客户因合规审查要求供应商在境外设厂，这会拉高企业资本开支与运营成本。</w:t>
      </w:r>
    </w:p>
    <w:p w14:paraId="32136A6E" w14:textId="77777777" w:rsidR="00FC3E90" w:rsidRDefault="00000000">
      <w:pPr>
        <w:pStyle w:val="2"/>
        <w:rPr>
          <w:rFonts w:ascii="楷体" w:eastAsia="楷体" w:hAnsi="楷体" w:hint="eastAsia"/>
          <w:b/>
          <w:bCs/>
          <w:color w:val="auto"/>
          <w:sz w:val="22"/>
          <w:szCs w:val="22"/>
        </w:rPr>
      </w:pPr>
      <w:bookmarkStart w:id="120" w:name="_Toc231143533"/>
      <w:bookmarkStart w:id="121" w:name="_Toc231144063"/>
      <w:r>
        <w:rPr>
          <w:rFonts w:ascii="楷体" w:eastAsia="楷体" w:hAnsi="楷体" w:hint="eastAsia"/>
          <w:b/>
          <w:bCs/>
          <w:color w:val="auto"/>
          <w:sz w:val="32"/>
          <w:szCs w:val="22"/>
        </w:rPr>
        <w:t>7.4 估值高位风险</w:t>
      </w:r>
      <w:bookmarkEnd w:id="120"/>
      <w:bookmarkEnd w:id="121"/>
    </w:p>
    <w:p w14:paraId="2D601B0C" w14:textId="77777777" w:rsidR="00FC3E90" w:rsidRDefault="00000000">
      <w:pPr>
        <w:ind w:firstLineChars="200" w:firstLine="560"/>
        <w:rPr>
          <w:rFonts w:ascii="楷体" w:eastAsia="楷体" w:hAnsi="楷体" w:hint="eastAsia"/>
        </w:rPr>
      </w:pPr>
      <w:r>
        <w:rPr>
          <w:rFonts w:ascii="楷体" w:eastAsia="楷体" w:hAnsi="楷体" w:hint="eastAsia"/>
          <w:sz w:val="28"/>
        </w:rPr>
        <w:t>通信ETF本身处于历史高位。部分领衔个股估值显著偏离历史水平。choice和ifind数据面板一致给出高风险提示。一旦宏观经</w:t>
      </w:r>
      <w:r>
        <w:rPr>
          <w:rFonts w:ascii="楷体" w:eastAsia="楷体" w:hAnsi="楷体" w:hint="eastAsia"/>
          <w:sz w:val="28"/>
        </w:rPr>
        <w:lastRenderedPageBreak/>
        <w:t>济转冷或市场情绪退热，可能面临估值下杀。</w:t>
      </w:r>
    </w:p>
    <w:p w14:paraId="61BCB929" w14:textId="77777777" w:rsidR="00FC3E90" w:rsidRDefault="00000000">
      <w:pPr>
        <w:rPr>
          <w:rFonts w:hint="eastAsia"/>
        </w:rPr>
      </w:pPr>
      <w:r>
        <w:rPr>
          <w:rFonts w:ascii="楷体" w:eastAsia="楷体" w:hAnsi="楷体" w:hint="eastAsia"/>
          <w:sz w:val="28"/>
        </w:rPr>
        <w:t xml:space="preserve"> </w:t>
      </w:r>
    </w:p>
    <w:p w14:paraId="6267C103" w14:textId="77777777" w:rsidR="00FC3E90" w:rsidRDefault="00000000">
      <w:pPr>
        <w:pStyle w:val="1"/>
        <w:numPr>
          <w:ilvl w:val="0"/>
          <w:numId w:val="8"/>
        </w:numPr>
        <w:rPr>
          <w:rFonts w:ascii="楷体" w:eastAsia="楷体" w:hAnsi="楷体" w:hint="eastAsia"/>
          <w:b/>
          <w:bCs/>
          <w:color w:val="auto"/>
          <w:sz w:val="36"/>
          <w:szCs w:val="36"/>
        </w:rPr>
      </w:pPr>
      <w:bookmarkStart w:id="122" w:name="_Toc231144064"/>
      <w:bookmarkStart w:id="123" w:name="_Toc231143534"/>
      <w:r>
        <w:rPr>
          <w:rFonts w:ascii="楷体" w:eastAsia="楷体" w:hAnsi="楷体" w:hint="eastAsia"/>
          <w:b/>
          <w:bCs/>
          <w:color w:val="auto"/>
          <w:sz w:val="36"/>
          <w:szCs w:val="36"/>
        </w:rPr>
        <w:t>附录</w:t>
      </w:r>
      <w:bookmarkEnd w:id="122"/>
      <w:bookmarkEnd w:id="123"/>
    </w:p>
    <w:p w14:paraId="7DF60C5E" w14:textId="77777777" w:rsidR="00FC3E90" w:rsidRDefault="00000000">
      <w:pPr>
        <w:jc w:val="center"/>
        <w:rPr>
          <w:rFonts w:ascii="楷体" w:eastAsia="楷体" w:hAnsi="楷体" w:hint="eastAsia"/>
          <w:szCs w:val="22"/>
        </w:rPr>
      </w:pPr>
      <w:r>
        <w:rPr>
          <w:rFonts w:ascii="楷体" w:eastAsia="楷体" w:hAnsi="楷体" w:hint="eastAsia"/>
          <w:sz w:val="28"/>
          <w:szCs w:val="22"/>
        </w:rPr>
        <w:t>图：中信对光模块市场测算表</w:t>
      </w:r>
    </w:p>
    <w:p w14:paraId="63456443" w14:textId="77777777" w:rsidR="00FC3E90" w:rsidRDefault="00000000">
      <w:pPr>
        <w:rPr>
          <w:rFonts w:ascii="楷体" w:eastAsia="楷体" w:hAnsi="楷体" w:hint="eastAsia"/>
          <w:szCs w:val="22"/>
        </w:rPr>
      </w:pPr>
      <w:r>
        <w:rPr>
          <w:rFonts w:ascii="楷体" w:eastAsia="楷体" w:hAnsi="楷体"/>
          <w:noProof/>
          <w:sz w:val="28"/>
          <w:szCs w:val="22"/>
        </w:rPr>
        <w:drawing>
          <wp:inline distT="0" distB="0" distL="0" distR="0" wp14:anchorId="685844E3" wp14:editId="1D579B99">
            <wp:extent cx="5274310" cy="2205990"/>
            <wp:effectExtent l="0" t="0" r="2540" b="3810"/>
            <wp:docPr id="1689574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74746" name="图片 1"/>
                    <pic:cNvPicPr>
                      <a:picLocks noChangeAspect="1"/>
                    </pic:cNvPicPr>
                  </pic:nvPicPr>
                  <pic:blipFill>
                    <a:blip r:embed="rId40"/>
                    <a:stretch>
                      <a:fillRect/>
                    </a:stretch>
                  </pic:blipFill>
                  <pic:spPr>
                    <a:xfrm>
                      <a:off x="0" y="0"/>
                      <a:ext cx="5274310" cy="2205990"/>
                    </a:xfrm>
                    <a:prstGeom prst="rect">
                      <a:avLst/>
                    </a:prstGeom>
                  </pic:spPr>
                </pic:pic>
              </a:graphicData>
            </a:graphic>
          </wp:inline>
        </w:drawing>
      </w:r>
    </w:p>
    <w:p w14:paraId="50D758A0" w14:textId="77777777" w:rsidR="00FC3E90" w:rsidRDefault="00FC3E90">
      <w:pPr>
        <w:rPr>
          <w:rFonts w:ascii="楷体" w:eastAsia="楷体" w:hAnsi="楷体" w:hint="eastAsia"/>
          <w:szCs w:val="22"/>
        </w:rPr>
      </w:pPr>
    </w:p>
    <w:p w14:paraId="0CB40B9D" w14:textId="77777777" w:rsidR="00FC3E90" w:rsidRDefault="00000000">
      <w:pPr>
        <w:jc w:val="center"/>
        <w:rPr>
          <w:rFonts w:ascii="楷体" w:eastAsia="楷体" w:hAnsi="楷体" w:hint="eastAsia"/>
          <w:sz w:val="28"/>
          <w:szCs w:val="28"/>
        </w:rPr>
      </w:pPr>
      <w:r>
        <w:rPr>
          <w:rFonts w:ascii="楷体" w:eastAsia="楷体" w:hAnsi="楷体" w:hint="eastAsia"/>
          <w:sz w:val="28"/>
          <w:szCs w:val="28"/>
        </w:rPr>
        <w:t>图：两ETF的朴素蒙特卡洛模拟结果</w:t>
      </w:r>
    </w:p>
    <w:p w14:paraId="57058BBD" w14:textId="77777777" w:rsidR="00FC3E90" w:rsidRDefault="00000000">
      <w:pPr>
        <w:rPr>
          <w:rFonts w:ascii="楷体" w:eastAsia="楷体" w:hAnsi="楷体" w:hint="eastAsia"/>
          <w:sz w:val="28"/>
          <w:szCs w:val="28"/>
        </w:rPr>
      </w:pPr>
      <w:r>
        <w:rPr>
          <w:noProof/>
        </w:rPr>
        <w:drawing>
          <wp:inline distT="0" distB="0" distL="0" distR="0" wp14:anchorId="44F8FBF9" wp14:editId="1EE74C90">
            <wp:extent cx="5274310" cy="2240280"/>
            <wp:effectExtent l="0" t="0" r="2540" b="7620"/>
            <wp:docPr id="8700948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94895" name="图片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274310" cy="2240280"/>
                    </a:xfrm>
                    <a:prstGeom prst="rect">
                      <a:avLst/>
                    </a:prstGeom>
                    <a:noFill/>
                    <a:ln>
                      <a:noFill/>
                    </a:ln>
                  </pic:spPr>
                </pic:pic>
              </a:graphicData>
            </a:graphic>
          </wp:inline>
        </w:drawing>
      </w:r>
      <w:r>
        <w:rPr>
          <w:noProof/>
        </w:rPr>
        <w:lastRenderedPageBreak/>
        <w:drawing>
          <wp:inline distT="0" distB="0" distL="0" distR="0" wp14:anchorId="2A70E045" wp14:editId="47587422">
            <wp:extent cx="5274310" cy="2240280"/>
            <wp:effectExtent l="0" t="0" r="2540" b="7620"/>
            <wp:docPr id="118029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9807" name="图片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274310" cy="2240280"/>
                    </a:xfrm>
                    <a:prstGeom prst="rect">
                      <a:avLst/>
                    </a:prstGeom>
                    <a:noFill/>
                    <a:ln>
                      <a:noFill/>
                    </a:ln>
                  </pic:spPr>
                </pic:pic>
              </a:graphicData>
            </a:graphic>
          </wp:inline>
        </w:drawing>
      </w:r>
    </w:p>
    <w:sectPr w:rsidR="00FC3E9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7" w:author="Shiqing Tang" w:date="2026-06-05T09:43:00Z" w:initials="">
    <w:p w14:paraId="709F6074" w14:textId="77777777" w:rsidR="00FC3E90" w:rsidRDefault="00255C22">
      <w:pPr>
        <w:pStyle w:val="a3"/>
        <w:rPr>
          <w:rFonts w:hint="eastAsia"/>
        </w:rPr>
      </w:pPr>
      <w:r>
        <w:rPr>
          <w:rStyle w:val="af3"/>
          <w:rFonts w:hint="eastAsia"/>
        </w:rPr>
        <w:annotationRef/>
      </w:r>
      <w:r w:rsidR="00000000">
        <w:rPr>
          <w:rFonts w:hint="eastAsia"/>
        </w:rPr>
        <w:t>“</w:t>
      </w:r>
      <w:r w:rsidR="00000000">
        <w:rPr>
          <w:rFonts w:ascii="楷体" w:eastAsia="楷体" w:hAnsi="楷体" w:hint="eastAsia"/>
          <w:sz w:val="28"/>
          <w:szCs w:val="28"/>
        </w:rPr>
        <w:t>国务院2025年7-8月连续发布AI相关文件，从顶层设计到产业落地的政策框架已基本成型</w:t>
      </w:r>
      <w:r w:rsidR="00000000">
        <w:rPr>
          <w:rFonts w:hint="eastAsia"/>
        </w:rPr>
        <w:t>”是基础事实，不需要在引用谁的观点了</w:t>
      </w:r>
    </w:p>
  </w:comment>
  <w:comment w:id="58" w:author="张曦瑾" w:date="2026-06-08T10:22:00Z" w:initials="ZX">
    <w:p w14:paraId="7CA64441" w14:textId="77777777" w:rsidR="00FC3E90" w:rsidRDefault="00255C22">
      <w:pPr>
        <w:pStyle w:val="a3"/>
        <w:rPr>
          <w:rFonts w:hint="eastAsia"/>
        </w:rPr>
      </w:pPr>
      <w:r>
        <w:rPr>
          <w:rStyle w:val="af3"/>
          <w:rFonts w:hint="eastAsia"/>
        </w:rPr>
        <w:annotationRef/>
      </w:r>
      <w:r w:rsidR="00000000">
        <w:rPr>
          <w:rFonts w:hint="eastAsia"/>
        </w:rPr>
        <w:t>好的</w:t>
      </w:r>
    </w:p>
  </w:comment>
  <w:comment w:id="63" w:author="张曦瑾" w:date="2026-06-01T16:03:00Z" w:initials="ZX">
    <w:p w14:paraId="64C99BC4" w14:textId="77777777" w:rsidR="00FC3E90" w:rsidRDefault="00255C22">
      <w:pPr>
        <w:pStyle w:val="a3"/>
        <w:rPr>
          <w:rFonts w:hint="eastAsia"/>
        </w:rPr>
      </w:pPr>
      <w:r>
        <w:rPr>
          <w:rStyle w:val="af3"/>
          <w:rFonts w:hint="eastAsia"/>
        </w:rPr>
        <w:annotationRef/>
      </w:r>
      <w:r w:rsidR="00000000">
        <w:rPr>
          <w:rFonts w:hint="eastAsia"/>
        </w:rPr>
        <w:t>这个图是从海通的研报里截取的，我认为数据没有问题，但是标题可能确实有偏颇。可以把原标题遮了重写一个</w:t>
      </w:r>
    </w:p>
  </w:comment>
  <w:comment w:id="64" w:author="Shiqing Tang" w:date="2026-06-05T09:46:00Z" w:initials="">
    <w:p w14:paraId="0F67B5C2" w14:textId="77777777" w:rsidR="00FC3E90" w:rsidRDefault="00255C22">
      <w:pPr>
        <w:pStyle w:val="a3"/>
        <w:rPr>
          <w:rFonts w:hint="eastAsia"/>
        </w:rPr>
      </w:pPr>
      <w:r>
        <w:rPr>
          <w:rStyle w:val="af3"/>
          <w:rFonts w:hint="eastAsia"/>
        </w:rPr>
        <w:annotationRef/>
      </w:r>
      <w:r w:rsidR="00000000">
        <w:rPr>
          <w:rFonts w:hint="eastAsia"/>
        </w:rPr>
        <w:t>CLL估计是券商笔误</w:t>
      </w:r>
    </w:p>
  </w:comment>
  <w:comment w:id="65" w:author="张曦瑾" w:date="2026-06-08T10:24:00Z" w:initials="ZX">
    <w:p w14:paraId="69C6E9A4" w14:textId="77777777" w:rsidR="00FC3E90" w:rsidRDefault="00255C22">
      <w:pPr>
        <w:pStyle w:val="a3"/>
        <w:rPr>
          <w:rFonts w:hint="eastAsia"/>
        </w:rPr>
      </w:pPr>
      <w:r>
        <w:rPr>
          <w:rStyle w:val="af3"/>
          <w:rFonts w:hint="eastAsia"/>
        </w:rPr>
        <w:annotationRef/>
      </w:r>
      <w:r w:rsidR="00000000">
        <w:rPr>
          <w:rFonts w:hint="eastAsia"/>
        </w:rPr>
        <w:t>确系笔误</w:t>
      </w:r>
    </w:p>
  </w:comment>
  <w:comment w:id="67" w:author="Shiqing Tang" w:date="2026-06-01T12:19:00Z" w:initials="">
    <w:p w14:paraId="42E386BA" w14:textId="77777777" w:rsidR="00FC3E90" w:rsidRDefault="00255C22">
      <w:pPr>
        <w:pStyle w:val="a3"/>
        <w:rPr>
          <w:rFonts w:hint="eastAsia"/>
        </w:rPr>
      </w:pPr>
      <w:r>
        <w:rPr>
          <w:rStyle w:val="af3"/>
          <w:rFonts w:hint="eastAsia"/>
        </w:rPr>
        <w:annotationRef/>
      </w:r>
      <w:r w:rsidR="00000000">
        <w:rPr>
          <w:rFonts w:hint="eastAsia"/>
        </w:rPr>
        <w:t>在下表没找到这个数</w:t>
      </w:r>
    </w:p>
  </w:comment>
  <w:comment w:id="68" w:author="张曦瑾" w:date="2026-06-01T17:51:00Z" w:initials="ZX">
    <w:p w14:paraId="1AF3E74C" w14:textId="77777777" w:rsidR="00FC3E90" w:rsidRDefault="00255C22">
      <w:pPr>
        <w:pStyle w:val="a3"/>
        <w:rPr>
          <w:rFonts w:hint="eastAsia"/>
        </w:rPr>
      </w:pPr>
      <w:r>
        <w:rPr>
          <w:rStyle w:val="af3"/>
          <w:rFonts w:hint="eastAsia"/>
        </w:rPr>
        <w:annotationRef/>
      </w:r>
      <w:r w:rsidR="00000000">
        <w:rPr>
          <w:rFonts w:hint="eastAsia"/>
        </w:rPr>
        <w:t>这一段是海通研报原话，在25+26Q1业绩报告3/13页，经过数据重算，已经和表格吻合</w:t>
      </w:r>
    </w:p>
  </w:comment>
  <w:comment w:id="69" w:author="Shiqing Tang" w:date="2026-06-01T11:50:00Z" w:initials="">
    <w:p w14:paraId="6C28B453" w14:textId="77777777" w:rsidR="00FC3E90" w:rsidRDefault="00255C22">
      <w:pPr>
        <w:pStyle w:val="a3"/>
        <w:rPr>
          <w:rFonts w:hint="eastAsia"/>
        </w:rPr>
      </w:pPr>
      <w:r>
        <w:rPr>
          <w:rStyle w:val="af3"/>
          <w:rFonts w:hint="eastAsia"/>
        </w:rPr>
        <w:annotationRef/>
      </w:r>
      <w:r w:rsidR="00000000">
        <w:rPr>
          <w:rFonts w:hint="eastAsia"/>
        </w:rPr>
        <w:t>毛利率YOY（%），以</w:t>
      </w:r>
      <w:r w:rsidR="00000000">
        <w:rPr>
          <w:rFonts w:ascii="楷体" w:eastAsia="楷体" w:hAnsi="楷体"/>
          <w:sz w:val="21"/>
          <w:szCs w:val="21"/>
        </w:rPr>
        <w:t>光模块及器件</w:t>
      </w:r>
      <w:r w:rsidR="00000000">
        <w:rPr>
          <w:rFonts w:ascii="楷体" w:eastAsia="楷体" w:hAnsi="楷体" w:hint="eastAsia"/>
          <w:sz w:val="21"/>
          <w:szCs w:val="21"/>
        </w:rPr>
        <w:t>为例，是2025年毛利率比2024年同比提升了36.8%么？那为什么上文写的又是3.68pct？</w:t>
      </w:r>
    </w:p>
  </w:comment>
  <w:comment w:id="70" w:author="张曦瑾" w:date="2026-06-02T14:02:00Z" w:initials="ZX">
    <w:p w14:paraId="3DCA837B" w14:textId="77777777" w:rsidR="00FC3E90" w:rsidRDefault="00255C22">
      <w:pPr>
        <w:pStyle w:val="a3"/>
        <w:rPr>
          <w:rFonts w:hint="eastAsia"/>
        </w:rPr>
      </w:pPr>
      <w:r>
        <w:rPr>
          <w:rStyle w:val="af3"/>
          <w:rFonts w:hint="eastAsia"/>
        </w:rPr>
        <w:annotationRef/>
      </w:r>
      <w:r w:rsidR="00000000">
        <w:rPr>
          <w:rFonts w:hint="eastAsia"/>
        </w:rPr>
        <w:t>数据有误，以上文为主，其他毛利率增速也以及重算</w:t>
      </w:r>
    </w:p>
  </w:comment>
  <w:comment w:id="71" w:author="Shiqing Tang" w:date="2026-06-05T14:21:00Z" w:initials="">
    <w:p w14:paraId="7DB5B8E0" w14:textId="77777777" w:rsidR="00FC3E90" w:rsidRDefault="00255C22">
      <w:pPr>
        <w:pStyle w:val="a3"/>
        <w:rPr>
          <w:rFonts w:hint="eastAsia"/>
        </w:rPr>
      </w:pPr>
      <w:r>
        <w:rPr>
          <w:rStyle w:val="af3"/>
          <w:rFonts w:hint="eastAsia"/>
        </w:rPr>
        <w:annotationRef/>
      </w:r>
      <w:r w:rsidR="00000000">
        <w:rPr>
          <w:rFonts w:hint="eastAsia"/>
        </w:rPr>
        <w:t>上表绿色和黄色标注是什么意思，如果不是为了区分信息就取消颜色区别</w:t>
      </w:r>
    </w:p>
  </w:comment>
  <w:comment w:id="72" w:author="张曦瑾" w:date="2026-06-08T10:28:00Z" w:initials="ZX">
    <w:p w14:paraId="46165115" w14:textId="77777777" w:rsidR="00FC3E90" w:rsidRDefault="00255C22">
      <w:pPr>
        <w:pStyle w:val="a3"/>
        <w:rPr>
          <w:rFonts w:hint="eastAsia"/>
        </w:rPr>
      </w:pPr>
      <w:r>
        <w:rPr>
          <w:rStyle w:val="af3"/>
          <w:rFonts w:hint="eastAsia"/>
        </w:rPr>
        <w:annotationRef/>
      </w:r>
      <w:r w:rsidR="00000000">
        <w:rPr>
          <w:rFonts w:hint="eastAsia"/>
        </w:rPr>
        <w:t>橙色指所在板块（纵向）在当前经济指标（横向）中，排行第一。此处列出，是为了表达光模块的强势地位。不仅营收，增长数一数二，利润率也是全行业首屈一指的。</w:t>
      </w:r>
    </w:p>
  </w:comment>
  <w:comment w:id="77" w:author="Shiqing Tang" w:date="2026-06-05T15:15:00Z" w:initials="">
    <w:p w14:paraId="3EAF0E5A" w14:textId="77777777" w:rsidR="00FC3E90" w:rsidRDefault="00255C22">
      <w:pPr>
        <w:pStyle w:val="a3"/>
        <w:rPr>
          <w:rFonts w:hint="eastAsia"/>
        </w:rPr>
      </w:pPr>
      <w:r>
        <w:rPr>
          <w:rStyle w:val="af3"/>
          <w:rFonts w:hint="eastAsia"/>
        </w:rPr>
        <w:annotationRef/>
      </w:r>
      <w:r w:rsidR="00000000">
        <w:rPr>
          <w:rFonts w:hint="eastAsia"/>
        </w:rPr>
        <w:t>技术迭代单开一节</w:t>
      </w:r>
    </w:p>
  </w:comment>
  <w:comment w:id="78" w:author="Shiqing Tang" w:date="2026-06-05T14:39:00Z" w:initials="">
    <w:p w14:paraId="45B53162" w14:textId="77777777" w:rsidR="00FC3E90" w:rsidRDefault="00255C22">
      <w:pPr>
        <w:pStyle w:val="a3"/>
        <w:rPr>
          <w:rFonts w:hint="eastAsia"/>
        </w:rPr>
      </w:pPr>
      <w:r>
        <w:rPr>
          <w:rStyle w:val="af3"/>
          <w:rFonts w:hint="eastAsia"/>
        </w:rPr>
        <w:annotationRef/>
      </w:r>
      <w:r w:rsidR="00000000">
        <w:rPr>
          <w:rFonts w:hint="eastAsia"/>
        </w:rPr>
        <w:t>这里又是coherenet</w:t>
      </w:r>
    </w:p>
    <w:p w14:paraId="54E0A6F9" w14:textId="77777777" w:rsidR="00FC3E90" w:rsidRDefault="00FC3E90">
      <w:pPr>
        <w:pStyle w:val="a3"/>
        <w:rPr>
          <w:rFonts w:hint="eastAsia"/>
        </w:rPr>
      </w:pPr>
    </w:p>
  </w:comment>
  <w:comment w:id="79" w:author="张曦瑾" w:date="2026-06-08T10:34:00Z" w:initials="ZX">
    <w:p w14:paraId="7D38AC41" w14:textId="77777777" w:rsidR="00FC3E90" w:rsidRDefault="00255C22">
      <w:pPr>
        <w:pStyle w:val="a3"/>
        <w:rPr>
          <w:rFonts w:hint="eastAsia"/>
        </w:rPr>
      </w:pPr>
      <w:r>
        <w:rPr>
          <w:rStyle w:val="af3"/>
          <w:rFonts w:hint="eastAsia"/>
        </w:rPr>
        <w:annotationRef/>
      </w:r>
      <w:r w:rsidR="00000000">
        <w:rPr>
          <w:rFonts w:hint="eastAsia"/>
        </w:rPr>
        <w:t>已按上文意见，以母公司代之</w:t>
      </w:r>
    </w:p>
  </w:comment>
  <w:comment w:id="80" w:author="Shiqing Tang" w:date="2026-06-05T15:15:00Z" w:initials="">
    <w:p w14:paraId="6BA234C6" w14:textId="77777777" w:rsidR="00FC3E90" w:rsidRDefault="00255C22">
      <w:pPr>
        <w:pStyle w:val="a3"/>
        <w:rPr>
          <w:rFonts w:hint="eastAsia"/>
        </w:rPr>
      </w:pPr>
      <w:r>
        <w:rPr>
          <w:rStyle w:val="af3"/>
          <w:rFonts w:hint="eastAsia"/>
        </w:rPr>
        <w:annotationRef/>
      </w:r>
      <w:r w:rsidR="00000000">
        <w:rPr>
          <w:rFonts w:hint="eastAsia"/>
        </w:rPr>
        <w:t>放在3.2.1里面更合适</w:t>
      </w:r>
    </w:p>
  </w:comment>
  <w:comment w:id="81" w:author="Shiqing Tang" w:date="2026-06-05T15:22:00Z" w:initials="">
    <w:p w14:paraId="7AEF34AD" w14:textId="77777777" w:rsidR="00FC3E90" w:rsidRDefault="00255C22">
      <w:pPr>
        <w:pStyle w:val="a3"/>
        <w:rPr>
          <w:rFonts w:hint="eastAsia"/>
        </w:rPr>
      </w:pPr>
      <w:r>
        <w:rPr>
          <w:rStyle w:val="af3"/>
          <w:rFonts w:hint="eastAsia"/>
        </w:rPr>
        <w:annotationRef/>
      </w:r>
      <w:r w:rsidR="00000000">
        <w:rPr>
          <w:rFonts w:hint="eastAsia"/>
        </w:rPr>
        <w:t>磷化铟这部分没写清楚。可以用一句话展开写下磷化铟的全球供给格局。</w:t>
      </w:r>
    </w:p>
  </w:comment>
  <w:comment w:id="82" w:author="张曦瑾" w:date="2026-06-08T10:52:00Z" w:initials="ZX">
    <w:p w14:paraId="3B89D72C" w14:textId="77777777" w:rsidR="00FC3E90" w:rsidRDefault="00255C22">
      <w:pPr>
        <w:pStyle w:val="a3"/>
        <w:rPr>
          <w:rFonts w:hint="eastAsia"/>
        </w:rPr>
      </w:pPr>
      <w:r>
        <w:rPr>
          <w:rStyle w:val="af3"/>
          <w:rFonts w:hint="eastAsia"/>
        </w:rPr>
        <w:annotationRef/>
      </w:r>
      <w:r w:rsidR="00000000">
        <w:rPr>
          <w:rFonts w:hint="eastAsia"/>
        </w:rPr>
        <w:t>已经添加全球竞争格局和扩产流程两部分</w:t>
      </w:r>
    </w:p>
  </w:comment>
  <w:comment w:id="83" w:author="Shiqing Tang" w:date="2026-06-05T15:10:00Z" w:initials="">
    <w:p w14:paraId="5AA4A0FB" w14:textId="77777777" w:rsidR="00FC3E90" w:rsidRDefault="00255C22">
      <w:pPr>
        <w:pStyle w:val="a3"/>
        <w:numPr>
          <w:ilvl w:val="0"/>
          <w:numId w:val="1"/>
        </w:numPr>
        <w:rPr>
          <w:rFonts w:hint="eastAsia"/>
        </w:rPr>
      </w:pPr>
      <w:r>
        <w:rPr>
          <w:rStyle w:val="af3"/>
          <w:rFonts w:hint="eastAsia"/>
        </w:rPr>
        <w:annotationRef/>
      </w:r>
      <w:r w:rsidR="00000000">
        <w:rPr>
          <w:rFonts w:hint="eastAsia"/>
        </w:rPr>
        <w:t>技术迭代可以单开一个小节，不要放在供给里面讲</w:t>
      </w:r>
    </w:p>
    <w:p w14:paraId="6E4D8D34" w14:textId="77777777" w:rsidR="00FC3E90" w:rsidRDefault="00000000">
      <w:pPr>
        <w:pStyle w:val="a3"/>
        <w:numPr>
          <w:ilvl w:val="0"/>
          <w:numId w:val="1"/>
        </w:numPr>
        <w:rPr>
          <w:rFonts w:hint="eastAsia"/>
        </w:rPr>
      </w:pPr>
      <w:r>
        <w:rPr>
          <w:rFonts w:hint="eastAsia"/>
        </w:rPr>
        <w:t>技术迭代部分期望看到的是每个环节的技术演进路线，比如：芯片材料，从磷化铟→硅光、薄膜铌酸锂；封装架构，从可插拔→CPO，等等，展示出技术树的分枝。但这里的i到vi的内部逻辑不清楚。</w:t>
      </w:r>
    </w:p>
    <w:p w14:paraId="165C8027" w14:textId="77777777" w:rsidR="00FC3E90" w:rsidRDefault="00000000">
      <w:pPr>
        <w:pStyle w:val="a3"/>
        <w:rPr>
          <w:rFonts w:hint="eastAsia"/>
        </w:rPr>
      </w:pPr>
      <w:r>
        <w:rPr>
          <w:rFonts w:hint="eastAsia"/>
        </w:rPr>
        <w:t xml:space="preserve"> </w:t>
      </w:r>
    </w:p>
  </w:comment>
  <w:comment w:id="84" w:author="Shiqing Tang" w:date="2026-06-05T15:27:00Z" w:initials="">
    <w:p w14:paraId="4EB7C0D0" w14:textId="77777777" w:rsidR="00FC3E90" w:rsidRDefault="00255C22">
      <w:pPr>
        <w:pStyle w:val="a3"/>
        <w:rPr>
          <w:rFonts w:hint="eastAsia"/>
        </w:rPr>
      </w:pPr>
      <w:r>
        <w:rPr>
          <w:rStyle w:val="af3"/>
          <w:rFonts w:hint="eastAsia"/>
        </w:rPr>
        <w:annotationRef/>
      </w:r>
      <w:r w:rsidR="00000000">
        <w:rPr>
          <w:rFonts w:hint="eastAsia"/>
        </w:rPr>
        <w:t>我个人目前不太接受AI生图，特别是有汉字乱码的，不严谨。</w:t>
      </w:r>
    </w:p>
  </w:comment>
  <w:comment w:id="85" w:author="张曦瑾" w:date="2026-06-08T10:51:00Z" w:initials="ZX">
    <w:p w14:paraId="3DB78844" w14:textId="77777777" w:rsidR="00FC3E90" w:rsidRDefault="00255C22">
      <w:pPr>
        <w:pStyle w:val="a3"/>
        <w:rPr>
          <w:rFonts w:hint="eastAsia"/>
        </w:rPr>
      </w:pPr>
      <w:r>
        <w:rPr>
          <w:rStyle w:val="af3"/>
          <w:rFonts w:hint="eastAsia"/>
        </w:rPr>
        <w:annotationRef/>
      </w:r>
      <w:r w:rsidR="00000000">
        <w:rPr>
          <w:rFonts w:hint="eastAsia"/>
        </w:rPr>
        <w:t>以更改为期刊用图</w:t>
      </w:r>
    </w:p>
  </w:comment>
  <w:comment w:id="86" w:author="Shiqing Tang" w:date="2026-06-01T13:07:00Z" w:initials="">
    <w:p w14:paraId="794B63D1" w14:textId="77777777" w:rsidR="00FC3E90" w:rsidRDefault="00255C22">
      <w:pPr>
        <w:pStyle w:val="a3"/>
        <w:numPr>
          <w:ilvl w:val="0"/>
          <w:numId w:val="2"/>
        </w:numPr>
        <w:rPr>
          <w:rFonts w:hint="eastAsia"/>
        </w:rPr>
      </w:pPr>
      <w:r>
        <w:rPr>
          <w:rStyle w:val="af3"/>
          <w:rFonts w:hint="eastAsia"/>
        </w:rPr>
        <w:annotationRef/>
      </w:r>
      <w:r w:rsidR="00000000">
        <w:rPr>
          <w:rFonts w:hint="eastAsia"/>
        </w:rPr>
        <w:t>语序？</w:t>
      </w:r>
    </w:p>
    <w:p w14:paraId="2052EE0F" w14:textId="77777777" w:rsidR="00FC3E90" w:rsidRDefault="00000000">
      <w:pPr>
        <w:pStyle w:val="a3"/>
        <w:rPr>
          <w:rFonts w:hint="eastAsia"/>
        </w:rPr>
      </w:pPr>
      <w:r>
        <w:rPr>
          <w:rFonts w:hint="eastAsia"/>
        </w:rPr>
        <w:t>2.意思是将从易中天调整到晶圆厂？我的问题是晶圆厂会不会只负责生产，设计环节还是在传统大头？</w:t>
      </w:r>
    </w:p>
  </w:comment>
  <w:comment w:id="87" w:author="张曦瑾" w:date="2026-06-02T15:27:00Z" w:initials="ZX">
    <w:p w14:paraId="7675E85A" w14:textId="77777777" w:rsidR="00FC3E90" w:rsidRDefault="00255C22">
      <w:pPr>
        <w:pStyle w:val="a3"/>
        <w:rPr>
          <w:rFonts w:hint="eastAsia"/>
        </w:rPr>
      </w:pPr>
      <w:r>
        <w:rPr>
          <w:rStyle w:val="af3"/>
          <w:rFonts w:hint="eastAsia"/>
        </w:rPr>
        <w:annotationRef/>
      </w:r>
      <w:r w:rsidR="00000000">
        <w:rPr>
          <w:rFonts w:hint="eastAsia"/>
        </w:rPr>
        <w:t>这里表达的意思是，从lumentum，coherent等光芯片企业，转移到具备硅光设计能力和利用CMOS工艺进行硅光制造，或者找得到成熟制程晶圆代工的的企业（一个例子就是旭创，旭创就是自己捏着硅光设计能力，然后又有合作的成熟晶圆代工，其今年毛利率提升的一大原因就是硅光渗透的加深）。如果硅光不突破，那么中游产多少光模块，很大程度上还是要受限于上游光芯片厂。简而言之，就是从给光模块卖铲子的（上游光芯片厂）转移到正儿八经设计和做光模块的。</w:t>
      </w:r>
    </w:p>
  </w:comment>
  <w:comment w:id="90" w:author="Shiqing Tang" w:date="2026-06-05T15:12:00Z" w:initials="">
    <w:p w14:paraId="1F789ECD" w14:textId="77777777" w:rsidR="00FC3E90" w:rsidRDefault="00255C22">
      <w:pPr>
        <w:pStyle w:val="a3"/>
        <w:rPr>
          <w:rFonts w:hint="eastAsia"/>
        </w:rPr>
      </w:pPr>
      <w:r>
        <w:rPr>
          <w:rStyle w:val="af3"/>
          <w:rFonts w:hint="eastAsia"/>
        </w:rPr>
        <w:annotationRef/>
      </w:r>
      <w:r w:rsidR="00000000">
        <w:rPr>
          <w:rFonts w:hint="eastAsia"/>
        </w:rPr>
        <w:t>放在3.2.2里面更合适</w:t>
      </w:r>
    </w:p>
  </w:comment>
  <w:comment w:id="93" w:author="Shiqing Tang" w:date="2026-06-01T13:22:00Z" w:initials="">
    <w:p w14:paraId="0F47A13D" w14:textId="77777777" w:rsidR="00FC3E90" w:rsidRDefault="00255C22">
      <w:pPr>
        <w:pStyle w:val="a3"/>
        <w:rPr>
          <w:rFonts w:hint="eastAsia"/>
        </w:rPr>
      </w:pPr>
      <w:r>
        <w:rPr>
          <w:rStyle w:val="af3"/>
          <w:rFonts w:hint="eastAsia"/>
        </w:rPr>
        <w:annotationRef/>
      </w:r>
      <w:r w:rsidR="00000000">
        <w:rPr>
          <w:rFonts w:hint="eastAsia"/>
        </w:rPr>
        <w:t>kg是质量的kg？</w:t>
      </w:r>
    </w:p>
  </w:comment>
  <w:comment w:id="94" w:author="张曦瑾" w:date="2026-06-02T16:01:00Z" w:initials="ZX">
    <w:p w14:paraId="5404306B" w14:textId="77777777" w:rsidR="00FC3E90" w:rsidRDefault="00255C22">
      <w:pPr>
        <w:pStyle w:val="a3"/>
        <w:rPr>
          <w:rFonts w:hint="eastAsia"/>
        </w:rPr>
      </w:pPr>
      <w:r>
        <w:rPr>
          <w:rStyle w:val="af3"/>
          <w:rFonts w:hint="eastAsia"/>
        </w:rPr>
        <w:annotationRef/>
      </w:r>
      <w:r w:rsidR="00000000">
        <w:rPr>
          <w:rFonts w:hint="eastAsia"/>
        </w:rPr>
        <w:t>是，虽然很少见，但是确实是论公斤论的，数据来源是deepseek引国贸通大数据的结论。券商方面，中原证券有类似的结论，我看了数据，基本对的上。</w:t>
      </w:r>
    </w:p>
  </w:comment>
  <w:comment w:id="109" w:author="Shiqing Tang" w:date="2026-06-01T13:42:00Z" w:initials="">
    <w:p w14:paraId="6664B9FA" w14:textId="77777777" w:rsidR="00FC3E90" w:rsidRDefault="00255C22">
      <w:pPr>
        <w:pStyle w:val="a3"/>
        <w:rPr>
          <w:rFonts w:hint="eastAsia"/>
        </w:rPr>
      </w:pPr>
      <w:r>
        <w:rPr>
          <w:rStyle w:val="af3"/>
          <w:rFonts w:hint="eastAsia"/>
        </w:rPr>
        <w:annotationRef/>
      </w:r>
      <w:r w:rsidR="00000000">
        <w:rPr>
          <w:rFonts w:hint="eastAsia"/>
        </w:rPr>
        <w:t>只某一个，还是两个一起</w:t>
      </w:r>
    </w:p>
  </w:comment>
  <w:comment w:id="110" w:author="张曦瑾" w:date="2026-06-01T15:27:00Z" w:initials="ZX">
    <w:p w14:paraId="1DBDED1E" w14:textId="77777777" w:rsidR="00FC3E90" w:rsidRDefault="00255C22">
      <w:pPr>
        <w:pStyle w:val="a3"/>
        <w:rPr>
          <w:rFonts w:hint="eastAsia"/>
        </w:rPr>
      </w:pPr>
      <w:r>
        <w:rPr>
          <w:rStyle w:val="af3"/>
          <w:rFonts w:hint="eastAsia"/>
        </w:rPr>
        <w:annotationRef/>
      </w:r>
      <w:r w:rsidR="00000000">
        <w:rPr>
          <w:rFonts w:hint="eastAsia"/>
        </w:rPr>
        <w:t>两个一起，经与风控讨论，不违背二级制度。</w:t>
      </w:r>
    </w:p>
  </w:comment>
  <w:comment w:id="111" w:author="张曦瑾" w:date="2026-06-01T15:55:00Z" w:initials="ZX">
    <w:p w14:paraId="1AA8F042" w14:textId="77777777" w:rsidR="00FC3E90" w:rsidRDefault="00255C22">
      <w:pPr>
        <w:pStyle w:val="a3"/>
        <w:rPr>
          <w:rFonts w:hint="eastAsia"/>
        </w:rPr>
      </w:pPr>
      <w:r>
        <w:rPr>
          <w:rStyle w:val="af3"/>
          <w:rFonts w:hint="eastAsia"/>
        </w:rPr>
        <w:annotationRef/>
      </w:r>
      <w:r w:rsidR="00000000">
        <w:rPr>
          <w:rFonts w:hint="eastAsia"/>
        </w:rPr>
        <w:t>买入整体还是尊重交易员的意见，交易员也认为到这一阶段，价格指引的意义已经不大，更多的要根据市场形势因时而动。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9F6074" w15:done="0"/>
  <w15:commentEx w15:paraId="7CA64441" w15:paraIdParent="709F6074" w15:done="0"/>
  <w15:commentEx w15:paraId="64C99BC4" w15:done="0"/>
  <w15:commentEx w15:paraId="0F67B5C2" w15:done="0"/>
  <w15:commentEx w15:paraId="69C6E9A4" w15:paraIdParent="0F67B5C2" w15:done="0"/>
  <w15:commentEx w15:paraId="42E386BA" w15:done="0"/>
  <w15:commentEx w15:paraId="1AF3E74C" w15:paraIdParent="42E386BA" w15:done="0"/>
  <w15:commentEx w15:paraId="6C28B453" w15:done="0"/>
  <w15:commentEx w15:paraId="3DCA837B" w15:paraIdParent="6C28B453" w15:done="0"/>
  <w15:commentEx w15:paraId="7DB5B8E0" w15:done="0"/>
  <w15:commentEx w15:paraId="46165115" w15:paraIdParent="7DB5B8E0" w15:done="0"/>
  <w15:commentEx w15:paraId="3EAF0E5A" w15:done="0"/>
  <w15:commentEx w15:paraId="54E0A6F9" w15:done="0"/>
  <w15:commentEx w15:paraId="7D38AC41" w15:paraIdParent="54E0A6F9" w15:done="0"/>
  <w15:commentEx w15:paraId="6BA234C6" w15:done="0"/>
  <w15:commentEx w15:paraId="7AEF34AD" w15:done="0"/>
  <w15:commentEx w15:paraId="3B89D72C" w15:paraIdParent="7AEF34AD" w15:done="0"/>
  <w15:commentEx w15:paraId="165C8027" w15:done="0"/>
  <w15:commentEx w15:paraId="4EB7C0D0" w15:done="0"/>
  <w15:commentEx w15:paraId="3DB78844" w15:paraIdParent="4EB7C0D0" w15:done="0"/>
  <w15:commentEx w15:paraId="2052EE0F" w15:done="0"/>
  <w15:commentEx w15:paraId="7675E85A" w15:paraIdParent="2052EE0F" w15:done="0"/>
  <w15:commentEx w15:paraId="1F789ECD" w15:done="0"/>
  <w15:commentEx w15:paraId="0F47A13D" w15:done="0"/>
  <w15:commentEx w15:paraId="5404306B" w15:paraIdParent="0F47A13D" w15:done="0"/>
  <w15:commentEx w15:paraId="6664B9FA" w15:done="0"/>
  <w15:commentEx w15:paraId="1DBDED1E" w15:paraIdParent="6664B9FA" w15:done="0"/>
  <w15:commentEx w15:paraId="1AA8F042" w15:paraIdParent="6664B9F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9F6074" w16cid:durableId="709F6074"/>
  <w16cid:commentId w16cid:paraId="7CA64441" w16cid:durableId="7CA64441"/>
  <w16cid:commentId w16cid:paraId="64C99BC4" w16cid:durableId="64C99BC4"/>
  <w16cid:commentId w16cid:paraId="0F67B5C2" w16cid:durableId="0F67B5C2"/>
  <w16cid:commentId w16cid:paraId="69C6E9A4" w16cid:durableId="69C6E9A4"/>
  <w16cid:commentId w16cid:paraId="42E386BA" w16cid:durableId="42E386BA"/>
  <w16cid:commentId w16cid:paraId="1AF3E74C" w16cid:durableId="1AF3E74C"/>
  <w16cid:commentId w16cid:paraId="6C28B453" w16cid:durableId="6C28B453"/>
  <w16cid:commentId w16cid:paraId="3DCA837B" w16cid:durableId="3DCA837B"/>
  <w16cid:commentId w16cid:paraId="7DB5B8E0" w16cid:durableId="7DB5B8E0"/>
  <w16cid:commentId w16cid:paraId="46165115" w16cid:durableId="46165115"/>
  <w16cid:commentId w16cid:paraId="3EAF0E5A" w16cid:durableId="3EAF0E5A"/>
  <w16cid:commentId w16cid:paraId="54E0A6F9" w16cid:durableId="54E0A6F9"/>
  <w16cid:commentId w16cid:paraId="7D38AC41" w16cid:durableId="7D38AC41"/>
  <w16cid:commentId w16cid:paraId="6BA234C6" w16cid:durableId="6BA234C6"/>
  <w16cid:commentId w16cid:paraId="7AEF34AD" w16cid:durableId="7AEF34AD"/>
  <w16cid:commentId w16cid:paraId="3B89D72C" w16cid:durableId="3B89D72C"/>
  <w16cid:commentId w16cid:paraId="165C8027" w16cid:durableId="165C8027"/>
  <w16cid:commentId w16cid:paraId="4EB7C0D0" w16cid:durableId="4EB7C0D0"/>
  <w16cid:commentId w16cid:paraId="3DB78844" w16cid:durableId="3DB78844"/>
  <w16cid:commentId w16cid:paraId="2052EE0F" w16cid:durableId="2052EE0F"/>
  <w16cid:commentId w16cid:paraId="7675E85A" w16cid:durableId="7675E85A"/>
  <w16cid:commentId w16cid:paraId="1F789ECD" w16cid:durableId="1F789ECD"/>
  <w16cid:commentId w16cid:paraId="0F47A13D" w16cid:durableId="0F47A13D"/>
  <w16cid:commentId w16cid:paraId="5404306B" w16cid:durableId="5404306B"/>
  <w16cid:commentId w16cid:paraId="6664B9FA" w16cid:durableId="6664B9FA"/>
  <w16cid:commentId w16cid:paraId="1DBDED1E" w16cid:durableId="1DBDED1E"/>
  <w16cid:commentId w16cid:paraId="1AA8F042" w16cid:durableId="1AA8F0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387A4" w14:textId="77777777" w:rsidR="00DB7400" w:rsidRDefault="00DB7400">
      <w:pPr>
        <w:spacing w:line="240" w:lineRule="auto"/>
        <w:rPr>
          <w:rFonts w:hint="eastAsia"/>
        </w:rPr>
      </w:pPr>
      <w:r>
        <w:separator/>
      </w:r>
    </w:p>
  </w:endnote>
  <w:endnote w:type="continuationSeparator" w:id="0">
    <w:p w14:paraId="63D13A8F" w14:textId="77777777" w:rsidR="00DB7400" w:rsidRDefault="00DB7400">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5008A" w14:textId="77777777" w:rsidR="00DB7400" w:rsidRDefault="00DB7400">
      <w:pPr>
        <w:spacing w:after="0"/>
        <w:rPr>
          <w:rFonts w:hint="eastAsia"/>
        </w:rPr>
      </w:pPr>
      <w:r>
        <w:separator/>
      </w:r>
    </w:p>
  </w:footnote>
  <w:footnote w:type="continuationSeparator" w:id="0">
    <w:p w14:paraId="18400D22" w14:textId="77777777" w:rsidR="00DB7400" w:rsidRDefault="00DB7400">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02676"/>
    <w:multiLevelType w:val="multilevel"/>
    <w:tmpl w:val="17E02676"/>
    <w:lvl w:ilvl="0">
      <w:start w:val="1"/>
      <w:numFmt w:val="decimal"/>
      <w:lvlText w:val="%1."/>
      <w:lvlJc w:val="left"/>
      <w:pPr>
        <w:ind w:left="1605" w:hanging="720"/>
      </w:pPr>
      <w:rPr>
        <w:rFonts w:hint="default"/>
      </w:rPr>
    </w:lvl>
    <w:lvl w:ilvl="1">
      <w:start w:val="1"/>
      <w:numFmt w:val="lowerLetter"/>
      <w:lvlText w:val="%2)"/>
      <w:lvlJc w:val="left"/>
      <w:pPr>
        <w:ind w:left="1765" w:hanging="440"/>
      </w:pPr>
    </w:lvl>
    <w:lvl w:ilvl="2">
      <w:start w:val="1"/>
      <w:numFmt w:val="lowerRoman"/>
      <w:lvlText w:val="%3."/>
      <w:lvlJc w:val="right"/>
      <w:pPr>
        <w:ind w:left="2205" w:hanging="440"/>
      </w:pPr>
    </w:lvl>
    <w:lvl w:ilvl="3">
      <w:start w:val="1"/>
      <w:numFmt w:val="decimal"/>
      <w:lvlText w:val="%4."/>
      <w:lvlJc w:val="left"/>
      <w:pPr>
        <w:ind w:left="2645" w:hanging="440"/>
      </w:pPr>
    </w:lvl>
    <w:lvl w:ilvl="4">
      <w:start w:val="1"/>
      <w:numFmt w:val="lowerLetter"/>
      <w:lvlText w:val="%5)"/>
      <w:lvlJc w:val="left"/>
      <w:pPr>
        <w:ind w:left="3085" w:hanging="440"/>
      </w:pPr>
    </w:lvl>
    <w:lvl w:ilvl="5">
      <w:start w:val="1"/>
      <w:numFmt w:val="lowerRoman"/>
      <w:lvlText w:val="%6."/>
      <w:lvlJc w:val="right"/>
      <w:pPr>
        <w:ind w:left="3525" w:hanging="440"/>
      </w:pPr>
    </w:lvl>
    <w:lvl w:ilvl="6">
      <w:start w:val="1"/>
      <w:numFmt w:val="decimal"/>
      <w:lvlText w:val="%7."/>
      <w:lvlJc w:val="left"/>
      <w:pPr>
        <w:ind w:left="3965" w:hanging="440"/>
      </w:pPr>
    </w:lvl>
    <w:lvl w:ilvl="7">
      <w:start w:val="1"/>
      <w:numFmt w:val="lowerLetter"/>
      <w:lvlText w:val="%8)"/>
      <w:lvlJc w:val="left"/>
      <w:pPr>
        <w:ind w:left="4405" w:hanging="440"/>
      </w:pPr>
    </w:lvl>
    <w:lvl w:ilvl="8">
      <w:start w:val="1"/>
      <w:numFmt w:val="lowerRoman"/>
      <w:lvlText w:val="%9."/>
      <w:lvlJc w:val="right"/>
      <w:pPr>
        <w:ind w:left="4845" w:hanging="440"/>
      </w:pPr>
    </w:lvl>
  </w:abstractNum>
  <w:abstractNum w:abstractNumId="1" w15:restartNumberingAfterBreak="0">
    <w:nsid w:val="1EAE329A"/>
    <w:multiLevelType w:val="multilevel"/>
    <w:tmpl w:val="1EAE329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520037B"/>
    <w:multiLevelType w:val="multilevel"/>
    <w:tmpl w:val="2520037B"/>
    <w:lvl w:ilvl="0">
      <w:start w:val="1"/>
      <w:numFmt w:val="decimal"/>
      <w:lvlText w:val="%1."/>
      <w:lvlJc w:val="left"/>
      <w:pPr>
        <w:ind w:left="360" w:hanging="360"/>
      </w:pPr>
      <w:rPr>
        <w:rFonts w:hint="default"/>
      </w:rPr>
    </w:lvl>
    <w:lvl w:ilvl="1">
      <w:start w:val="6"/>
      <w:numFmt w:val="decimal"/>
      <w:isLgl/>
      <w:lvlText w:val="%1.%2"/>
      <w:lvlJc w:val="left"/>
      <w:pPr>
        <w:ind w:left="644"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144" w:hanging="144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3" w15:restartNumberingAfterBreak="0">
    <w:nsid w:val="33BF5C94"/>
    <w:multiLevelType w:val="multilevel"/>
    <w:tmpl w:val="33BF5C94"/>
    <w:lvl w:ilvl="0">
      <w:start w:val="1"/>
      <w:numFmt w:val="decimal"/>
      <w:lvlText w:val="%1."/>
      <w:lvlJc w:val="left"/>
      <w:pPr>
        <w:ind w:left="1605" w:hanging="720"/>
      </w:pPr>
      <w:rPr>
        <w:rFonts w:hint="default"/>
      </w:rPr>
    </w:lvl>
    <w:lvl w:ilvl="1">
      <w:start w:val="1"/>
      <w:numFmt w:val="lowerLetter"/>
      <w:lvlText w:val="%2)"/>
      <w:lvlJc w:val="left"/>
      <w:pPr>
        <w:ind w:left="1765" w:hanging="440"/>
      </w:pPr>
    </w:lvl>
    <w:lvl w:ilvl="2">
      <w:start w:val="1"/>
      <w:numFmt w:val="lowerRoman"/>
      <w:lvlText w:val="%3."/>
      <w:lvlJc w:val="right"/>
      <w:pPr>
        <w:ind w:left="2205" w:hanging="440"/>
      </w:pPr>
    </w:lvl>
    <w:lvl w:ilvl="3">
      <w:start w:val="1"/>
      <w:numFmt w:val="decimal"/>
      <w:lvlText w:val="%4."/>
      <w:lvlJc w:val="left"/>
      <w:pPr>
        <w:ind w:left="2645" w:hanging="440"/>
      </w:pPr>
    </w:lvl>
    <w:lvl w:ilvl="4">
      <w:start w:val="1"/>
      <w:numFmt w:val="lowerLetter"/>
      <w:lvlText w:val="%5)"/>
      <w:lvlJc w:val="left"/>
      <w:pPr>
        <w:ind w:left="3085" w:hanging="440"/>
      </w:pPr>
    </w:lvl>
    <w:lvl w:ilvl="5">
      <w:start w:val="1"/>
      <w:numFmt w:val="lowerRoman"/>
      <w:lvlText w:val="%6."/>
      <w:lvlJc w:val="right"/>
      <w:pPr>
        <w:ind w:left="3525" w:hanging="440"/>
      </w:pPr>
    </w:lvl>
    <w:lvl w:ilvl="6">
      <w:start w:val="1"/>
      <w:numFmt w:val="decimal"/>
      <w:lvlText w:val="%7."/>
      <w:lvlJc w:val="left"/>
      <w:pPr>
        <w:ind w:left="3965" w:hanging="440"/>
      </w:pPr>
    </w:lvl>
    <w:lvl w:ilvl="7">
      <w:start w:val="1"/>
      <w:numFmt w:val="lowerLetter"/>
      <w:lvlText w:val="%8)"/>
      <w:lvlJc w:val="left"/>
      <w:pPr>
        <w:ind w:left="4405" w:hanging="440"/>
      </w:pPr>
    </w:lvl>
    <w:lvl w:ilvl="8">
      <w:start w:val="1"/>
      <w:numFmt w:val="lowerRoman"/>
      <w:lvlText w:val="%9."/>
      <w:lvlJc w:val="right"/>
      <w:pPr>
        <w:ind w:left="4845" w:hanging="440"/>
      </w:pPr>
    </w:lvl>
  </w:abstractNum>
  <w:abstractNum w:abstractNumId="4" w15:restartNumberingAfterBreak="0">
    <w:nsid w:val="3F735DB4"/>
    <w:multiLevelType w:val="multilevel"/>
    <w:tmpl w:val="3F735DB4"/>
    <w:lvl w:ilvl="0">
      <w:start w:val="1"/>
      <w:numFmt w:val="decimal"/>
      <w:lvlText w:val="%1."/>
      <w:lvlJc w:val="left"/>
      <w:pPr>
        <w:ind w:left="360" w:hanging="360"/>
      </w:pPr>
      <w:rPr>
        <w:rFonts w:hint="default"/>
      </w:rPr>
    </w:lvl>
    <w:lvl w:ilvl="1">
      <w:start w:val="5"/>
      <w:numFmt w:val="decimal"/>
      <w:isLgl/>
      <w:lvlText w:val="%1.%2"/>
      <w:lvlJc w:val="left"/>
      <w:pPr>
        <w:ind w:left="989"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50B20F66"/>
    <w:multiLevelType w:val="multilevel"/>
    <w:tmpl w:val="50B20F66"/>
    <w:lvl w:ilvl="0">
      <w:start w:val="1"/>
      <w:numFmt w:val="decimal"/>
      <w:lvlText w:val="%1."/>
      <w:lvlJc w:val="left"/>
      <w:pPr>
        <w:ind w:left="360" w:hanging="360"/>
      </w:pPr>
      <w:rPr>
        <w:rFonts w:hint="default"/>
      </w:rPr>
    </w:lvl>
    <w:lvl w:ilvl="1">
      <w:start w:val="2"/>
      <w:numFmt w:val="decimal"/>
      <w:isLgl/>
      <w:lvlText w:val="%1.%2"/>
      <w:lvlJc w:val="left"/>
      <w:pPr>
        <w:ind w:left="675" w:hanging="675"/>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66E52882"/>
    <w:multiLevelType w:val="multilevel"/>
    <w:tmpl w:val="66E52882"/>
    <w:lvl w:ilvl="0">
      <w:start w:val="1"/>
      <w:numFmt w:val="decimal"/>
      <w:lvlText w:val="%1."/>
      <w:lvlJc w:val="left"/>
      <w:pPr>
        <w:ind w:left="1605" w:hanging="720"/>
      </w:pPr>
      <w:rPr>
        <w:rFonts w:hint="default"/>
      </w:rPr>
    </w:lvl>
    <w:lvl w:ilvl="1">
      <w:start w:val="1"/>
      <w:numFmt w:val="lowerLetter"/>
      <w:lvlText w:val="%2)"/>
      <w:lvlJc w:val="left"/>
      <w:pPr>
        <w:ind w:left="1765" w:hanging="440"/>
      </w:pPr>
    </w:lvl>
    <w:lvl w:ilvl="2">
      <w:start w:val="1"/>
      <w:numFmt w:val="lowerRoman"/>
      <w:lvlText w:val="%3."/>
      <w:lvlJc w:val="right"/>
      <w:pPr>
        <w:ind w:left="2205" w:hanging="440"/>
      </w:pPr>
    </w:lvl>
    <w:lvl w:ilvl="3">
      <w:start w:val="1"/>
      <w:numFmt w:val="decimal"/>
      <w:lvlText w:val="%4."/>
      <w:lvlJc w:val="left"/>
      <w:pPr>
        <w:ind w:left="2645" w:hanging="440"/>
      </w:pPr>
    </w:lvl>
    <w:lvl w:ilvl="4">
      <w:start w:val="1"/>
      <w:numFmt w:val="lowerLetter"/>
      <w:lvlText w:val="%5)"/>
      <w:lvlJc w:val="left"/>
      <w:pPr>
        <w:ind w:left="3085" w:hanging="440"/>
      </w:pPr>
    </w:lvl>
    <w:lvl w:ilvl="5">
      <w:start w:val="1"/>
      <w:numFmt w:val="lowerRoman"/>
      <w:lvlText w:val="%6."/>
      <w:lvlJc w:val="right"/>
      <w:pPr>
        <w:ind w:left="3525" w:hanging="440"/>
      </w:pPr>
    </w:lvl>
    <w:lvl w:ilvl="6">
      <w:start w:val="1"/>
      <w:numFmt w:val="decimal"/>
      <w:lvlText w:val="%7."/>
      <w:lvlJc w:val="left"/>
      <w:pPr>
        <w:ind w:left="3965" w:hanging="440"/>
      </w:pPr>
    </w:lvl>
    <w:lvl w:ilvl="7">
      <w:start w:val="1"/>
      <w:numFmt w:val="lowerLetter"/>
      <w:lvlText w:val="%8)"/>
      <w:lvlJc w:val="left"/>
      <w:pPr>
        <w:ind w:left="4405" w:hanging="440"/>
      </w:pPr>
    </w:lvl>
    <w:lvl w:ilvl="8">
      <w:start w:val="1"/>
      <w:numFmt w:val="lowerRoman"/>
      <w:lvlText w:val="%9."/>
      <w:lvlJc w:val="right"/>
      <w:pPr>
        <w:ind w:left="4845" w:hanging="440"/>
      </w:pPr>
    </w:lvl>
  </w:abstractNum>
  <w:abstractNum w:abstractNumId="7" w15:restartNumberingAfterBreak="0">
    <w:nsid w:val="772231E9"/>
    <w:multiLevelType w:val="multilevel"/>
    <w:tmpl w:val="772231E9"/>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784D0114"/>
    <w:multiLevelType w:val="multilevel"/>
    <w:tmpl w:val="784D0114"/>
    <w:lvl w:ilvl="0">
      <w:start w:val="1"/>
      <w:numFmt w:val="decimal"/>
      <w:lvlText w:val="%1."/>
      <w:lvlJc w:val="left"/>
      <w:pPr>
        <w:ind w:left="360" w:hanging="360"/>
      </w:pPr>
      <w:rPr>
        <w:rFonts w:hint="default"/>
      </w:rPr>
    </w:lvl>
    <w:lvl w:ilvl="1">
      <w:start w:val="2"/>
      <w:numFmt w:val="decimal"/>
      <w:isLgl/>
      <w:lvlText w:val="%1.%2"/>
      <w:lvlJc w:val="left"/>
      <w:pPr>
        <w:ind w:left="795" w:hanging="795"/>
      </w:pPr>
      <w:rPr>
        <w:rFonts w:hint="default"/>
      </w:rPr>
    </w:lvl>
    <w:lvl w:ilvl="2">
      <w:start w:val="4"/>
      <w:numFmt w:val="decimal"/>
      <w:isLgl/>
      <w:lvlText w:val="%1.%2.%3"/>
      <w:lvlJc w:val="left"/>
      <w:pPr>
        <w:ind w:left="795" w:hanging="795"/>
      </w:pPr>
      <w:rPr>
        <w:rFonts w:hint="default"/>
      </w:rPr>
    </w:lvl>
    <w:lvl w:ilvl="3">
      <w:start w:val="1"/>
      <w:numFmt w:val="decimal"/>
      <w:isLgl/>
      <w:lvlText w:val="%1.%2.%3.%4"/>
      <w:lvlJc w:val="left"/>
      <w:pPr>
        <w:ind w:left="795" w:hanging="795"/>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7B012BA0"/>
    <w:multiLevelType w:val="multilevel"/>
    <w:tmpl w:val="7B012BA0"/>
    <w:lvl w:ilvl="0">
      <w:start w:val="1"/>
      <w:numFmt w:val="decimal"/>
      <w:lvlText w:val="%1."/>
      <w:lvlJc w:val="left"/>
      <w:pPr>
        <w:ind w:left="360" w:hanging="360"/>
      </w:pPr>
      <w:rPr>
        <w:rFonts w:hint="default"/>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7FDC5EA4"/>
    <w:multiLevelType w:val="multilevel"/>
    <w:tmpl w:val="7FDC5EA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999261437">
    <w:abstractNumId w:val="10"/>
  </w:num>
  <w:num w:numId="2" w16cid:durableId="917010827">
    <w:abstractNumId w:val="1"/>
  </w:num>
  <w:num w:numId="3" w16cid:durableId="341973833">
    <w:abstractNumId w:val="6"/>
  </w:num>
  <w:num w:numId="4" w16cid:durableId="673338743">
    <w:abstractNumId w:val="3"/>
  </w:num>
  <w:num w:numId="5" w16cid:durableId="349526379">
    <w:abstractNumId w:val="0"/>
  </w:num>
  <w:num w:numId="6" w16cid:durableId="1316303183">
    <w:abstractNumId w:val="9"/>
  </w:num>
  <w:num w:numId="7" w16cid:durableId="1888760599">
    <w:abstractNumId w:val="2"/>
  </w:num>
  <w:num w:numId="8" w16cid:durableId="1429697947">
    <w:abstractNumId w:val="8"/>
  </w:num>
  <w:num w:numId="9" w16cid:durableId="1105997261">
    <w:abstractNumId w:val="5"/>
  </w:num>
  <w:num w:numId="10" w16cid:durableId="861357867">
    <w:abstractNumId w:val="4"/>
  </w:num>
  <w:num w:numId="11" w16cid:durableId="118482605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qing Tang">
    <w15:presenceInfo w15:providerId="Windows Live" w15:userId="4285ab659065047e"/>
  </w15:person>
  <w15:person w15:author="张曦瑾">
    <w15:presenceInfo w15:providerId="None" w15:userId="张曦瑾"/>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EFF"/>
    <w:rsid w:val="00001FC9"/>
    <w:rsid w:val="0000204C"/>
    <w:rsid w:val="00005784"/>
    <w:rsid w:val="0000593F"/>
    <w:rsid w:val="000079B8"/>
    <w:rsid w:val="00010A06"/>
    <w:rsid w:val="00010E96"/>
    <w:rsid w:val="00010EAC"/>
    <w:rsid w:val="00012986"/>
    <w:rsid w:val="0002379B"/>
    <w:rsid w:val="00024250"/>
    <w:rsid w:val="00026927"/>
    <w:rsid w:val="000323A8"/>
    <w:rsid w:val="00032629"/>
    <w:rsid w:val="00037206"/>
    <w:rsid w:val="00041590"/>
    <w:rsid w:val="00045098"/>
    <w:rsid w:val="00045FBD"/>
    <w:rsid w:val="00046462"/>
    <w:rsid w:val="0004664E"/>
    <w:rsid w:val="00047607"/>
    <w:rsid w:val="0005643F"/>
    <w:rsid w:val="00063752"/>
    <w:rsid w:val="00066844"/>
    <w:rsid w:val="00066D94"/>
    <w:rsid w:val="00067217"/>
    <w:rsid w:val="0006772E"/>
    <w:rsid w:val="000824FE"/>
    <w:rsid w:val="00082EB6"/>
    <w:rsid w:val="00086AF9"/>
    <w:rsid w:val="00087CFA"/>
    <w:rsid w:val="000901CA"/>
    <w:rsid w:val="000A2150"/>
    <w:rsid w:val="000A65C2"/>
    <w:rsid w:val="000B1293"/>
    <w:rsid w:val="000B452B"/>
    <w:rsid w:val="000B4949"/>
    <w:rsid w:val="000B7F81"/>
    <w:rsid w:val="000C2442"/>
    <w:rsid w:val="000D273F"/>
    <w:rsid w:val="000D27D8"/>
    <w:rsid w:val="000D611D"/>
    <w:rsid w:val="000E0BC0"/>
    <w:rsid w:val="000E17A5"/>
    <w:rsid w:val="000E2768"/>
    <w:rsid w:val="000E3D91"/>
    <w:rsid w:val="000E403B"/>
    <w:rsid w:val="000E44D9"/>
    <w:rsid w:val="000E7641"/>
    <w:rsid w:val="000E7D28"/>
    <w:rsid w:val="00105E3D"/>
    <w:rsid w:val="00113CDE"/>
    <w:rsid w:val="00116DDF"/>
    <w:rsid w:val="0012717A"/>
    <w:rsid w:val="0013568B"/>
    <w:rsid w:val="00140D58"/>
    <w:rsid w:val="00142ADE"/>
    <w:rsid w:val="00143FBA"/>
    <w:rsid w:val="001450E2"/>
    <w:rsid w:val="00147873"/>
    <w:rsid w:val="001514D0"/>
    <w:rsid w:val="001549B2"/>
    <w:rsid w:val="001566ED"/>
    <w:rsid w:val="00157000"/>
    <w:rsid w:val="001572F0"/>
    <w:rsid w:val="00161AE4"/>
    <w:rsid w:val="00163EC9"/>
    <w:rsid w:val="00164288"/>
    <w:rsid w:val="00171751"/>
    <w:rsid w:val="0018028F"/>
    <w:rsid w:val="00180419"/>
    <w:rsid w:val="00183DE8"/>
    <w:rsid w:val="00187CA3"/>
    <w:rsid w:val="00187D76"/>
    <w:rsid w:val="00193835"/>
    <w:rsid w:val="0019614C"/>
    <w:rsid w:val="00196D47"/>
    <w:rsid w:val="00196FB7"/>
    <w:rsid w:val="001A65BB"/>
    <w:rsid w:val="001B3D75"/>
    <w:rsid w:val="001B4155"/>
    <w:rsid w:val="001B4165"/>
    <w:rsid w:val="001B4E3D"/>
    <w:rsid w:val="001C5C14"/>
    <w:rsid w:val="001C63AA"/>
    <w:rsid w:val="001D64A1"/>
    <w:rsid w:val="001D6C1C"/>
    <w:rsid w:val="001D6DEC"/>
    <w:rsid w:val="001E1316"/>
    <w:rsid w:val="001E4226"/>
    <w:rsid w:val="001E6D5F"/>
    <w:rsid w:val="001F5774"/>
    <w:rsid w:val="001F6EFF"/>
    <w:rsid w:val="00207550"/>
    <w:rsid w:val="00210592"/>
    <w:rsid w:val="00211741"/>
    <w:rsid w:val="002124D3"/>
    <w:rsid w:val="00215AD0"/>
    <w:rsid w:val="00216756"/>
    <w:rsid w:val="002205DA"/>
    <w:rsid w:val="002210EB"/>
    <w:rsid w:val="0022727A"/>
    <w:rsid w:val="00230A27"/>
    <w:rsid w:val="00232C9E"/>
    <w:rsid w:val="00234D2D"/>
    <w:rsid w:val="002366D2"/>
    <w:rsid w:val="00236CC6"/>
    <w:rsid w:val="00242954"/>
    <w:rsid w:val="002551BF"/>
    <w:rsid w:val="00255717"/>
    <w:rsid w:val="00255C22"/>
    <w:rsid w:val="00260F06"/>
    <w:rsid w:val="002628F7"/>
    <w:rsid w:val="00267A6D"/>
    <w:rsid w:val="00270EB8"/>
    <w:rsid w:val="002711E7"/>
    <w:rsid w:val="00274A91"/>
    <w:rsid w:val="00280F9C"/>
    <w:rsid w:val="0028548A"/>
    <w:rsid w:val="0029448D"/>
    <w:rsid w:val="002B28AA"/>
    <w:rsid w:val="002B3ED3"/>
    <w:rsid w:val="002B5DB6"/>
    <w:rsid w:val="002C0167"/>
    <w:rsid w:val="002C6C8D"/>
    <w:rsid w:val="002D2640"/>
    <w:rsid w:val="002D33D9"/>
    <w:rsid w:val="002D40B7"/>
    <w:rsid w:val="002D419C"/>
    <w:rsid w:val="002D4693"/>
    <w:rsid w:val="002D4BEC"/>
    <w:rsid w:val="002D7791"/>
    <w:rsid w:val="002E0119"/>
    <w:rsid w:val="002E7439"/>
    <w:rsid w:val="002F06FB"/>
    <w:rsid w:val="002F39D9"/>
    <w:rsid w:val="002F4506"/>
    <w:rsid w:val="00303B82"/>
    <w:rsid w:val="003057FA"/>
    <w:rsid w:val="00307DF9"/>
    <w:rsid w:val="00320C3B"/>
    <w:rsid w:val="00331283"/>
    <w:rsid w:val="00332CEA"/>
    <w:rsid w:val="00337324"/>
    <w:rsid w:val="00343CD4"/>
    <w:rsid w:val="00343ED3"/>
    <w:rsid w:val="00345CB4"/>
    <w:rsid w:val="003679EF"/>
    <w:rsid w:val="003714D5"/>
    <w:rsid w:val="003738CC"/>
    <w:rsid w:val="003742F4"/>
    <w:rsid w:val="0037560C"/>
    <w:rsid w:val="00377391"/>
    <w:rsid w:val="003817EF"/>
    <w:rsid w:val="00386962"/>
    <w:rsid w:val="00386E7F"/>
    <w:rsid w:val="003923CB"/>
    <w:rsid w:val="00395556"/>
    <w:rsid w:val="00396B2A"/>
    <w:rsid w:val="00397D0B"/>
    <w:rsid w:val="003A4A89"/>
    <w:rsid w:val="003A6CF5"/>
    <w:rsid w:val="003B3797"/>
    <w:rsid w:val="003B45B0"/>
    <w:rsid w:val="003B5381"/>
    <w:rsid w:val="003B5E55"/>
    <w:rsid w:val="003C0BEC"/>
    <w:rsid w:val="003C2345"/>
    <w:rsid w:val="003C2F81"/>
    <w:rsid w:val="003C3384"/>
    <w:rsid w:val="003C680B"/>
    <w:rsid w:val="003D3634"/>
    <w:rsid w:val="003E5474"/>
    <w:rsid w:val="003E69AA"/>
    <w:rsid w:val="003F0E11"/>
    <w:rsid w:val="003F1FE8"/>
    <w:rsid w:val="003F4EBF"/>
    <w:rsid w:val="0040165E"/>
    <w:rsid w:val="004044A5"/>
    <w:rsid w:val="00411A74"/>
    <w:rsid w:val="004130D4"/>
    <w:rsid w:val="0041354B"/>
    <w:rsid w:val="00414355"/>
    <w:rsid w:val="00416202"/>
    <w:rsid w:val="004178C4"/>
    <w:rsid w:val="004237F7"/>
    <w:rsid w:val="00424456"/>
    <w:rsid w:val="00425073"/>
    <w:rsid w:val="00425453"/>
    <w:rsid w:val="004257C6"/>
    <w:rsid w:val="004306FE"/>
    <w:rsid w:val="00430976"/>
    <w:rsid w:val="00431D27"/>
    <w:rsid w:val="00432AEE"/>
    <w:rsid w:val="0043316F"/>
    <w:rsid w:val="00434EE8"/>
    <w:rsid w:val="00436FF8"/>
    <w:rsid w:val="0043739B"/>
    <w:rsid w:val="00437DB5"/>
    <w:rsid w:val="00445A8A"/>
    <w:rsid w:val="00446B60"/>
    <w:rsid w:val="00447490"/>
    <w:rsid w:val="0044789F"/>
    <w:rsid w:val="00450F93"/>
    <w:rsid w:val="0045147C"/>
    <w:rsid w:val="00451865"/>
    <w:rsid w:val="0045327A"/>
    <w:rsid w:val="00454D9C"/>
    <w:rsid w:val="00457BFF"/>
    <w:rsid w:val="004618B2"/>
    <w:rsid w:val="004618F8"/>
    <w:rsid w:val="004636EB"/>
    <w:rsid w:val="00466DD6"/>
    <w:rsid w:val="00472042"/>
    <w:rsid w:val="004824E7"/>
    <w:rsid w:val="00484C75"/>
    <w:rsid w:val="004964F8"/>
    <w:rsid w:val="004A0013"/>
    <w:rsid w:val="004A1FA4"/>
    <w:rsid w:val="004A61F4"/>
    <w:rsid w:val="004B4460"/>
    <w:rsid w:val="004B6FB5"/>
    <w:rsid w:val="004C2532"/>
    <w:rsid w:val="004C3F95"/>
    <w:rsid w:val="004D24B0"/>
    <w:rsid w:val="004D7A83"/>
    <w:rsid w:val="004E033E"/>
    <w:rsid w:val="004E2EAC"/>
    <w:rsid w:val="004E402D"/>
    <w:rsid w:val="004F26E2"/>
    <w:rsid w:val="004F331C"/>
    <w:rsid w:val="00503007"/>
    <w:rsid w:val="0050390B"/>
    <w:rsid w:val="00512148"/>
    <w:rsid w:val="00517986"/>
    <w:rsid w:val="005221B9"/>
    <w:rsid w:val="00524E1D"/>
    <w:rsid w:val="00540562"/>
    <w:rsid w:val="005405BA"/>
    <w:rsid w:val="005433C5"/>
    <w:rsid w:val="00544C0F"/>
    <w:rsid w:val="0054630E"/>
    <w:rsid w:val="00547A82"/>
    <w:rsid w:val="00550B6B"/>
    <w:rsid w:val="00553045"/>
    <w:rsid w:val="00561984"/>
    <w:rsid w:val="00562C45"/>
    <w:rsid w:val="00563421"/>
    <w:rsid w:val="00566B2D"/>
    <w:rsid w:val="0058029D"/>
    <w:rsid w:val="0058133B"/>
    <w:rsid w:val="005855C4"/>
    <w:rsid w:val="00586DE3"/>
    <w:rsid w:val="00586E39"/>
    <w:rsid w:val="005907B2"/>
    <w:rsid w:val="005938E7"/>
    <w:rsid w:val="005A23D5"/>
    <w:rsid w:val="005A278E"/>
    <w:rsid w:val="005A2FB2"/>
    <w:rsid w:val="005A5548"/>
    <w:rsid w:val="005B14E6"/>
    <w:rsid w:val="005B32DB"/>
    <w:rsid w:val="005B4425"/>
    <w:rsid w:val="005B512A"/>
    <w:rsid w:val="005B63F3"/>
    <w:rsid w:val="005B79A8"/>
    <w:rsid w:val="005C4470"/>
    <w:rsid w:val="005C5071"/>
    <w:rsid w:val="005C525C"/>
    <w:rsid w:val="005D0B3A"/>
    <w:rsid w:val="005D1261"/>
    <w:rsid w:val="005D1FAB"/>
    <w:rsid w:val="005D6D75"/>
    <w:rsid w:val="005D70E3"/>
    <w:rsid w:val="005E163E"/>
    <w:rsid w:val="005E227A"/>
    <w:rsid w:val="005E334E"/>
    <w:rsid w:val="005E43AE"/>
    <w:rsid w:val="005E45C7"/>
    <w:rsid w:val="005E4917"/>
    <w:rsid w:val="005F493C"/>
    <w:rsid w:val="00600448"/>
    <w:rsid w:val="00603E40"/>
    <w:rsid w:val="00604F6D"/>
    <w:rsid w:val="00604FCC"/>
    <w:rsid w:val="00605C84"/>
    <w:rsid w:val="00610013"/>
    <w:rsid w:val="0061058C"/>
    <w:rsid w:val="00615F2F"/>
    <w:rsid w:val="00621366"/>
    <w:rsid w:val="00626F66"/>
    <w:rsid w:val="00630DCD"/>
    <w:rsid w:val="006312B8"/>
    <w:rsid w:val="006339FB"/>
    <w:rsid w:val="00637697"/>
    <w:rsid w:val="00640790"/>
    <w:rsid w:val="006412B8"/>
    <w:rsid w:val="00647F57"/>
    <w:rsid w:val="00652D96"/>
    <w:rsid w:val="00654531"/>
    <w:rsid w:val="0065543A"/>
    <w:rsid w:val="00655599"/>
    <w:rsid w:val="00662DFF"/>
    <w:rsid w:val="0066548F"/>
    <w:rsid w:val="006706D9"/>
    <w:rsid w:val="00674EB7"/>
    <w:rsid w:val="00681261"/>
    <w:rsid w:val="00682CFA"/>
    <w:rsid w:val="00683EE0"/>
    <w:rsid w:val="0069280A"/>
    <w:rsid w:val="00692ABA"/>
    <w:rsid w:val="006949C5"/>
    <w:rsid w:val="00694E81"/>
    <w:rsid w:val="0069786D"/>
    <w:rsid w:val="006A1EDB"/>
    <w:rsid w:val="006A2D4F"/>
    <w:rsid w:val="006A4958"/>
    <w:rsid w:val="006A6B03"/>
    <w:rsid w:val="006B2588"/>
    <w:rsid w:val="006B78F9"/>
    <w:rsid w:val="006C1257"/>
    <w:rsid w:val="006C3E11"/>
    <w:rsid w:val="006C6C4E"/>
    <w:rsid w:val="006C7330"/>
    <w:rsid w:val="006C7C67"/>
    <w:rsid w:val="006D229E"/>
    <w:rsid w:val="006E15B7"/>
    <w:rsid w:val="006E65ED"/>
    <w:rsid w:val="006F14D8"/>
    <w:rsid w:val="006F2F35"/>
    <w:rsid w:val="006F4D5D"/>
    <w:rsid w:val="00702ADB"/>
    <w:rsid w:val="00707D8C"/>
    <w:rsid w:val="007118A0"/>
    <w:rsid w:val="0071240D"/>
    <w:rsid w:val="00720463"/>
    <w:rsid w:val="0072372A"/>
    <w:rsid w:val="00725081"/>
    <w:rsid w:val="00727F62"/>
    <w:rsid w:val="00740F13"/>
    <w:rsid w:val="00741EC4"/>
    <w:rsid w:val="007459F5"/>
    <w:rsid w:val="0076295B"/>
    <w:rsid w:val="0076691B"/>
    <w:rsid w:val="00770717"/>
    <w:rsid w:val="0077124B"/>
    <w:rsid w:val="0077393B"/>
    <w:rsid w:val="00776F49"/>
    <w:rsid w:val="00777863"/>
    <w:rsid w:val="007830C4"/>
    <w:rsid w:val="0078464A"/>
    <w:rsid w:val="00791476"/>
    <w:rsid w:val="007954C5"/>
    <w:rsid w:val="00795740"/>
    <w:rsid w:val="0079729A"/>
    <w:rsid w:val="007A05CC"/>
    <w:rsid w:val="007A397B"/>
    <w:rsid w:val="007A3C7B"/>
    <w:rsid w:val="007B06CD"/>
    <w:rsid w:val="007B10C6"/>
    <w:rsid w:val="007B2711"/>
    <w:rsid w:val="007B42CB"/>
    <w:rsid w:val="007B7B12"/>
    <w:rsid w:val="007C4DFB"/>
    <w:rsid w:val="007C752D"/>
    <w:rsid w:val="007D1860"/>
    <w:rsid w:val="007D32CC"/>
    <w:rsid w:val="007D52B6"/>
    <w:rsid w:val="007D5DF7"/>
    <w:rsid w:val="007D725C"/>
    <w:rsid w:val="007E566C"/>
    <w:rsid w:val="007E6DBE"/>
    <w:rsid w:val="007E6F5A"/>
    <w:rsid w:val="007E7A94"/>
    <w:rsid w:val="007E7FBD"/>
    <w:rsid w:val="007F0F7F"/>
    <w:rsid w:val="007F294A"/>
    <w:rsid w:val="007F4266"/>
    <w:rsid w:val="007F6292"/>
    <w:rsid w:val="00805009"/>
    <w:rsid w:val="00805AD8"/>
    <w:rsid w:val="00806531"/>
    <w:rsid w:val="008163DF"/>
    <w:rsid w:val="00826554"/>
    <w:rsid w:val="00826800"/>
    <w:rsid w:val="00833F90"/>
    <w:rsid w:val="00837718"/>
    <w:rsid w:val="00841792"/>
    <w:rsid w:val="00843A71"/>
    <w:rsid w:val="00846BCF"/>
    <w:rsid w:val="0085371D"/>
    <w:rsid w:val="00863A0A"/>
    <w:rsid w:val="008668AC"/>
    <w:rsid w:val="008729EB"/>
    <w:rsid w:val="008769EA"/>
    <w:rsid w:val="00877EBF"/>
    <w:rsid w:val="00882863"/>
    <w:rsid w:val="00896094"/>
    <w:rsid w:val="00896745"/>
    <w:rsid w:val="008A0713"/>
    <w:rsid w:val="008B0B5B"/>
    <w:rsid w:val="008B116B"/>
    <w:rsid w:val="008B332E"/>
    <w:rsid w:val="008C218D"/>
    <w:rsid w:val="008C2D90"/>
    <w:rsid w:val="008C37F9"/>
    <w:rsid w:val="008C70D6"/>
    <w:rsid w:val="008D565F"/>
    <w:rsid w:val="008E76B5"/>
    <w:rsid w:val="008F3480"/>
    <w:rsid w:val="008F3B0B"/>
    <w:rsid w:val="009053A7"/>
    <w:rsid w:val="0090545C"/>
    <w:rsid w:val="00905583"/>
    <w:rsid w:val="009068A2"/>
    <w:rsid w:val="00906C27"/>
    <w:rsid w:val="00912561"/>
    <w:rsid w:val="0091364E"/>
    <w:rsid w:val="00916D50"/>
    <w:rsid w:val="00920D00"/>
    <w:rsid w:val="0092639E"/>
    <w:rsid w:val="009272AD"/>
    <w:rsid w:val="00930379"/>
    <w:rsid w:val="00933467"/>
    <w:rsid w:val="009403E9"/>
    <w:rsid w:val="00940745"/>
    <w:rsid w:val="00943F15"/>
    <w:rsid w:val="00944B43"/>
    <w:rsid w:val="00944F01"/>
    <w:rsid w:val="009509E2"/>
    <w:rsid w:val="009515CD"/>
    <w:rsid w:val="00951708"/>
    <w:rsid w:val="009549A4"/>
    <w:rsid w:val="00956EFB"/>
    <w:rsid w:val="00963B85"/>
    <w:rsid w:val="00964D00"/>
    <w:rsid w:val="00973D55"/>
    <w:rsid w:val="00974A9A"/>
    <w:rsid w:val="00983AE0"/>
    <w:rsid w:val="00983D78"/>
    <w:rsid w:val="00985B3C"/>
    <w:rsid w:val="00986395"/>
    <w:rsid w:val="00990C9E"/>
    <w:rsid w:val="00995498"/>
    <w:rsid w:val="00995B75"/>
    <w:rsid w:val="009A04E5"/>
    <w:rsid w:val="009A2D59"/>
    <w:rsid w:val="009A56F1"/>
    <w:rsid w:val="009A5F1E"/>
    <w:rsid w:val="009A6825"/>
    <w:rsid w:val="009B1AED"/>
    <w:rsid w:val="009C0957"/>
    <w:rsid w:val="009C1D5B"/>
    <w:rsid w:val="009C3998"/>
    <w:rsid w:val="009C4C1C"/>
    <w:rsid w:val="009C5560"/>
    <w:rsid w:val="009C600D"/>
    <w:rsid w:val="009C6014"/>
    <w:rsid w:val="009C6B12"/>
    <w:rsid w:val="009D3CF1"/>
    <w:rsid w:val="009D6AF1"/>
    <w:rsid w:val="009D711D"/>
    <w:rsid w:val="009D735E"/>
    <w:rsid w:val="009D7707"/>
    <w:rsid w:val="009E11E8"/>
    <w:rsid w:val="009E6A45"/>
    <w:rsid w:val="009F086C"/>
    <w:rsid w:val="009F0F6B"/>
    <w:rsid w:val="009F2C31"/>
    <w:rsid w:val="009F2FDB"/>
    <w:rsid w:val="009F45B0"/>
    <w:rsid w:val="009F4E0F"/>
    <w:rsid w:val="009F6B36"/>
    <w:rsid w:val="00A01EB8"/>
    <w:rsid w:val="00A02D9E"/>
    <w:rsid w:val="00A04D4A"/>
    <w:rsid w:val="00A056C0"/>
    <w:rsid w:val="00A062E6"/>
    <w:rsid w:val="00A0654E"/>
    <w:rsid w:val="00A10243"/>
    <w:rsid w:val="00A13893"/>
    <w:rsid w:val="00A15C26"/>
    <w:rsid w:val="00A20D49"/>
    <w:rsid w:val="00A2227E"/>
    <w:rsid w:val="00A23BBD"/>
    <w:rsid w:val="00A2776A"/>
    <w:rsid w:val="00A27CCE"/>
    <w:rsid w:val="00A324BA"/>
    <w:rsid w:val="00A353CB"/>
    <w:rsid w:val="00A356CF"/>
    <w:rsid w:val="00A456F5"/>
    <w:rsid w:val="00A45D14"/>
    <w:rsid w:val="00A4653D"/>
    <w:rsid w:val="00A52374"/>
    <w:rsid w:val="00A52854"/>
    <w:rsid w:val="00A536CE"/>
    <w:rsid w:val="00A65E22"/>
    <w:rsid w:val="00A66548"/>
    <w:rsid w:val="00A67562"/>
    <w:rsid w:val="00A76FB5"/>
    <w:rsid w:val="00A80106"/>
    <w:rsid w:val="00A874FF"/>
    <w:rsid w:val="00A90CEF"/>
    <w:rsid w:val="00A94217"/>
    <w:rsid w:val="00A94FC8"/>
    <w:rsid w:val="00A97543"/>
    <w:rsid w:val="00AA0E70"/>
    <w:rsid w:val="00AA3437"/>
    <w:rsid w:val="00AA38A5"/>
    <w:rsid w:val="00AB0916"/>
    <w:rsid w:val="00AC2C30"/>
    <w:rsid w:val="00AC4EDD"/>
    <w:rsid w:val="00AC7138"/>
    <w:rsid w:val="00AD0071"/>
    <w:rsid w:val="00AD2AED"/>
    <w:rsid w:val="00AE217E"/>
    <w:rsid w:val="00AE4AF4"/>
    <w:rsid w:val="00B04829"/>
    <w:rsid w:val="00B079A6"/>
    <w:rsid w:val="00B1285C"/>
    <w:rsid w:val="00B20BD4"/>
    <w:rsid w:val="00B218E5"/>
    <w:rsid w:val="00B259FD"/>
    <w:rsid w:val="00B305CA"/>
    <w:rsid w:val="00B33626"/>
    <w:rsid w:val="00B352B0"/>
    <w:rsid w:val="00B434BD"/>
    <w:rsid w:val="00B44237"/>
    <w:rsid w:val="00B46A83"/>
    <w:rsid w:val="00B50989"/>
    <w:rsid w:val="00B51072"/>
    <w:rsid w:val="00B51121"/>
    <w:rsid w:val="00B512B9"/>
    <w:rsid w:val="00B60C69"/>
    <w:rsid w:val="00B65667"/>
    <w:rsid w:val="00B7083F"/>
    <w:rsid w:val="00B77F7B"/>
    <w:rsid w:val="00B86B18"/>
    <w:rsid w:val="00B87D6F"/>
    <w:rsid w:val="00B9286F"/>
    <w:rsid w:val="00B944E0"/>
    <w:rsid w:val="00B94795"/>
    <w:rsid w:val="00B9614E"/>
    <w:rsid w:val="00BA5553"/>
    <w:rsid w:val="00BB0730"/>
    <w:rsid w:val="00BB2088"/>
    <w:rsid w:val="00BB67FD"/>
    <w:rsid w:val="00BC1A9F"/>
    <w:rsid w:val="00BC244C"/>
    <w:rsid w:val="00BD37E2"/>
    <w:rsid w:val="00BD772D"/>
    <w:rsid w:val="00BE06F0"/>
    <w:rsid w:val="00BE255F"/>
    <w:rsid w:val="00BE2715"/>
    <w:rsid w:val="00BE3958"/>
    <w:rsid w:val="00BE3FC7"/>
    <w:rsid w:val="00BE4DC4"/>
    <w:rsid w:val="00BE73BE"/>
    <w:rsid w:val="00BF1CA9"/>
    <w:rsid w:val="00BF5047"/>
    <w:rsid w:val="00C04AE7"/>
    <w:rsid w:val="00C0614A"/>
    <w:rsid w:val="00C117E5"/>
    <w:rsid w:val="00C2491A"/>
    <w:rsid w:val="00C263E3"/>
    <w:rsid w:val="00C319DA"/>
    <w:rsid w:val="00C34116"/>
    <w:rsid w:val="00C35FD6"/>
    <w:rsid w:val="00C365D8"/>
    <w:rsid w:val="00C40599"/>
    <w:rsid w:val="00C41E96"/>
    <w:rsid w:val="00C43202"/>
    <w:rsid w:val="00C43FDD"/>
    <w:rsid w:val="00C544F4"/>
    <w:rsid w:val="00C60819"/>
    <w:rsid w:val="00C657E8"/>
    <w:rsid w:val="00C70561"/>
    <w:rsid w:val="00C70A22"/>
    <w:rsid w:val="00C718DE"/>
    <w:rsid w:val="00C7645C"/>
    <w:rsid w:val="00C77DE1"/>
    <w:rsid w:val="00C83C59"/>
    <w:rsid w:val="00C8596C"/>
    <w:rsid w:val="00C92367"/>
    <w:rsid w:val="00C9365D"/>
    <w:rsid w:val="00CA16CA"/>
    <w:rsid w:val="00CA1ECE"/>
    <w:rsid w:val="00CA6B7E"/>
    <w:rsid w:val="00CA71C4"/>
    <w:rsid w:val="00CB2B41"/>
    <w:rsid w:val="00CB4A4A"/>
    <w:rsid w:val="00CB4C56"/>
    <w:rsid w:val="00CB5C65"/>
    <w:rsid w:val="00CB5D36"/>
    <w:rsid w:val="00CC1F0B"/>
    <w:rsid w:val="00CC4B91"/>
    <w:rsid w:val="00CC5513"/>
    <w:rsid w:val="00CC753A"/>
    <w:rsid w:val="00CD01AF"/>
    <w:rsid w:val="00CD1F21"/>
    <w:rsid w:val="00CD2989"/>
    <w:rsid w:val="00CD55C3"/>
    <w:rsid w:val="00CE19AB"/>
    <w:rsid w:val="00CE3ADC"/>
    <w:rsid w:val="00CF160D"/>
    <w:rsid w:val="00CF6ACF"/>
    <w:rsid w:val="00D00C25"/>
    <w:rsid w:val="00D05A56"/>
    <w:rsid w:val="00D07048"/>
    <w:rsid w:val="00D079F5"/>
    <w:rsid w:val="00D12324"/>
    <w:rsid w:val="00D22090"/>
    <w:rsid w:val="00D244FD"/>
    <w:rsid w:val="00D32D21"/>
    <w:rsid w:val="00D35C84"/>
    <w:rsid w:val="00D363F1"/>
    <w:rsid w:val="00D40672"/>
    <w:rsid w:val="00D420AF"/>
    <w:rsid w:val="00D522A9"/>
    <w:rsid w:val="00D52FB6"/>
    <w:rsid w:val="00D5368D"/>
    <w:rsid w:val="00D601BF"/>
    <w:rsid w:val="00D612B3"/>
    <w:rsid w:val="00D7057E"/>
    <w:rsid w:val="00D771E8"/>
    <w:rsid w:val="00D77CD6"/>
    <w:rsid w:val="00D800EE"/>
    <w:rsid w:val="00D81EA1"/>
    <w:rsid w:val="00D84289"/>
    <w:rsid w:val="00D856BA"/>
    <w:rsid w:val="00D876DE"/>
    <w:rsid w:val="00D96666"/>
    <w:rsid w:val="00DA328A"/>
    <w:rsid w:val="00DA400F"/>
    <w:rsid w:val="00DB2AEA"/>
    <w:rsid w:val="00DB35A9"/>
    <w:rsid w:val="00DB7400"/>
    <w:rsid w:val="00DB7E00"/>
    <w:rsid w:val="00DC1021"/>
    <w:rsid w:val="00DC1716"/>
    <w:rsid w:val="00DC238F"/>
    <w:rsid w:val="00DC2DC8"/>
    <w:rsid w:val="00DC48A7"/>
    <w:rsid w:val="00DD2F99"/>
    <w:rsid w:val="00DD62C0"/>
    <w:rsid w:val="00DD77A6"/>
    <w:rsid w:val="00DF0740"/>
    <w:rsid w:val="00DF4367"/>
    <w:rsid w:val="00E0360C"/>
    <w:rsid w:val="00E036B5"/>
    <w:rsid w:val="00E04D56"/>
    <w:rsid w:val="00E063B8"/>
    <w:rsid w:val="00E06B63"/>
    <w:rsid w:val="00E06BC0"/>
    <w:rsid w:val="00E07465"/>
    <w:rsid w:val="00E104E6"/>
    <w:rsid w:val="00E1300C"/>
    <w:rsid w:val="00E14045"/>
    <w:rsid w:val="00E21864"/>
    <w:rsid w:val="00E22088"/>
    <w:rsid w:val="00E30B2A"/>
    <w:rsid w:val="00E35743"/>
    <w:rsid w:val="00E43D49"/>
    <w:rsid w:val="00E45850"/>
    <w:rsid w:val="00E55356"/>
    <w:rsid w:val="00E57650"/>
    <w:rsid w:val="00E6160E"/>
    <w:rsid w:val="00E6665D"/>
    <w:rsid w:val="00E74189"/>
    <w:rsid w:val="00E84438"/>
    <w:rsid w:val="00E87228"/>
    <w:rsid w:val="00E94F4B"/>
    <w:rsid w:val="00E95477"/>
    <w:rsid w:val="00E95841"/>
    <w:rsid w:val="00E96CD2"/>
    <w:rsid w:val="00EB0B8D"/>
    <w:rsid w:val="00EB1516"/>
    <w:rsid w:val="00EB74D6"/>
    <w:rsid w:val="00EC1536"/>
    <w:rsid w:val="00EC257E"/>
    <w:rsid w:val="00EC319A"/>
    <w:rsid w:val="00EC4A5F"/>
    <w:rsid w:val="00EC62DB"/>
    <w:rsid w:val="00ED062F"/>
    <w:rsid w:val="00ED06B9"/>
    <w:rsid w:val="00ED0FF3"/>
    <w:rsid w:val="00ED12AE"/>
    <w:rsid w:val="00ED2866"/>
    <w:rsid w:val="00ED2FE6"/>
    <w:rsid w:val="00EE684E"/>
    <w:rsid w:val="00EF0778"/>
    <w:rsid w:val="00EF1BB4"/>
    <w:rsid w:val="00EF54E7"/>
    <w:rsid w:val="00EF5CFB"/>
    <w:rsid w:val="00EF6FD6"/>
    <w:rsid w:val="00F007CA"/>
    <w:rsid w:val="00F027CE"/>
    <w:rsid w:val="00F040E3"/>
    <w:rsid w:val="00F0435F"/>
    <w:rsid w:val="00F119AE"/>
    <w:rsid w:val="00F126F7"/>
    <w:rsid w:val="00F15F41"/>
    <w:rsid w:val="00F201A9"/>
    <w:rsid w:val="00F20D20"/>
    <w:rsid w:val="00F26332"/>
    <w:rsid w:val="00F2649F"/>
    <w:rsid w:val="00F30023"/>
    <w:rsid w:val="00F3054F"/>
    <w:rsid w:val="00F34308"/>
    <w:rsid w:val="00F34820"/>
    <w:rsid w:val="00F37C68"/>
    <w:rsid w:val="00F50D33"/>
    <w:rsid w:val="00F5510A"/>
    <w:rsid w:val="00F5771B"/>
    <w:rsid w:val="00F61530"/>
    <w:rsid w:val="00F66269"/>
    <w:rsid w:val="00F7086A"/>
    <w:rsid w:val="00F71FF7"/>
    <w:rsid w:val="00F72024"/>
    <w:rsid w:val="00F72101"/>
    <w:rsid w:val="00F74625"/>
    <w:rsid w:val="00F77A5B"/>
    <w:rsid w:val="00F814EA"/>
    <w:rsid w:val="00F81F5E"/>
    <w:rsid w:val="00F83286"/>
    <w:rsid w:val="00F838AF"/>
    <w:rsid w:val="00F87A98"/>
    <w:rsid w:val="00F91B17"/>
    <w:rsid w:val="00F921E8"/>
    <w:rsid w:val="00F97A4C"/>
    <w:rsid w:val="00FA0A54"/>
    <w:rsid w:val="00FA48E2"/>
    <w:rsid w:val="00FA4BB7"/>
    <w:rsid w:val="00FA57D5"/>
    <w:rsid w:val="00FA7562"/>
    <w:rsid w:val="00FA7AB7"/>
    <w:rsid w:val="00FB5B25"/>
    <w:rsid w:val="00FB6790"/>
    <w:rsid w:val="00FC1EAD"/>
    <w:rsid w:val="00FC3E90"/>
    <w:rsid w:val="00FC3F2B"/>
    <w:rsid w:val="00FC4712"/>
    <w:rsid w:val="00FE1042"/>
    <w:rsid w:val="00FF4513"/>
    <w:rsid w:val="00FF681F"/>
    <w:rsid w:val="05E05ABA"/>
    <w:rsid w:val="06432CF5"/>
    <w:rsid w:val="0C7C4ECC"/>
    <w:rsid w:val="0E2B0A69"/>
    <w:rsid w:val="132E0EFC"/>
    <w:rsid w:val="195C6CAB"/>
    <w:rsid w:val="2E77507C"/>
    <w:rsid w:val="2EC456DD"/>
    <w:rsid w:val="39821032"/>
    <w:rsid w:val="3AB3201F"/>
    <w:rsid w:val="48131E34"/>
    <w:rsid w:val="53881969"/>
    <w:rsid w:val="79D335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DEB4095"/>
  <w15:docId w15:val="{C317BCB9-E7E9-406A-AFE9-0BDA232EF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style>
  <w:style w:type="paragraph" w:styleId="TOC3">
    <w:name w:val="toc 3"/>
    <w:basedOn w:val="a"/>
    <w:next w:val="a"/>
    <w:autoRedefine/>
    <w:uiPriority w:val="39"/>
    <w:unhideWhenUsed/>
    <w:pPr>
      <w:ind w:leftChars="400" w:left="840"/>
    </w:pPr>
  </w:style>
  <w:style w:type="paragraph" w:styleId="a5">
    <w:name w:val="Date"/>
    <w:basedOn w:val="a"/>
    <w:next w:val="a"/>
    <w:link w:val="a6"/>
    <w:uiPriority w:val="99"/>
    <w:semiHidden/>
    <w:unhideWhenUsed/>
    <w:pPr>
      <w:ind w:leftChars="2500" w:left="100"/>
    </w:pPr>
  </w:style>
  <w:style w:type="paragraph" w:styleId="a7">
    <w:name w:val="footer"/>
    <w:basedOn w:val="a"/>
    <w:link w:val="a8"/>
    <w:uiPriority w:val="99"/>
    <w:unhideWhenUsed/>
    <w:pPr>
      <w:tabs>
        <w:tab w:val="center" w:pos="4153"/>
        <w:tab w:val="right" w:pos="8306"/>
      </w:tabs>
      <w:snapToGrid w:val="0"/>
      <w:spacing w:line="240" w:lineRule="auto"/>
    </w:pPr>
    <w:rPr>
      <w:sz w:val="18"/>
      <w:szCs w:val="18"/>
    </w:rPr>
  </w:style>
  <w:style w:type="paragraph" w:styleId="a9">
    <w:name w:val="header"/>
    <w:basedOn w:val="a"/>
    <w:link w:val="aa"/>
    <w:uiPriority w:val="99"/>
    <w:unhideWhenUsed/>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pPr>
      <w:tabs>
        <w:tab w:val="left" w:pos="840"/>
        <w:tab w:val="right" w:leader="dot" w:pos="8296"/>
      </w:tabs>
    </w:pPr>
    <w:rPr>
      <w:rFonts w:ascii="楷体" w:eastAsia="楷体" w:hAnsi="楷体"/>
      <w:b/>
      <w:bCs/>
      <w:sz w:val="28"/>
      <w:szCs w:val="28"/>
    </w:rPr>
  </w:style>
  <w:style w:type="paragraph" w:styleId="ab">
    <w:name w:val="Subtitle"/>
    <w:basedOn w:val="a"/>
    <w:next w:val="a"/>
    <w:link w:val="ac"/>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autoRedefine/>
    <w:uiPriority w:val="39"/>
    <w:unhideWhenUsed/>
    <w:pPr>
      <w:ind w:leftChars="200" w:left="420"/>
    </w:pPr>
  </w:style>
  <w:style w:type="paragraph" w:styleId="ad">
    <w:name w:val="Title"/>
    <w:basedOn w:val="a"/>
    <w:next w:val="a"/>
    <w:link w:val="ae"/>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
    <w:name w:val="annotation subject"/>
    <w:basedOn w:val="a3"/>
    <w:next w:val="a3"/>
    <w:link w:val="af0"/>
    <w:uiPriority w:val="99"/>
    <w:semiHidden/>
    <w:unhideWhenUsed/>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Pr>
      <w:color w:val="0563C1"/>
      <w:u w:val="single"/>
    </w:rPr>
  </w:style>
  <w:style w:type="character" w:styleId="af3">
    <w:name w:val="annotation reference"/>
    <w:basedOn w:val="a0"/>
    <w:uiPriority w:val="99"/>
    <w:semiHidden/>
    <w:unhideWhenUsed/>
    <w:rPr>
      <w:sz w:val="21"/>
      <w:szCs w:val="21"/>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Pr>
      <w:rFonts w:cstheme="majorBidi"/>
      <w:color w:val="2F5496" w:themeColor="accent1" w:themeShade="BF"/>
      <w:sz w:val="28"/>
      <w:szCs w:val="28"/>
    </w:rPr>
  </w:style>
  <w:style w:type="character" w:customStyle="1" w:styleId="50">
    <w:name w:val="标题 5 字符"/>
    <w:basedOn w:val="a0"/>
    <w:link w:val="5"/>
    <w:uiPriority w:val="9"/>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e">
    <w:name w:val="标题 字符"/>
    <w:basedOn w:val="a0"/>
    <w:link w:val="ad"/>
    <w:uiPriority w:val="10"/>
    <w:rPr>
      <w:rFonts w:asciiTheme="majorHAnsi" w:eastAsiaTheme="majorEastAsia" w:hAnsiTheme="majorHAnsi" w:cstheme="majorBidi"/>
      <w:spacing w:val="-10"/>
      <w:kern w:val="28"/>
      <w:sz w:val="56"/>
      <w:szCs w:val="56"/>
    </w:rPr>
  </w:style>
  <w:style w:type="character" w:customStyle="1" w:styleId="ac">
    <w:name w:val="副标题 字符"/>
    <w:basedOn w:val="a0"/>
    <w:link w:val="ab"/>
    <w:uiPriority w:val="11"/>
    <w:qFormat/>
    <w:rPr>
      <w:rFonts w:asciiTheme="majorHAnsi" w:eastAsiaTheme="majorEastAsia" w:hAnsiTheme="majorHAnsi" w:cstheme="majorBidi"/>
      <w:color w:val="595959" w:themeColor="text1" w:themeTint="A6"/>
      <w:spacing w:val="15"/>
      <w:sz w:val="28"/>
      <w:szCs w:val="28"/>
    </w:rPr>
  </w:style>
  <w:style w:type="paragraph" w:styleId="af4">
    <w:name w:val="Quote"/>
    <w:basedOn w:val="a"/>
    <w:next w:val="a"/>
    <w:link w:val="af5"/>
    <w:uiPriority w:val="29"/>
    <w:qFormat/>
    <w:pPr>
      <w:spacing w:before="160"/>
      <w:jc w:val="center"/>
    </w:pPr>
    <w:rPr>
      <w:i/>
      <w:iCs/>
      <w:color w:val="404040" w:themeColor="text1" w:themeTint="BF"/>
    </w:rPr>
  </w:style>
  <w:style w:type="character" w:customStyle="1" w:styleId="af5">
    <w:name w:val="引用 字符"/>
    <w:basedOn w:val="a0"/>
    <w:link w:val="af4"/>
    <w:uiPriority w:val="29"/>
    <w:qFormat/>
    <w:rPr>
      <w:i/>
      <w:iCs/>
      <w:color w:val="404040" w:themeColor="text1" w:themeTint="BF"/>
    </w:rPr>
  </w:style>
  <w:style w:type="paragraph" w:styleId="af6">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7">
    <w:name w:val="Intense Quote"/>
    <w:basedOn w:val="a"/>
    <w:next w:val="a"/>
    <w:link w:val="af8"/>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8">
    <w:name w:val="明显引用 字符"/>
    <w:basedOn w:val="a0"/>
    <w:link w:val="af7"/>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af9">
    <w:name w:val="表"/>
    <w:basedOn w:val="a"/>
    <w:link w:val="afa"/>
    <w:qFormat/>
    <w:pPr>
      <w:spacing w:after="0" w:line="240" w:lineRule="auto"/>
      <w:jc w:val="center"/>
    </w:pPr>
    <w:rPr>
      <w:rFonts w:ascii="Times New Roman" w:eastAsia="楷体" w:hAnsi="Times New Roman" w:cs="Times New Roman"/>
      <w:sz w:val="21"/>
      <w:szCs w:val="18"/>
      <w:shd w:val="clear" w:color="auto" w:fill="FFFFFF"/>
    </w:rPr>
  </w:style>
  <w:style w:type="character" w:customStyle="1" w:styleId="afa">
    <w:name w:val="表 字符"/>
    <w:basedOn w:val="a0"/>
    <w:link w:val="af9"/>
    <w:qFormat/>
    <w:rPr>
      <w:rFonts w:ascii="Times New Roman" w:eastAsia="楷体" w:hAnsi="Times New Roman" w:cs="Times New Roman"/>
      <w:sz w:val="21"/>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character" w:customStyle="1" w:styleId="13">
    <w:name w:val="未处理的提及1"/>
    <w:basedOn w:val="a0"/>
    <w:uiPriority w:val="99"/>
    <w:semiHidden/>
    <w:unhideWhenUsed/>
    <w:rPr>
      <w:color w:val="605E5C"/>
      <w:shd w:val="clear" w:color="auto" w:fill="E1DFDD"/>
    </w:rPr>
  </w:style>
  <w:style w:type="character" w:customStyle="1" w:styleId="a6">
    <w:name w:val="日期 字符"/>
    <w:basedOn w:val="a0"/>
    <w:link w:val="a5"/>
    <w:uiPriority w:val="99"/>
    <w:semiHidden/>
    <w:rPr>
      <w:kern w:val="2"/>
      <w:sz w:val="22"/>
      <w:szCs w:val="24"/>
      <w14:ligatures w14:val="standardContextual"/>
    </w:rPr>
  </w:style>
  <w:style w:type="table" w:customStyle="1" w:styleId="120">
    <w:name w:val="网格型12"/>
    <w:basedOn w:val="a1"/>
    <w:uiPriority w:val="39"/>
    <w:qFormat/>
    <w:rPr>
      <w:rFonts w:ascii="等线" w:eastAsia="等线" w:hAnsi="等线" w:cs="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文字 字符"/>
    <w:basedOn w:val="a0"/>
    <w:link w:val="a3"/>
    <w:uiPriority w:val="99"/>
    <w:rPr>
      <w:kern w:val="2"/>
      <w:sz w:val="22"/>
      <w:szCs w:val="24"/>
      <w14:ligatures w14:val="standardContextual"/>
    </w:rPr>
  </w:style>
  <w:style w:type="character" w:customStyle="1" w:styleId="af0">
    <w:name w:val="批注主题 字符"/>
    <w:basedOn w:val="a4"/>
    <w:link w:val="af"/>
    <w:uiPriority w:val="99"/>
    <w:semiHidden/>
    <w:rPr>
      <w:b/>
      <w:bCs/>
      <w:kern w:val="2"/>
      <w:sz w:val="22"/>
      <w:szCs w:val="24"/>
      <w14:ligatures w14:val="standardContextual"/>
    </w:rPr>
  </w:style>
  <w:style w:type="paragraph" w:customStyle="1" w:styleId="TOC10">
    <w:name w:val="TOC 标题1"/>
    <w:basedOn w:val="1"/>
    <w:next w:val="a"/>
    <w:uiPriority w:val="39"/>
    <w:unhideWhenUsed/>
    <w:qFormat/>
    <w:pPr>
      <w:widowControl/>
      <w:spacing w:before="240" w:after="0" w:line="259" w:lineRule="auto"/>
      <w:outlineLvl w:val="9"/>
    </w:pPr>
    <w:rPr>
      <w:kern w:val="0"/>
      <w:sz w:val="32"/>
      <w:szCs w:val="32"/>
      <w14:ligatures w14:val="none"/>
    </w:rPr>
  </w:style>
  <w:style w:type="paragraph" w:customStyle="1" w:styleId="14">
    <w:name w:val="修订1"/>
    <w:hidden/>
    <w:uiPriority w:val="99"/>
    <w:unhideWhenUsed/>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0.png"/><Relationship Id="rId21" Type="http://schemas.openxmlformats.org/officeDocument/2006/relationships/image" Target="media/image11.png"/><Relationship Id="rId34" Type="http://schemas.openxmlformats.org/officeDocument/2006/relationships/hyperlink" Target="http://vip.stock.finance.sina.com.cn/q/go.php/vReport_Show/kind/lastest/rptid/830558283430/index.phtml" TargetMode="External"/><Relationship Id="rId42"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emf"/><Relationship Id="rId29" Type="http://schemas.openxmlformats.org/officeDocument/2006/relationships/hyperlink" Target="https://zhuanlan.zhihu.com/p/199089583076124394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4.png"/><Relationship Id="rId32" Type="http://schemas.openxmlformats.org/officeDocument/2006/relationships/hyperlink" Target="https://zhuanlan.zhihu.com/p/1990895830761243944" TargetMode="Externa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zhuanlan.zhihu.com/p/1990895830761243944" TargetMode="External"/><Relationship Id="rId36" Type="http://schemas.openxmlformats.org/officeDocument/2006/relationships/image" Target="media/image17.png"/><Relationship Id="rId10" Type="http://schemas.microsoft.com/office/2011/relationships/commentsExtended" Target="commentsExtended.xml"/><Relationship Id="rId19" Type="http://schemas.openxmlformats.org/officeDocument/2006/relationships/image" Target="media/image9.png"/><Relationship Id="rId31" Type="http://schemas.openxmlformats.org/officeDocument/2006/relationships/hyperlink" Target="http://vip.stock.finance.sina.com.cn/q/go.php/vReport_Show/kind/lastest/rptid/830558283430/index.phtml" TargetMode="External"/><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zhuanlan.zhihu.com/p/1990895830761243944" TargetMode="External"/><Relationship Id="rId30" Type="http://schemas.openxmlformats.org/officeDocument/2006/relationships/hyperlink" Target="https://zhuanlan.zhihu.com/p/1990895830761243944" TargetMode="External"/><Relationship Id="rId35" Type="http://schemas.openxmlformats.org/officeDocument/2006/relationships/hyperlink" Target="https://www.163.com/dy/article/KQ2G7U9U05568W0A.html?spss=dy_author"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163.com/dy/article/KQ2G7U9U05568W0A.html?spss=dy_author" TargetMode="External"/><Relationship Id="rId38" Type="http://schemas.openxmlformats.org/officeDocument/2006/relationships/image" Target="media/image19.png"/><Relationship Id="rId20" Type="http://schemas.openxmlformats.org/officeDocument/2006/relationships/image" Target="media/image10.png"/><Relationship Id="rId41"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1401A-444E-458F-80F2-40D271CC5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49</Pages>
  <Words>4109</Words>
  <Characters>23425</Characters>
  <Application>Microsoft Office Word</Application>
  <DocSecurity>0</DocSecurity>
  <Lines>195</Lines>
  <Paragraphs>54</Paragraphs>
  <ScaleCrop>false</ScaleCrop>
  <Company/>
  <LinksUpToDate>false</LinksUpToDate>
  <CharactersWithSpaces>27480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张曦瑾</dc:creator>
  <cp:lastModifiedBy>张曦瑾</cp:lastModifiedBy>
  <cp:revision>28</cp:revision>
  <dcterms:created xsi:type="dcterms:W3CDTF">2026-06-08T02:20:00Z</dcterms:created>
  <dcterms:modified xsi:type="dcterms:W3CDTF">2026-06-08T09:11:00Z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eyJoZGlkIjoiYmZlYzEwODZlODNkOWIwYTk1YTRkNzI1ZWRiNTZiMjAiLCJ1c2VySWQiOiIxNDQ1MTYwODk5In0=</vt:lpwstr>
  </property>
  <property fmtid="{D5CDD505-2E9C-101B-9397-08002B2CF9AE}" pid="3" name="KSOProductBuildVer">
    <vt:lpwstr>2052-12.1.0.26895</vt:lpwstr>
  </property>
  <property fmtid="{D5CDD505-2E9C-101B-9397-08002B2CF9AE}" pid="4" name="ICV">
    <vt:lpwstr>5D8C39AD39BA41C1864A00CB7536B96B_13</vt:lpwstr>
  </property>
</Properties>
</file>