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AD0071" w:rsidRDefault="00AD0071" w:rsidP="00AD0071">
      <w:pPr>
        <w:ind w:firstLine="560"/>
        <w:rPr>
          <w:rFonts w:ascii="楷体" w:hAnsi="楷体" w:hint="eastAsia"/>
        </w:rPr>
      </w:pPr>
      <w:bookmarkStart w:id="0" w:name="_Hlk213851459"/>
      <w:bookmarkEnd w:id="0"/>
    </w:p>
    <w:p w14:paraId="6ED7A6B5" w14:textId="77777777" w:rsidR="00AD0071" w:rsidRDefault="00AD0071" w:rsidP="00AD0071">
      <w:pPr>
        <w:ind w:firstLine="560"/>
        <w:jc w:val="center"/>
        <w:rPr>
          <w:rFonts w:ascii="楷体" w:hAnsi="楷体" w:hint="eastAsia"/>
        </w:rPr>
      </w:pPr>
    </w:p>
    <w:p w14:paraId="62235C32" w14:textId="77777777" w:rsidR="00AD0071" w:rsidRDefault="00AD0071" w:rsidP="00AD0071">
      <w:pPr>
        <w:ind w:firstLine="560"/>
        <w:jc w:val="center"/>
        <w:rPr>
          <w:rFonts w:ascii="楷体" w:hAnsi="楷体" w:hint="eastAsia"/>
        </w:rPr>
      </w:pPr>
    </w:p>
    <w:p w14:paraId="0194E07B" w14:textId="77777777" w:rsidR="00AD0071" w:rsidRPr="00AD0071" w:rsidRDefault="00AD0071" w:rsidP="00AD0071">
      <w:pPr>
        <w:ind w:firstLine="560"/>
        <w:jc w:val="center"/>
        <w:rPr>
          <w:rFonts w:ascii="楷体" w:eastAsia="楷体" w:hAnsi="楷体" w:hint="eastAsia"/>
        </w:rPr>
      </w:pPr>
      <w:r w:rsidRPr="00AD0071">
        <w:rPr>
          <w:rFonts w:ascii="楷体" w:eastAsia="楷体" w:hAnsi="楷体" w:hint="eastAsia"/>
          <w:noProof/>
        </w:rPr>
        <w:drawing>
          <wp:inline distT="0" distB="0" distL="0" distR="0" wp14:anchorId="5BC0CCFD" wp14:editId="0E84E97E">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AD0071" w:rsidRPr="00AD0071" w:rsidRDefault="00AD0071" w:rsidP="00AD0071">
      <w:pPr>
        <w:ind w:firstLine="883"/>
        <w:jc w:val="center"/>
        <w:rPr>
          <w:rFonts w:ascii="楷体" w:eastAsia="楷体" w:hAnsi="楷体" w:hint="eastAsia"/>
          <w:b/>
          <w:sz w:val="44"/>
          <w:szCs w:val="44"/>
        </w:rPr>
      </w:pPr>
    </w:p>
    <w:p w14:paraId="5A9B5D1C"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川江投资有限公司参与</w:t>
      </w:r>
    </w:p>
    <w:p w14:paraId="154FF023" w14:textId="007290CF" w:rsidR="00AD0071" w:rsidRPr="00AD0071" w:rsidRDefault="004824E7" w:rsidP="00503007">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华夏</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515050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国泰</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515880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p>
    <w:p w14:paraId="36BC36F2"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hint="eastAsia"/>
          <w:b/>
          <w:bCs/>
          <w:kern w:val="0"/>
          <w:sz w:val="44"/>
          <w:szCs w:val="44"/>
        </w:rPr>
        <w:t>二级市场</w:t>
      </w:r>
    </w:p>
    <w:p w14:paraId="6D94BFA6" w14:textId="77777777" w:rsidR="00AD0071" w:rsidRDefault="00AD0071" w:rsidP="00503007">
      <w:pPr>
        <w:widowControl/>
        <w:spacing w:line="360" w:lineRule="auto"/>
        <w:ind w:firstLine="885"/>
        <w:jc w:val="center"/>
        <w:rPr>
          <w:ins w:id="1" w:author="Shiqing Tang" w:date="2026-06-01T14:10:00Z" w16du:dateUtc="2026-06-01T06:10:00Z"/>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投资报告</w:t>
      </w:r>
    </w:p>
    <w:p w14:paraId="0A3DC6A9" w14:textId="66098E97" w:rsidR="00424456" w:rsidRDefault="00424456">
      <w:pPr>
        <w:widowControl/>
        <w:spacing w:line="360" w:lineRule="auto"/>
        <w:ind w:firstLine="885"/>
        <w:rPr>
          <w:ins w:id="2" w:author="Shiqing Tang" w:date="2026-06-01T14:07:00Z" w16du:dateUtc="2026-06-01T06:07:00Z"/>
          <w:rFonts w:ascii="楷体" w:eastAsia="楷体" w:hAnsi="楷体" w:cs="Times New Roman" w:hint="eastAsia"/>
          <w:b/>
          <w:bCs/>
          <w:kern w:val="0"/>
          <w:sz w:val="44"/>
          <w:szCs w:val="44"/>
        </w:rPr>
        <w:pPrChange w:id="3" w:author="Shiqing Tang" w:date="2026-06-01T14:10:00Z" w16du:dateUtc="2026-06-01T06:10:00Z">
          <w:pPr>
            <w:widowControl/>
            <w:spacing w:line="360" w:lineRule="auto"/>
            <w:ind w:firstLine="885"/>
            <w:jc w:val="center"/>
          </w:pPr>
        </w:pPrChange>
      </w:pPr>
      <w:ins w:id="4" w:author="Shiqing Tang" w:date="2026-06-01T14:10:00Z" w16du:dateUtc="2026-06-01T06:10:00Z">
        <w:r>
          <w:rPr>
            <w:rFonts w:ascii="楷体" w:eastAsia="楷体" w:hAnsi="楷体" w:cs="Times New Roman" w:hint="eastAsia"/>
            <w:b/>
            <w:bCs/>
            <w:kern w:val="0"/>
            <w:sz w:val="44"/>
            <w:szCs w:val="44"/>
          </w:rPr>
          <w:t>内容与结构：</w:t>
        </w:r>
      </w:ins>
    </w:p>
    <w:p w14:paraId="6B1CC90C" w14:textId="01D2AB74" w:rsidR="00944B43" w:rsidRDefault="00944B43" w:rsidP="00944B43">
      <w:pPr>
        <w:pStyle w:val="af"/>
        <w:widowControl/>
        <w:numPr>
          <w:ilvl w:val="0"/>
          <w:numId w:val="9"/>
        </w:numPr>
        <w:spacing w:line="360" w:lineRule="auto"/>
        <w:rPr>
          <w:ins w:id="5" w:author="Shiqing Tang" w:date="2026-06-01T14:07:00Z" w16du:dateUtc="2026-06-01T06:07:00Z"/>
          <w:rFonts w:ascii="楷体" w:eastAsia="楷体" w:hAnsi="楷体" w:cs="Times New Roman" w:hint="eastAsia"/>
          <w:b/>
          <w:bCs/>
          <w:kern w:val="0"/>
          <w:sz w:val="44"/>
          <w:szCs w:val="44"/>
        </w:rPr>
      </w:pPr>
      <w:ins w:id="6" w:author="Shiqing Tang" w:date="2026-06-01T14:07:00Z" w16du:dateUtc="2026-06-01T06: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21688262" w:rsidR="00944B43" w:rsidRDefault="00944B43" w:rsidP="00944B43">
      <w:pPr>
        <w:pStyle w:val="af"/>
        <w:widowControl/>
        <w:numPr>
          <w:ilvl w:val="0"/>
          <w:numId w:val="9"/>
        </w:numPr>
        <w:spacing w:line="360" w:lineRule="auto"/>
        <w:rPr>
          <w:ins w:id="7" w:author="Shiqing Tang" w:date="2026-06-01T14:09:00Z" w16du:dateUtc="2026-06-01T06:09:00Z"/>
          <w:rFonts w:ascii="楷体" w:eastAsia="楷体" w:hAnsi="楷体" w:cs="Times New Roman" w:hint="eastAsia"/>
          <w:b/>
          <w:bCs/>
          <w:kern w:val="0"/>
          <w:sz w:val="44"/>
          <w:szCs w:val="44"/>
        </w:rPr>
      </w:pPr>
      <w:ins w:id="8" w:author="Shiqing Tang" w:date="2026-06-01T14:08:00Z" w16du:dateUtc="2026-06-01T06: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16du:dateUtc="2026-06-01T06:09:00Z">
        <w:r>
          <w:rPr>
            <w:rFonts w:ascii="楷体" w:eastAsia="楷体" w:hAnsi="楷体" w:cs="Times New Roman" w:hint="eastAsia"/>
            <w:b/>
            <w:bCs/>
            <w:kern w:val="0"/>
            <w:sz w:val="44"/>
            <w:szCs w:val="44"/>
          </w:rPr>
          <w:t>解释。</w:t>
        </w:r>
      </w:ins>
    </w:p>
    <w:p w14:paraId="33DDF952" w14:textId="4A263E29" w:rsidR="00424456" w:rsidRDefault="00424456" w:rsidP="00424456">
      <w:pPr>
        <w:pStyle w:val="af"/>
        <w:widowControl/>
        <w:numPr>
          <w:ilvl w:val="0"/>
          <w:numId w:val="9"/>
        </w:numPr>
        <w:spacing w:line="360" w:lineRule="auto"/>
        <w:rPr>
          <w:ins w:id="10" w:author="Shiqing Tang" w:date="2026-06-01T14:14:00Z" w16du:dateUtc="2026-06-01T06:14:00Z"/>
          <w:rFonts w:ascii="楷体" w:eastAsia="楷体" w:hAnsi="楷体" w:cs="Times New Roman" w:hint="eastAsia"/>
          <w:b/>
          <w:bCs/>
          <w:kern w:val="0"/>
          <w:sz w:val="44"/>
          <w:szCs w:val="44"/>
        </w:rPr>
      </w:pPr>
      <w:ins w:id="11" w:author="Shiqing Tang" w:date="2026-06-01T14:09:00Z" w16du:dateUtc="2026-06-01T06: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16du:dateUtc="2026-06-01T06:10:00Z">
        <w:r>
          <w:rPr>
            <w:rFonts w:ascii="楷体" w:eastAsia="楷体" w:hAnsi="楷体" w:cs="Times New Roman" w:hint="eastAsia"/>
            <w:b/>
            <w:bCs/>
            <w:kern w:val="0"/>
            <w:sz w:val="44"/>
            <w:szCs w:val="44"/>
          </w:rPr>
          <w:t>定性</w:t>
        </w:r>
      </w:ins>
      <w:ins w:id="13" w:author="Shiqing Tang" w:date="2026-06-01T14:09:00Z" w16du:dateUtc="2026-06-01T06:09:00Z">
        <w:r>
          <w:rPr>
            <w:rFonts w:ascii="楷体" w:eastAsia="楷体" w:hAnsi="楷体" w:cs="Times New Roman" w:hint="eastAsia"/>
            <w:b/>
            <w:bCs/>
            <w:kern w:val="0"/>
            <w:sz w:val="44"/>
            <w:szCs w:val="44"/>
          </w:rPr>
          <w:t>、</w:t>
        </w:r>
      </w:ins>
      <w:ins w:id="14" w:author="Shiqing Tang" w:date="2026-06-01T14:10:00Z" w16du:dateUtc="2026-06-01T06:10:00Z">
        <w:r>
          <w:rPr>
            <w:rFonts w:ascii="楷体" w:eastAsia="楷体" w:hAnsi="楷体" w:cs="Times New Roman" w:hint="eastAsia"/>
            <w:b/>
            <w:bCs/>
            <w:kern w:val="0"/>
            <w:sz w:val="44"/>
            <w:szCs w:val="44"/>
          </w:rPr>
          <w:t>在本轮AI基建浪潮中光模块的重要性定性展开。</w:t>
        </w:r>
      </w:ins>
    </w:p>
    <w:p w14:paraId="2B075DE4" w14:textId="0955635E" w:rsidR="009C0957" w:rsidRDefault="009C0957" w:rsidP="00424456">
      <w:pPr>
        <w:pStyle w:val="af"/>
        <w:widowControl/>
        <w:numPr>
          <w:ilvl w:val="0"/>
          <w:numId w:val="9"/>
        </w:numPr>
        <w:spacing w:line="360" w:lineRule="auto"/>
        <w:rPr>
          <w:ins w:id="15" w:author="Shiqing Tang" w:date="2026-06-01T14:10:00Z" w16du:dateUtc="2026-06-01T06:10:00Z"/>
          <w:rFonts w:ascii="楷体" w:eastAsia="楷体" w:hAnsi="楷体" w:cs="Times New Roman" w:hint="eastAsia"/>
          <w:b/>
          <w:bCs/>
          <w:kern w:val="0"/>
          <w:sz w:val="44"/>
          <w:szCs w:val="44"/>
        </w:rPr>
      </w:pPr>
      <w:ins w:id="16" w:author="Shiqing Tang" w:date="2026-06-01T14:14:00Z" w16du:dateUtc="2026-06-01T06:14:00Z">
        <w:r>
          <w:rPr>
            <w:rFonts w:ascii="楷体" w:eastAsia="楷体" w:hAnsi="楷体" w:cs="Times New Roman" w:hint="eastAsia"/>
            <w:b/>
            <w:bCs/>
            <w:kern w:val="0"/>
            <w:sz w:val="44"/>
            <w:szCs w:val="44"/>
          </w:rPr>
          <w:t>数据的前后</w:t>
        </w:r>
      </w:ins>
      <w:ins w:id="17" w:author="Shiqing Tang" w:date="2026-06-01T14:15:00Z" w16du:dateUtc="2026-06-01T06:15:00Z">
        <w:r>
          <w:rPr>
            <w:rFonts w:ascii="楷体" w:eastAsia="楷体" w:hAnsi="楷体" w:cs="Times New Roman" w:hint="eastAsia"/>
            <w:b/>
            <w:bCs/>
            <w:kern w:val="0"/>
            <w:sz w:val="44"/>
            <w:szCs w:val="44"/>
          </w:rPr>
          <w:t>一致性。比如毛利率那里，前后不一致。</w:t>
        </w:r>
      </w:ins>
    </w:p>
    <w:p w14:paraId="3FD30CC0" w14:textId="77777777" w:rsidR="00424456" w:rsidRDefault="00424456" w:rsidP="00424456">
      <w:pPr>
        <w:widowControl/>
        <w:spacing w:line="360" w:lineRule="auto"/>
        <w:ind w:left="885"/>
        <w:rPr>
          <w:ins w:id="18" w:author="Shiqing Tang" w:date="2026-06-01T14:11:00Z" w16du:dateUtc="2026-06-01T06:11:00Z"/>
          <w:rFonts w:ascii="楷体" w:eastAsia="楷体" w:hAnsi="楷体" w:cs="Times New Roman" w:hint="eastAsia"/>
          <w:b/>
          <w:bCs/>
          <w:kern w:val="0"/>
          <w:sz w:val="44"/>
          <w:szCs w:val="44"/>
        </w:rPr>
      </w:pPr>
    </w:p>
    <w:p w14:paraId="0E2D3463" w14:textId="6553182B" w:rsidR="00424456" w:rsidRDefault="00424456" w:rsidP="00424456">
      <w:pPr>
        <w:widowControl/>
        <w:spacing w:line="360" w:lineRule="auto"/>
        <w:ind w:left="885"/>
        <w:rPr>
          <w:ins w:id="19" w:author="Shiqing Tang" w:date="2026-06-01T14:10:00Z" w16du:dateUtc="2026-06-01T06:10:00Z"/>
          <w:rFonts w:ascii="楷体" w:eastAsia="楷体" w:hAnsi="楷体" w:cs="Times New Roman" w:hint="eastAsia"/>
          <w:b/>
          <w:bCs/>
          <w:kern w:val="0"/>
          <w:sz w:val="44"/>
          <w:szCs w:val="44"/>
        </w:rPr>
      </w:pPr>
      <w:ins w:id="20" w:author="Shiqing Tang" w:date="2026-06-01T14:10:00Z" w16du:dateUtc="2026-06-01T06:10:00Z">
        <w:r>
          <w:rPr>
            <w:rFonts w:ascii="楷体" w:eastAsia="楷体" w:hAnsi="楷体" w:cs="Times New Roman" w:hint="eastAsia"/>
            <w:b/>
            <w:bCs/>
            <w:kern w:val="0"/>
            <w:sz w:val="44"/>
            <w:szCs w:val="44"/>
          </w:rPr>
          <w:t>格式：</w:t>
        </w:r>
      </w:ins>
    </w:p>
    <w:p w14:paraId="47EF690A" w14:textId="37AFBF66" w:rsidR="00424456" w:rsidRDefault="00424456" w:rsidP="00424456">
      <w:pPr>
        <w:pStyle w:val="af"/>
        <w:widowControl/>
        <w:numPr>
          <w:ilvl w:val="0"/>
          <w:numId w:val="10"/>
        </w:numPr>
        <w:spacing w:line="360" w:lineRule="auto"/>
        <w:rPr>
          <w:ins w:id="21" w:author="Shiqing Tang" w:date="2026-06-01T14:11:00Z" w16du:dateUtc="2026-06-01T06:11:00Z"/>
          <w:rFonts w:ascii="楷体" w:eastAsia="楷体" w:hAnsi="楷体" w:cs="Times New Roman" w:hint="eastAsia"/>
          <w:b/>
          <w:bCs/>
          <w:kern w:val="0"/>
          <w:sz w:val="44"/>
          <w:szCs w:val="44"/>
        </w:rPr>
      </w:pPr>
      <w:ins w:id="22" w:author="Shiqing Tang" w:date="2026-06-01T14:11:00Z" w16du:dateUtc="2026-06-01T06:11:00Z">
        <w:r>
          <w:rPr>
            <w:rFonts w:ascii="楷体" w:eastAsia="楷体" w:hAnsi="楷体" w:cs="Times New Roman" w:hint="eastAsia"/>
            <w:b/>
            <w:bCs/>
            <w:kern w:val="0"/>
            <w:sz w:val="44"/>
            <w:szCs w:val="44"/>
          </w:rPr>
          <w:t>标点符号完整。</w:t>
        </w:r>
      </w:ins>
    </w:p>
    <w:p w14:paraId="2386545C" w14:textId="5ED32159" w:rsidR="00424456" w:rsidRDefault="00424456" w:rsidP="00424456">
      <w:pPr>
        <w:pStyle w:val="af"/>
        <w:widowControl/>
        <w:numPr>
          <w:ilvl w:val="0"/>
          <w:numId w:val="10"/>
        </w:numPr>
        <w:spacing w:line="360" w:lineRule="auto"/>
        <w:rPr>
          <w:ins w:id="23" w:author="Shiqing Tang" w:date="2026-06-01T14:12:00Z" w16du:dateUtc="2026-06-01T06:12:00Z"/>
          <w:rFonts w:ascii="楷体" w:eastAsia="楷体" w:hAnsi="楷体" w:cs="Times New Roman" w:hint="eastAsia"/>
          <w:b/>
          <w:bCs/>
          <w:kern w:val="0"/>
          <w:sz w:val="44"/>
          <w:szCs w:val="44"/>
        </w:rPr>
      </w:pPr>
      <w:ins w:id="24" w:author="Shiqing Tang" w:date="2026-06-01T14:11:00Z" w16du:dateUtc="2026-06-01T06:11:00Z">
        <w:r>
          <w:rPr>
            <w:rFonts w:ascii="楷体" w:eastAsia="楷体" w:hAnsi="楷体" w:cs="Times New Roman" w:hint="eastAsia"/>
            <w:b/>
            <w:bCs/>
            <w:kern w:val="0"/>
            <w:sz w:val="44"/>
            <w:szCs w:val="44"/>
          </w:rPr>
          <w:t>首行空两格。</w:t>
        </w:r>
      </w:ins>
    </w:p>
    <w:p w14:paraId="67CEE698" w14:textId="091D3438" w:rsidR="00424456" w:rsidRDefault="00424456" w:rsidP="00424456">
      <w:pPr>
        <w:pStyle w:val="af"/>
        <w:widowControl/>
        <w:numPr>
          <w:ilvl w:val="0"/>
          <w:numId w:val="10"/>
        </w:numPr>
        <w:spacing w:line="360" w:lineRule="auto"/>
        <w:rPr>
          <w:ins w:id="25" w:author="Shiqing Tang" w:date="2026-06-01T14:11:00Z" w16du:dateUtc="2026-06-01T06:11:00Z"/>
          <w:rFonts w:ascii="楷体" w:eastAsia="楷体" w:hAnsi="楷体" w:cs="Times New Roman" w:hint="eastAsia"/>
          <w:b/>
          <w:bCs/>
          <w:kern w:val="0"/>
          <w:sz w:val="44"/>
          <w:szCs w:val="44"/>
        </w:rPr>
      </w:pPr>
      <w:ins w:id="26" w:author="Shiqing Tang" w:date="2026-06-01T14:12:00Z" w16du:dateUtc="2026-06-01T06:12:00Z">
        <w:r>
          <w:rPr>
            <w:rFonts w:ascii="楷体" w:eastAsia="楷体" w:hAnsi="楷体" w:cs="Times New Roman" w:hint="eastAsia"/>
            <w:b/>
            <w:bCs/>
            <w:kern w:val="0"/>
            <w:sz w:val="44"/>
            <w:szCs w:val="44"/>
          </w:rPr>
          <w:t>表、图注明标题、数据来源。</w:t>
        </w:r>
      </w:ins>
    </w:p>
    <w:p w14:paraId="7A0E6DFF" w14:textId="0B2367BD" w:rsidR="00424456" w:rsidRPr="00424456" w:rsidRDefault="00424456" w:rsidP="00424456">
      <w:pPr>
        <w:pStyle w:val="af"/>
        <w:widowControl/>
        <w:numPr>
          <w:ilvl w:val="0"/>
          <w:numId w:val="10"/>
        </w:numPr>
        <w:spacing w:line="360" w:lineRule="auto"/>
        <w:rPr>
          <w:ins w:id="27" w:author="Shiqing Tang" w:date="2026-06-01T14:11:00Z" w16du:dateUtc="2026-06-01T06:11:00Z"/>
          <w:rFonts w:ascii="楷体" w:eastAsia="楷体" w:hAnsi="楷体" w:cs="Times New Roman" w:hint="eastAsia"/>
          <w:b/>
          <w:bCs/>
          <w:kern w:val="0"/>
          <w:sz w:val="44"/>
          <w:szCs w:val="44"/>
          <w:rPrChange w:id="28" w:author="Shiqing Tang" w:date="2026-06-01T14:13:00Z" w16du:dateUtc="2026-06-01T06:13:00Z">
            <w:rPr>
              <w:ins w:id="29" w:author="Shiqing Tang" w:date="2026-06-01T14:11:00Z" w16du:dateUtc="2026-06-01T06:11:00Z"/>
              <w:rFonts w:hint="eastAsia"/>
            </w:rPr>
          </w:rPrChange>
        </w:rPr>
      </w:pPr>
      <w:ins w:id="30" w:author="Shiqing Tang" w:date="2026-06-01T14:11:00Z" w16du:dateUtc="2026-06-01T06:11:00Z">
        <w:r>
          <w:rPr>
            <w:rFonts w:ascii="楷体" w:eastAsia="楷体" w:hAnsi="楷体" w:cs="Times New Roman" w:hint="eastAsia"/>
            <w:b/>
            <w:bCs/>
            <w:kern w:val="0"/>
            <w:sz w:val="44"/>
            <w:szCs w:val="44"/>
          </w:rPr>
          <w:t>首次出现的不常用中、英文，需要写全称，后续再写简称。</w:t>
        </w:r>
      </w:ins>
    </w:p>
    <w:p w14:paraId="2394935D" w14:textId="3992E3E0" w:rsidR="00424456" w:rsidRDefault="00424456" w:rsidP="00424456">
      <w:pPr>
        <w:pStyle w:val="af"/>
        <w:widowControl/>
        <w:numPr>
          <w:ilvl w:val="0"/>
          <w:numId w:val="10"/>
        </w:numPr>
        <w:spacing w:line="360" w:lineRule="auto"/>
        <w:rPr>
          <w:ins w:id="31" w:author="Shiqing Tang" w:date="2026-06-01T14:12:00Z" w16du:dateUtc="2026-06-01T06:12:00Z"/>
          <w:rFonts w:ascii="楷体" w:eastAsia="楷体" w:hAnsi="楷体" w:cs="Times New Roman" w:hint="eastAsia"/>
          <w:b/>
          <w:bCs/>
          <w:kern w:val="0"/>
          <w:sz w:val="44"/>
          <w:szCs w:val="44"/>
        </w:rPr>
      </w:pPr>
      <w:ins w:id="32" w:author="Shiqing Tang" w:date="2026-06-01T14:11:00Z" w16du:dateUtc="2026-06-01T06:11:00Z">
        <w:r>
          <w:rPr>
            <w:rFonts w:ascii="楷体" w:eastAsia="楷体" w:hAnsi="楷体" w:cs="Times New Roman" w:hint="eastAsia"/>
            <w:b/>
            <w:bCs/>
            <w:kern w:val="0"/>
            <w:sz w:val="44"/>
            <w:szCs w:val="44"/>
          </w:rPr>
          <w:t>避免口语化表达，书面报告追求</w:t>
        </w:r>
      </w:ins>
      <w:ins w:id="33" w:author="Shiqing Tang" w:date="2026-06-01T14:12:00Z" w16du:dateUtc="2026-06-01T06:12:00Z">
        <w:r>
          <w:rPr>
            <w:rFonts w:ascii="楷体" w:eastAsia="楷体" w:hAnsi="楷体" w:cs="Times New Roman" w:hint="eastAsia"/>
            <w:b/>
            <w:bCs/>
            <w:kern w:val="0"/>
            <w:sz w:val="44"/>
            <w:szCs w:val="44"/>
          </w:rPr>
          <w:t>严谨严肃。</w:t>
        </w:r>
      </w:ins>
    </w:p>
    <w:p w14:paraId="4A3C374D" w14:textId="77777777" w:rsidR="00424456" w:rsidRDefault="00424456" w:rsidP="00424456">
      <w:pPr>
        <w:widowControl/>
        <w:spacing w:line="360" w:lineRule="auto"/>
        <w:ind w:left="885"/>
        <w:rPr>
          <w:ins w:id="34" w:author="Shiqing Tang" w:date="2026-06-01T14:12:00Z" w16du:dateUtc="2026-06-01T06:12:00Z"/>
          <w:rFonts w:ascii="楷体" w:eastAsia="楷体" w:hAnsi="楷体" w:cs="Times New Roman" w:hint="eastAsia"/>
          <w:b/>
          <w:bCs/>
          <w:kern w:val="0"/>
          <w:sz w:val="44"/>
          <w:szCs w:val="44"/>
        </w:rPr>
      </w:pPr>
    </w:p>
    <w:p w14:paraId="5A2D4706" w14:textId="6E22124B" w:rsidR="00424456" w:rsidRDefault="00424456" w:rsidP="00424456">
      <w:pPr>
        <w:widowControl/>
        <w:spacing w:line="360" w:lineRule="auto"/>
        <w:ind w:left="885"/>
        <w:rPr>
          <w:ins w:id="35" w:author="Shiqing Tang" w:date="2026-06-01T14:12:00Z" w16du:dateUtc="2026-06-01T06:12:00Z"/>
          <w:rFonts w:ascii="楷体" w:eastAsia="楷体" w:hAnsi="楷体" w:cs="Times New Roman" w:hint="eastAsia"/>
          <w:b/>
          <w:bCs/>
          <w:kern w:val="0"/>
          <w:sz w:val="44"/>
          <w:szCs w:val="44"/>
        </w:rPr>
      </w:pPr>
      <w:ins w:id="36" w:author="Shiqing Tang" w:date="2026-06-01T14:12:00Z" w16du:dateUtc="2026-06-01T06:12:00Z">
        <w:r>
          <w:rPr>
            <w:rFonts w:ascii="楷体" w:eastAsia="楷体" w:hAnsi="楷体" w:cs="Times New Roman" w:hint="eastAsia"/>
            <w:b/>
            <w:bCs/>
            <w:kern w:val="0"/>
            <w:sz w:val="44"/>
            <w:szCs w:val="44"/>
          </w:rPr>
          <w:t>交易策略：</w:t>
        </w:r>
      </w:ins>
    </w:p>
    <w:p w14:paraId="1349B23B" w14:textId="10D585C6" w:rsidR="00424456" w:rsidRDefault="00424456" w:rsidP="00424456">
      <w:pPr>
        <w:pStyle w:val="af"/>
        <w:widowControl/>
        <w:numPr>
          <w:ilvl w:val="0"/>
          <w:numId w:val="11"/>
        </w:numPr>
        <w:spacing w:line="360" w:lineRule="auto"/>
        <w:rPr>
          <w:ins w:id="37" w:author="Shiqing Tang" w:date="2026-06-01T14:13:00Z" w16du:dateUtc="2026-06-01T06:13:00Z"/>
          <w:rFonts w:ascii="楷体" w:eastAsia="楷体" w:hAnsi="楷体" w:cs="Times New Roman" w:hint="eastAsia"/>
          <w:b/>
          <w:bCs/>
          <w:kern w:val="0"/>
          <w:sz w:val="44"/>
          <w:szCs w:val="44"/>
        </w:rPr>
      </w:pPr>
      <w:ins w:id="38" w:author="Shiqing Tang" w:date="2026-06-01T14:12:00Z" w16du:dateUtc="2026-06-01T06:12:00Z">
        <w:r>
          <w:rPr>
            <w:rFonts w:ascii="楷体" w:eastAsia="楷体" w:hAnsi="楷体" w:cs="Times New Roman" w:hint="eastAsia"/>
            <w:b/>
            <w:bCs/>
            <w:kern w:val="0"/>
            <w:sz w:val="44"/>
            <w:szCs w:val="44"/>
          </w:rPr>
          <w:t>标的的个性化策略。</w:t>
        </w:r>
      </w:ins>
    </w:p>
    <w:p w14:paraId="375C2560" w14:textId="2CCA9B6F" w:rsidR="00424456" w:rsidRDefault="00424456" w:rsidP="00424456">
      <w:pPr>
        <w:pStyle w:val="af"/>
        <w:widowControl/>
        <w:numPr>
          <w:ilvl w:val="0"/>
          <w:numId w:val="11"/>
        </w:numPr>
        <w:spacing w:line="360" w:lineRule="auto"/>
        <w:rPr>
          <w:ins w:id="39" w:author="Shiqing Tang" w:date="2026-06-01T14:13:00Z" w16du:dateUtc="2026-06-01T06:13:00Z"/>
          <w:rFonts w:ascii="楷体" w:eastAsia="楷体" w:hAnsi="楷体" w:cs="Times New Roman" w:hint="eastAsia"/>
          <w:b/>
          <w:bCs/>
          <w:kern w:val="0"/>
          <w:sz w:val="44"/>
          <w:szCs w:val="44"/>
        </w:rPr>
      </w:pPr>
      <w:ins w:id="40" w:author="Shiqing Tang" w:date="2026-06-01T14:13:00Z" w16du:dateUtc="2026-06-01T06:13:00Z">
        <w:r>
          <w:rPr>
            <w:rFonts w:ascii="楷体" w:eastAsia="楷体" w:hAnsi="楷体" w:cs="Times New Roman" w:hint="eastAsia"/>
            <w:b/>
            <w:bCs/>
            <w:kern w:val="0"/>
            <w:sz w:val="44"/>
            <w:szCs w:val="44"/>
          </w:rPr>
          <w:t>同时符合公司二级市制度。</w:t>
        </w:r>
      </w:ins>
    </w:p>
    <w:p w14:paraId="48AF3EB6" w14:textId="77777777" w:rsidR="00424456" w:rsidRDefault="00424456" w:rsidP="00424456">
      <w:pPr>
        <w:widowControl/>
        <w:spacing w:line="360" w:lineRule="auto"/>
        <w:rPr>
          <w:ins w:id="41" w:author="Shiqing Tang" w:date="2026-06-01T14:13:00Z" w16du:dateUtc="2026-06-01T06:13:00Z"/>
          <w:rFonts w:ascii="楷体" w:eastAsia="楷体" w:hAnsi="楷体" w:cs="Times New Roman" w:hint="eastAsia"/>
          <w:b/>
          <w:bCs/>
          <w:kern w:val="0"/>
          <w:sz w:val="44"/>
          <w:szCs w:val="44"/>
        </w:rPr>
      </w:pPr>
    </w:p>
    <w:p w14:paraId="4D724CA2" w14:textId="77777777" w:rsidR="00424456" w:rsidRPr="00424456" w:rsidRDefault="00424456">
      <w:pPr>
        <w:widowControl/>
        <w:spacing w:line="360" w:lineRule="auto"/>
        <w:rPr>
          <w:rFonts w:ascii="楷体" w:eastAsia="楷体" w:hAnsi="楷体" w:cs="Times New Roman" w:hint="eastAsia"/>
          <w:b/>
          <w:bCs/>
          <w:kern w:val="0"/>
          <w:sz w:val="44"/>
          <w:szCs w:val="44"/>
          <w:rPrChange w:id="42" w:author="Shiqing Tang" w:date="2026-06-01T14:13:00Z" w16du:dateUtc="2026-06-01T06:13:00Z">
            <w:rPr>
              <w:rFonts w:hint="eastAsia"/>
            </w:rPr>
          </w:rPrChange>
        </w:rPr>
        <w:pPrChange w:id="43" w:author="Shiqing Tang" w:date="2026-06-01T14:13:00Z" w16du:dateUtc="2026-06-01T06:13:00Z">
          <w:pPr>
            <w:widowControl/>
            <w:spacing w:line="360" w:lineRule="auto"/>
            <w:ind w:firstLine="885"/>
            <w:jc w:val="center"/>
          </w:pPr>
        </w:pPrChange>
      </w:pPr>
    </w:p>
    <w:p w14:paraId="7E89260F" w14:textId="77777777" w:rsidR="00AD0071" w:rsidRPr="00AD0071" w:rsidRDefault="00AD0071" w:rsidP="00AD0071">
      <w:pPr>
        <w:ind w:firstLine="560"/>
        <w:rPr>
          <w:rFonts w:ascii="楷体" w:eastAsia="楷体" w:hAnsi="楷体" w:hint="eastAsia"/>
        </w:rPr>
      </w:pPr>
    </w:p>
    <w:p w14:paraId="6E85F6DF" w14:textId="77777777" w:rsidR="00AD0071" w:rsidRPr="00AD0071" w:rsidRDefault="00AD0071" w:rsidP="00AD0071">
      <w:pPr>
        <w:rPr>
          <w:rFonts w:ascii="楷体" w:eastAsia="楷体" w:hAnsi="楷体" w:hint="eastAsia"/>
        </w:rPr>
      </w:pPr>
    </w:p>
    <w:p w14:paraId="245CB8BB" w14:textId="77777777" w:rsidR="00AD0071" w:rsidRPr="00AD0071" w:rsidRDefault="00AD0071" w:rsidP="00AD0071">
      <w:pPr>
        <w:ind w:firstLine="560"/>
        <w:rPr>
          <w:rFonts w:ascii="楷体" w:eastAsia="楷体" w:hAnsi="楷体" w:hint="eastAsia"/>
        </w:rPr>
      </w:pPr>
    </w:p>
    <w:p w14:paraId="1427B12F" w14:textId="77777777" w:rsidR="00AD0071" w:rsidRPr="00AD0071" w:rsidRDefault="00AD0071" w:rsidP="00AD0071">
      <w:pPr>
        <w:ind w:firstLine="560"/>
        <w:jc w:val="center"/>
        <w:rPr>
          <w:rFonts w:ascii="楷体" w:eastAsia="楷体" w:hAnsi="楷体" w:hint="eastAsia"/>
        </w:rPr>
      </w:pPr>
    </w:p>
    <w:p w14:paraId="51C503FB" w14:textId="77777777" w:rsidR="00AD0071" w:rsidRPr="00AD0071" w:rsidRDefault="00AD0071" w:rsidP="00AD0071">
      <w:pPr>
        <w:ind w:firstLine="560"/>
        <w:jc w:val="center"/>
        <w:rPr>
          <w:rFonts w:ascii="楷体" w:eastAsia="楷体" w:hAnsi="楷体" w:hint="eastAsia"/>
        </w:rPr>
      </w:pPr>
    </w:p>
    <w:p w14:paraId="0E369EF6" w14:textId="77777777" w:rsidR="00AD0071" w:rsidRPr="00AD0071" w:rsidRDefault="00AD0071" w:rsidP="00AD0071">
      <w:pPr>
        <w:ind w:firstLine="560"/>
        <w:jc w:val="center"/>
        <w:rPr>
          <w:rFonts w:ascii="楷体" w:eastAsia="楷体" w:hAnsi="楷体" w:hint="eastAsia"/>
        </w:rPr>
      </w:pPr>
    </w:p>
    <w:p w14:paraId="607CF09F" w14:textId="574E3381" w:rsidR="00AD0071" w:rsidRPr="00AD0071" w:rsidRDefault="00AD0071" w:rsidP="00503007">
      <w:pPr>
        <w:spacing w:line="360" w:lineRule="auto"/>
        <w:ind w:firstLine="720"/>
        <w:jc w:val="center"/>
        <w:rPr>
          <w:rFonts w:ascii="楷体" w:eastAsia="楷体" w:hAnsi="楷体" w:hint="eastAsia"/>
          <w:sz w:val="32"/>
          <w:szCs w:val="32"/>
        </w:rPr>
      </w:pPr>
      <w:r w:rsidRPr="00AD0071">
        <w:rPr>
          <w:rFonts w:ascii="楷体" w:eastAsia="楷体" w:hAnsi="楷体" w:hint="eastAsia"/>
          <w:sz w:val="32"/>
          <w:szCs w:val="32"/>
        </w:rPr>
        <w:t>202</w:t>
      </w:r>
      <w:r w:rsidR="004824E7">
        <w:rPr>
          <w:rFonts w:ascii="楷体" w:eastAsia="楷体" w:hAnsi="楷体" w:hint="eastAsia"/>
          <w:sz w:val="32"/>
          <w:szCs w:val="32"/>
        </w:rPr>
        <w:t>6</w:t>
      </w:r>
      <w:r w:rsidRPr="00AD0071">
        <w:rPr>
          <w:rFonts w:ascii="楷体" w:eastAsia="楷体" w:hAnsi="楷体" w:hint="eastAsia"/>
          <w:sz w:val="32"/>
          <w:szCs w:val="32"/>
        </w:rPr>
        <w:t>年</w:t>
      </w:r>
      <w:r w:rsidR="004824E7">
        <w:rPr>
          <w:rFonts w:ascii="楷体" w:eastAsia="楷体" w:hAnsi="楷体" w:hint="eastAsia"/>
          <w:sz w:val="32"/>
          <w:szCs w:val="32"/>
        </w:rPr>
        <w:t>5</w:t>
      </w:r>
      <w:r w:rsidRPr="00AD0071">
        <w:rPr>
          <w:rFonts w:ascii="楷体" w:eastAsia="楷体" w:hAnsi="楷体" w:hint="eastAsia"/>
          <w:sz w:val="32"/>
          <w:szCs w:val="32"/>
        </w:rPr>
        <w:t>月</w:t>
      </w:r>
    </w:p>
    <w:p w14:paraId="3427F8E0" w14:textId="77777777" w:rsidR="00AD0071" w:rsidRPr="00AD0071" w:rsidRDefault="00AD0071" w:rsidP="00503007">
      <w:pPr>
        <w:spacing w:line="360" w:lineRule="auto"/>
        <w:ind w:firstLine="640"/>
        <w:jc w:val="center"/>
        <w:rPr>
          <w:rFonts w:ascii="楷体" w:eastAsia="楷体" w:hAnsi="楷体" w:hint="eastAsia"/>
          <w:sz w:val="32"/>
          <w:szCs w:val="32"/>
        </w:rPr>
      </w:pPr>
      <w:r w:rsidRPr="00AD0071">
        <w:rPr>
          <w:rFonts w:ascii="楷体" w:eastAsia="楷体" w:hAnsi="楷体"/>
          <w:sz w:val="32"/>
          <w:szCs w:val="32"/>
        </w:rPr>
        <w:t>川江投资有限公司</w:t>
      </w:r>
    </w:p>
    <w:p w14:paraId="1657315B" w14:textId="433545F6" w:rsidR="00503007" w:rsidRPr="00503007" w:rsidRDefault="00AD0071" w:rsidP="00503007">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5723EC4" w:rsidR="00503007" w:rsidRPr="00503007" w:rsidRDefault="00503007" w:rsidP="00503007">
          <w:pPr>
            <w:pStyle w:val="TOC"/>
            <w:spacing w:line="360" w:lineRule="auto"/>
            <w:jc w:val="center"/>
            <w:rPr>
              <w:rFonts w:ascii="楷体" w:eastAsia="楷体" w:hAnsi="楷体" w:hint="eastAsia"/>
              <w:color w:val="auto"/>
              <w:sz w:val="48"/>
              <w:szCs w:val="48"/>
            </w:rPr>
          </w:pPr>
          <w:r w:rsidRPr="00503007">
            <w:rPr>
              <w:rFonts w:ascii="楷体" w:eastAsia="楷体" w:hAnsi="楷体"/>
              <w:color w:val="auto"/>
              <w:sz w:val="48"/>
              <w:szCs w:val="48"/>
              <w:lang w:val="zh-CN"/>
            </w:rPr>
            <w:t>目录</w:t>
          </w:r>
        </w:p>
        <w:p w14:paraId="60A6B08F" w14:textId="110C6A77" w:rsidR="00503007" w:rsidRPr="004824E7" w:rsidRDefault="00503007" w:rsidP="00503007">
          <w:pPr>
            <w:pStyle w:val="TOC1"/>
            <w:spacing w:after="0" w:line="360" w:lineRule="auto"/>
            <w:rPr>
              <w:rFonts w:hint="eastAsia"/>
              <w:b w:val="0"/>
              <w:bCs w:val="0"/>
            </w:rPr>
          </w:pPr>
          <w:r w:rsidRPr="004824E7">
            <w:rPr>
              <w:rFonts w:hint="eastAsia"/>
              <w:b w:val="0"/>
              <w:bCs w:val="0"/>
            </w:rPr>
            <w:fldChar w:fldCharType="begin"/>
          </w:r>
          <w:r w:rsidRPr="004824E7">
            <w:rPr>
              <w:rFonts w:hint="eastAsia"/>
              <w:b w:val="0"/>
              <w:bCs w:val="0"/>
            </w:rPr>
            <w:instrText xml:space="preserve"> </w:instrText>
          </w:r>
          <w:r w:rsidRPr="004824E7">
            <w:rPr>
              <w:b w:val="0"/>
              <w:bCs w:val="0"/>
            </w:rPr>
            <w:instrText>TOC \o "1-2" \h \z \u</w:instrText>
          </w:r>
          <w:r w:rsidRPr="004824E7">
            <w:rPr>
              <w:rFonts w:hint="eastAsia"/>
              <w:b w:val="0"/>
              <w:bCs w:val="0"/>
            </w:rPr>
            <w:instrText xml:space="preserve"> </w:instrText>
          </w:r>
          <w:r w:rsidRPr="004824E7">
            <w:rPr>
              <w:rFonts w:hint="eastAsia"/>
              <w:b w:val="0"/>
              <w:bCs w:val="0"/>
            </w:rPr>
            <w:fldChar w:fldCharType="separate"/>
          </w:r>
          <w:hyperlink w:anchor="_Toc231144040" w:history="1">
            <w:r w:rsidRPr="004824E7">
              <w:rPr>
                <w:rStyle w:val="ac"/>
                <w:b w:val="0"/>
                <w:bCs w:val="0"/>
              </w:rPr>
              <w:t>1.</w:t>
            </w:r>
            <w:r w:rsidRPr="004824E7">
              <w:rPr>
                <w:rFonts w:hint="eastAsia"/>
                <w:b w:val="0"/>
                <w:bCs w:val="0"/>
              </w:rPr>
              <w:tab/>
            </w:r>
            <w:r w:rsidRPr="004824E7">
              <w:rPr>
                <w:rStyle w:val="ac"/>
                <w:b w:val="0"/>
                <w:bCs w:val="0"/>
              </w:rPr>
              <w:t>项目概况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_Toc231144040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w:t>
            </w:r>
            <w:r w:rsidRPr="004824E7">
              <w:rPr>
                <w:rFonts w:hint="eastAsia"/>
                <w:b w:val="0"/>
                <w:bCs w:val="0"/>
                <w:webHidden/>
              </w:rPr>
              <w:fldChar w:fldCharType="end"/>
            </w:r>
          </w:hyperlink>
        </w:p>
        <w:p w14:paraId="75D03DEE" w14:textId="20E38E41" w:rsidR="00503007" w:rsidRPr="004824E7" w:rsidRDefault="00503007" w:rsidP="00503007">
          <w:pPr>
            <w:pStyle w:val="TOC1"/>
            <w:spacing w:after="0" w:line="360" w:lineRule="auto"/>
            <w:rPr>
              <w:rFonts w:hint="eastAsia"/>
              <w:b w:val="0"/>
              <w:bCs w:val="0"/>
            </w:rPr>
          </w:pPr>
          <w:hyperlink w:anchor="_Toc231144041" w:history="1">
            <w:r w:rsidRPr="004824E7">
              <w:rPr>
                <w:rStyle w:val="ac"/>
                <w:b w:val="0"/>
                <w:bCs w:val="0"/>
              </w:rPr>
              <w:t>2.</w:t>
            </w:r>
            <w:r w:rsidRPr="004824E7">
              <w:rPr>
                <w:rFonts w:hint="eastAsia"/>
                <w:b w:val="0"/>
                <w:bCs w:val="0"/>
              </w:rPr>
              <w:tab/>
            </w:r>
            <w:r w:rsidRPr="004824E7">
              <w:rPr>
                <w:rStyle w:val="ac"/>
                <w:b w:val="0"/>
                <w:bCs w:val="0"/>
              </w:rPr>
              <w:t>投资逻辑</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_Toc231144041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5</w:t>
            </w:r>
            <w:r w:rsidRPr="004824E7">
              <w:rPr>
                <w:rFonts w:hint="eastAsia"/>
                <w:b w:val="0"/>
                <w:bCs w:val="0"/>
                <w:webHidden/>
              </w:rPr>
              <w:fldChar w:fldCharType="end"/>
            </w:r>
          </w:hyperlink>
        </w:p>
        <w:p w14:paraId="50E4C773" w14:textId="0F776140"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2" w:history="1">
            <w:r w:rsidRPr="004824E7">
              <w:rPr>
                <w:rStyle w:val="ac"/>
                <w:rFonts w:ascii="楷体" w:eastAsia="楷体" w:hAnsi="楷体"/>
                <w:noProof/>
                <w:sz w:val="28"/>
                <w:szCs w:val="28"/>
              </w:rPr>
              <w:t>2.1</w:t>
            </w:r>
            <w:r w:rsidRPr="004824E7">
              <w:rPr>
                <w:rFonts w:ascii="楷体" w:eastAsia="楷体" w:hAnsi="楷体" w:hint="eastAsia"/>
                <w:noProof/>
                <w:sz w:val="28"/>
                <w:szCs w:val="28"/>
              </w:rPr>
              <w:tab/>
            </w:r>
            <w:r w:rsidRPr="004824E7">
              <w:rPr>
                <w:rStyle w:val="ac"/>
                <w:rFonts w:ascii="楷体" w:eastAsia="楷体" w:hAnsi="楷体"/>
                <w:noProof/>
                <w:sz w:val="28"/>
                <w:szCs w:val="28"/>
              </w:rPr>
              <w:t>AI算力拉动光通信全链路需求</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73C46782" w14:textId="675C3ED4"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3" w:history="1">
            <w:r w:rsidRPr="004824E7">
              <w:rPr>
                <w:rStyle w:val="ac"/>
                <w:rFonts w:ascii="楷体" w:eastAsia="楷体" w:hAnsi="楷体"/>
                <w:noProof/>
                <w:sz w:val="28"/>
                <w:szCs w:val="28"/>
              </w:rPr>
              <w:t>2.2</w:t>
            </w:r>
            <w:r w:rsidRPr="004824E7">
              <w:rPr>
                <w:rFonts w:ascii="楷体" w:eastAsia="楷体" w:hAnsi="楷体" w:hint="eastAsia"/>
                <w:noProof/>
                <w:sz w:val="28"/>
                <w:szCs w:val="28"/>
              </w:rPr>
              <w:tab/>
            </w:r>
            <w:r w:rsidRPr="004824E7">
              <w:rPr>
                <w:rStyle w:val="ac"/>
                <w:rFonts w:ascii="楷体" w:eastAsia="楷体" w:hAnsi="楷体"/>
                <w:noProof/>
                <w:sz w:val="28"/>
                <w:szCs w:val="28"/>
              </w:rPr>
              <w:t>供需两端均可见前景广阔</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50C3D32C" w14:textId="1DD8ADEC"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4" w:history="1">
            <w:r w:rsidRPr="004824E7">
              <w:rPr>
                <w:rStyle w:val="ac"/>
                <w:rFonts w:ascii="楷体" w:eastAsia="楷体" w:hAnsi="楷体"/>
                <w:noProof/>
                <w:sz w:val="28"/>
                <w:szCs w:val="28"/>
              </w:rPr>
              <w:t>2.3</w:t>
            </w:r>
            <w:r w:rsidRPr="004824E7">
              <w:rPr>
                <w:rFonts w:ascii="楷体" w:eastAsia="楷体" w:hAnsi="楷体" w:hint="eastAsia"/>
                <w:noProof/>
                <w:sz w:val="28"/>
                <w:szCs w:val="28"/>
              </w:rPr>
              <w:tab/>
            </w:r>
            <w:r w:rsidRPr="004824E7">
              <w:rPr>
                <w:rStyle w:val="ac"/>
                <w:rFonts w:ascii="楷体" w:eastAsia="楷体" w:hAnsi="楷体"/>
                <w:noProof/>
                <w:sz w:val="28"/>
                <w:szCs w:val="28"/>
              </w:rPr>
              <w:t>产业集中度强，马太效应明显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03891D06" w14:textId="195F9A7B"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5" w:history="1">
            <w:r w:rsidRPr="004824E7">
              <w:rPr>
                <w:rStyle w:val="ac"/>
                <w:rFonts w:ascii="楷体" w:eastAsia="楷体" w:hAnsi="楷体"/>
                <w:noProof/>
                <w:sz w:val="28"/>
                <w:szCs w:val="28"/>
              </w:rPr>
              <w:t>2.4</w:t>
            </w:r>
            <w:r w:rsidRPr="004824E7">
              <w:rPr>
                <w:rFonts w:ascii="楷体" w:eastAsia="楷体" w:hAnsi="楷体" w:hint="eastAsia"/>
                <w:noProof/>
                <w:sz w:val="28"/>
                <w:szCs w:val="28"/>
              </w:rPr>
              <w:tab/>
            </w:r>
            <w:r w:rsidRPr="004824E7">
              <w:rPr>
                <w:rStyle w:val="ac"/>
                <w:rFonts w:ascii="楷体" w:eastAsia="楷体" w:hAnsi="楷体"/>
                <w:noProof/>
                <w:sz w:val="28"/>
                <w:szCs w:val="28"/>
              </w:rPr>
              <w:t>政策支持</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_Toc231144045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3E2B2115" w14:textId="7B52B903" w:rsidR="00503007" w:rsidRPr="004824E7" w:rsidRDefault="00503007" w:rsidP="00503007">
          <w:pPr>
            <w:pStyle w:val="TOC1"/>
            <w:spacing w:after="0" w:line="360" w:lineRule="auto"/>
            <w:rPr>
              <w:rFonts w:hint="eastAsia"/>
              <w:b w:val="0"/>
              <w:bCs w:val="0"/>
            </w:rPr>
          </w:pPr>
          <w:hyperlink w:anchor="_Toc231144046" w:history="1">
            <w:r w:rsidRPr="004824E7">
              <w:rPr>
                <w:rStyle w:val="ac"/>
                <w:b w:val="0"/>
                <w:bCs w:val="0"/>
              </w:rPr>
              <w:t>3. 行业情形</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_Toc231144046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9</w:t>
            </w:r>
            <w:r w:rsidRPr="004824E7">
              <w:rPr>
                <w:rFonts w:hint="eastAsia"/>
                <w:b w:val="0"/>
                <w:bCs w:val="0"/>
                <w:webHidden/>
              </w:rPr>
              <w:fldChar w:fldCharType="end"/>
            </w:r>
          </w:hyperlink>
        </w:p>
        <w:p w14:paraId="17A0FB6C" w14:textId="59DA6AE8"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7" w:history="1">
            <w:r w:rsidRPr="004824E7">
              <w:rPr>
                <w:rStyle w:val="ac"/>
                <w:rFonts w:ascii="楷体" w:eastAsia="楷体" w:hAnsi="楷体"/>
                <w:noProof/>
                <w:sz w:val="28"/>
                <w:szCs w:val="28"/>
              </w:rPr>
              <w:t>3.1 营收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9</w:t>
            </w:r>
            <w:r w:rsidRPr="004824E7">
              <w:rPr>
                <w:rFonts w:ascii="楷体" w:eastAsia="楷体" w:hAnsi="楷体" w:hint="eastAsia"/>
                <w:noProof/>
                <w:webHidden/>
                <w:sz w:val="28"/>
                <w:szCs w:val="28"/>
              </w:rPr>
              <w:fldChar w:fldCharType="end"/>
            </w:r>
          </w:hyperlink>
        </w:p>
        <w:p w14:paraId="15DA1B14" w14:textId="73AA47BA"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8" w:history="1">
            <w:r w:rsidRPr="004824E7">
              <w:rPr>
                <w:rStyle w:val="ac"/>
                <w:rFonts w:ascii="楷体" w:eastAsia="楷体" w:hAnsi="楷体"/>
                <w:noProof/>
                <w:sz w:val="28"/>
                <w:szCs w:val="28"/>
              </w:rPr>
              <w:t>3.2 需求侧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_Toc231144048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12</w:t>
            </w:r>
            <w:r w:rsidRPr="004824E7">
              <w:rPr>
                <w:rFonts w:ascii="楷体" w:eastAsia="楷体" w:hAnsi="楷体" w:hint="eastAsia"/>
                <w:noProof/>
                <w:webHidden/>
                <w:sz w:val="28"/>
                <w:szCs w:val="28"/>
              </w:rPr>
              <w:fldChar w:fldCharType="end"/>
            </w:r>
          </w:hyperlink>
        </w:p>
        <w:p w14:paraId="6B4D949F" w14:textId="08F56E5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9" w:history="1">
            <w:r w:rsidRPr="004824E7">
              <w:rPr>
                <w:rStyle w:val="ac"/>
                <w:rFonts w:ascii="楷体" w:eastAsia="楷体" w:hAnsi="楷体" w:cs="Times New Roman"/>
                <w:noProof/>
                <w:sz w:val="28"/>
                <w:szCs w:val="28"/>
              </w:rPr>
              <w:t xml:space="preserve">3.3 </w:t>
            </w:r>
            <w:r w:rsidRPr="004824E7">
              <w:rPr>
                <w:rStyle w:val="ac"/>
                <w:rFonts w:ascii="楷体" w:eastAsia="楷体" w:hAnsi="楷体"/>
                <w:noProof/>
                <w:sz w:val="28"/>
                <w:szCs w:val="28"/>
              </w:rPr>
              <w:t>供给侧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_Toc231144049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14</w:t>
            </w:r>
            <w:r w:rsidRPr="004824E7">
              <w:rPr>
                <w:rFonts w:ascii="楷体" w:eastAsia="楷体" w:hAnsi="楷体" w:hint="eastAsia"/>
                <w:noProof/>
                <w:webHidden/>
                <w:sz w:val="28"/>
                <w:szCs w:val="28"/>
              </w:rPr>
              <w:fldChar w:fldCharType="end"/>
            </w:r>
          </w:hyperlink>
        </w:p>
        <w:p w14:paraId="1A4B871C" w14:textId="3D70AE56"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0" w:history="1">
            <w:r w:rsidRPr="004824E7">
              <w:rPr>
                <w:rStyle w:val="ac"/>
                <w:rFonts w:ascii="楷体" w:eastAsia="楷体" w:hAnsi="楷体"/>
                <w:noProof/>
                <w:sz w:val="28"/>
                <w:szCs w:val="28"/>
              </w:rPr>
              <w:t>3.4 市场空间测算</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30</w:t>
            </w:r>
            <w:r w:rsidRPr="004824E7">
              <w:rPr>
                <w:rFonts w:ascii="楷体" w:eastAsia="楷体" w:hAnsi="楷体" w:hint="eastAsia"/>
                <w:noProof/>
                <w:webHidden/>
                <w:sz w:val="28"/>
                <w:szCs w:val="28"/>
              </w:rPr>
              <w:fldChar w:fldCharType="end"/>
            </w:r>
          </w:hyperlink>
        </w:p>
        <w:p w14:paraId="5E8AEDA6" w14:textId="058B9CA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1" w:history="1">
            <w:r w:rsidRPr="004824E7">
              <w:rPr>
                <w:rStyle w:val="ac"/>
                <w:rFonts w:ascii="楷体" w:eastAsia="楷体" w:hAnsi="楷体"/>
                <w:noProof/>
                <w:sz w:val="28"/>
                <w:szCs w:val="28"/>
              </w:rPr>
              <w:t>3.5 市场格局</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31</w:t>
            </w:r>
            <w:r w:rsidRPr="004824E7">
              <w:rPr>
                <w:rFonts w:ascii="楷体" w:eastAsia="楷体" w:hAnsi="楷体" w:hint="eastAsia"/>
                <w:noProof/>
                <w:webHidden/>
                <w:sz w:val="28"/>
                <w:szCs w:val="28"/>
              </w:rPr>
              <w:fldChar w:fldCharType="end"/>
            </w:r>
          </w:hyperlink>
        </w:p>
        <w:p w14:paraId="12CBE727" w14:textId="379575A6" w:rsidR="00503007" w:rsidRPr="004824E7" w:rsidRDefault="00503007" w:rsidP="00503007">
          <w:pPr>
            <w:pStyle w:val="TOC1"/>
            <w:spacing w:after="0" w:line="360" w:lineRule="auto"/>
            <w:rPr>
              <w:rFonts w:hint="eastAsia"/>
              <w:b w:val="0"/>
              <w:bCs w:val="0"/>
            </w:rPr>
          </w:pPr>
          <w:hyperlink w:anchor="_Toc231144052" w:history="1">
            <w:r w:rsidRPr="004824E7">
              <w:rPr>
                <w:rStyle w:val="ac"/>
                <w:b w:val="0"/>
                <w:bCs w:val="0"/>
              </w:rPr>
              <w:t>4. 市场复盘</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_Toc231144052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34</w:t>
            </w:r>
            <w:r w:rsidRPr="004824E7">
              <w:rPr>
                <w:rFonts w:hint="eastAsia"/>
                <w:b w:val="0"/>
                <w:bCs w:val="0"/>
                <w:webHidden/>
              </w:rPr>
              <w:fldChar w:fldCharType="end"/>
            </w:r>
          </w:hyperlink>
        </w:p>
        <w:p w14:paraId="336F8196" w14:textId="54E3D13B"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3" w:history="1">
            <w:r w:rsidRPr="004824E7">
              <w:rPr>
                <w:rStyle w:val="ac"/>
                <w:rFonts w:ascii="楷体" w:eastAsia="楷体" w:hAnsi="楷体"/>
                <w:noProof/>
                <w:sz w:val="28"/>
                <w:szCs w:val="28"/>
              </w:rPr>
              <w:t>4.1 历史回顾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34</w:t>
            </w:r>
            <w:r w:rsidRPr="004824E7">
              <w:rPr>
                <w:rFonts w:ascii="楷体" w:eastAsia="楷体" w:hAnsi="楷体" w:hint="eastAsia"/>
                <w:noProof/>
                <w:webHidden/>
                <w:sz w:val="28"/>
                <w:szCs w:val="28"/>
              </w:rPr>
              <w:fldChar w:fldCharType="end"/>
            </w:r>
          </w:hyperlink>
        </w:p>
        <w:p w14:paraId="57CB16BB" w14:textId="706240FF"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4" w:history="1">
            <w:r w:rsidRPr="004824E7">
              <w:rPr>
                <w:rStyle w:val="ac"/>
                <w:rFonts w:ascii="楷体" w:eastAsia="楷体" w:hAnsi="楷体"/>
                <w:noProof/>
                <w:sz w:val="28"/>
                <w:szCs w:val="28"/>
              </w:rPr>
              <w:t>4.2 跟踪指标</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35</w:t>
            </w:r>
            <w:r w:rsidRPr="004824E7">
              <w:rPr>
                <w:rFonts w:ascii="楷体" w:eastAsia="楷体" w:hAnsi="楷体" w:hint="eastAsia"/>
                <w:noProof/>
                <w:webHidden/>
                <w:sz w:val="28"/>
                <w:szCs w:val="28"/>
              </w:rPr>
              <w:fldChar w:fldCharType="end"/>
            </w:r>
          </w:hyperlink>
        </w:p>
        <w:p w14:paraId="2533E977" w14:textId="1C723064" w:rsidR="00503007" w:rsidRPr="004824E7" w:rsidRDefault="00503007" w:rsidP="00503007">
          <w:pPr>
            <w:pStyle w:val="TOC1"/>
            <w:spacing w:after="0" w:line="360" w:lineRule="auto"/>
            <w:rPr>
              <w:rFonts w:hint="eastAsia"/>
              <w:b w:val="0"/>
              <w:bCs w:val="0"/>
            </w:rPr>
          </w:pPr>
          <w:hyperlink w:anchor="_Toc231144055" w:history="1">
            <w:r w:rsidRPr="004824E7">
              <w:rPr>
                <w:rStyle w:val="ac"/>
                <w:b w:val="0"/>
                <w:bCs w:val="0"/>
              </w:rPr>
              <w:t>5.</w:t>
            </w:r>
            <w:r w:rsidRPr="004824E7">
              <w:rPr>
                <w:rFonts w:hint="eastAsia"/>
                <w:b w:val="0"/>
                <w:bCs w:val="0"/>
              </w:rPr>
              <w:tab/>
            </w:r>
            <w:r w:rsidRPr="004824E7">
              <w:rPr>
                <w:rStyle w:val="ac"/>
                <w:b w:val="0"/>
                <w:bCs w:val="0"/>
              </w:rPr>
              <w:t>相关ETF概况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_Toc231144055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36</w:t>
            </w:r>
            <w:r w:rsidRPr="004824E7">
              <w:rPr>
                <w:rFonts w:hint="eastAsia"/>
                <w:b w:val="0"/>
                <w:bCs w:val="0"/>
                <w:webHidden/>
              </w:rPr>
              <w:fldChar w:fldCharType="end"/>
            </w:r>
          </w:hyperlink>
        </w:p>
        <w:p w14:paraId="5390326D" w14:textId="04CA425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6" w:history="1">
            <w:r w:rsidRPr="004824E7">
              <w:rPr>
                <w:rStyle w:val="ac"/>
                <w:rFonts w:ascii="楷体" w:eastAsia="楷体" w:hAnsi="楷体"/>
                <w:noProof/>
                <w:sz w:val="28"/>
                <w:szCs w:val="28"/>
              </w:rPr>
              <w:t>5.1 通信ETF华夏（515050.SH）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_Toc231144056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37</w:t>
            </w:r>
            <w:r w:rsidRPr="004824E7">
              <w:rPr>
                <w:rFonts w:ascii="楷体" w:eastAsia="楷体" w:hAnsi="楷体" w:hint="eastAsia"/>
                <w:noProof/>
                <w:webHidden/>
                <w:sz w:val="28"/>
                <w:szCs w:val="28"/>
              </w:rPr>
              <w:fldChar w:fldCharType="end"/>
            </w:r>
          </w:hyperlink>
        </w:p>
        <w:p w14:paraId="5DEB6247" w14:textId="6F097597"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7" w:history="1">
            <w:r w:rsidRPr="004824E7">
              <w:rPr>
                <w:rStyle w:val="ac"/>
                <w:rFonts w:ascii="楷体" w:eastAsia="楷体" w:hAnsi="楷体"/>
                <w:noProof/>
                <w:sz w:val="28"/>
                <w:szCs w:val="28"/>
              </w:rPr>
              <w:t>5.2 通信ETF国泰（515880.SH）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39</w:t>
            </w:r>
            <w:r w:rsidRPr="004824E7">
              <w:rPr>
                <w:rFonts w:ascii="楷体" w:eastAsia="楷体" w:hAnsi="楷体" w:hint="eastAsia"/>
                <w:noProof/>
                <w:webHidden/>
                <w:sz w:val="28"/>
                <w:szCs w:val="28"/>
              </w:rPr>
              <w:fldChar w:fldCharType="end"/>
            </w:r>
          </w:hyperlink>
        </w:p>
        <w:p w14:paraId="2A26201A" w14:textId="32647146" w:rsidR="00503007" w:rsidRPr="004824E7" w:rsidRDefault="00503007" w:rsidP="00503007">
          <w:pPr>
            <w:pStyle w:val="TOC1"/>
            <w:spacing w:after="0" w:line="360" w:lineRule="auto"/>
            <w:rPr>
              <w:rFonts w:hint="eastAsia"/>
              <w:b w:val="0"/>
              <w:bCs w:val="0"/>
            </w:rPr>
          </w:pPr>
          <w:hyperlink w:anchor="_Toc231144058" w:history="1">
            <w:r w:rsidRPr="004824E7">
              <w:rPr>
                <w:rStyle w:val="ac"/>
                <w:b w:val="0"/>
                <w:bCs w:val="0"/>
              </w:rPr>
              <w:t>6.</w:t>
            </w:r>
            <w:r w:rsidRPr="004824E7">
              <w:rPr>
                <w:rFonts w:hint="eastAsia"/>
                <w:b w:val="0"/>
                <w:bCs w:val="0"/>
              </w:rPr>
              <w:tab/>
            </w:r>
            <w:r w:rsidRPr="004824E7">
              <w:rPr>
                <w:rStyle w:val="ac"/>
                <w:b w:val="0"/>
                <w:bCs w:val="0"/>
              </w:rPr>
              <w:t>交易策略</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_Toc231144058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41</w:t>
            </w:r>
            <w:r w:rsidRPr="004824E7">
              <w:rPr>
                <w:rFonts w:hint="eastAsia"/>
                <w:b w:val="0"/>
                <w:bCs w:val="0"/>
                <w:webHidden/>
              </w:rPr>
              <w:fldChar w:fldCharType="end"/>
            </w:r>
          </w:hyperlink>
        </w:p>
        <w:p w14:paraId="13AA44EA" w14:textId="6EEB3213" w:rsidR="00503007" w:rsidRPr="004824E7" w:rsidRDefault="00503007" w:rsidP="00503007">
          <w:pPr>
            <w:pStyle w:val="TOC1"/>
            <w:spacing w:after="0" w:line="360" w:lineRule="auto"/>
            <w:rPr>
              <w:rFonts w:hint="eastAsia"/>
              <w:b w:val="0"/>
              <w:bCs w:val="0"/>
            </w:rPr>
          </w:pPr>
          <w:hyperlink w:anchor="_Toc231144059" w:history="1">
            <w:r w:rsidRPr="004824E7">
              <w:rPr>
                <w:rStyle w:val="ac"/>
                <w:b w:val="0"/>
                <w:bCs w:val="0"/>
              </w:rPr>
              <w:t>7.</w:t>
            </w:r>
            <w:r w:rsidRPr="004824E7">
              <w:rPr>
                <w:rFonts w:hint="eastAsia"/>
                <w:b w:val="0"/>
                <w:bCs w:val="0"/>
              </w:rPr>
              <w:tab/>
            </w:r>
            <w:r w:rsidRPr="004824E7">
              <w:rPr>
                <w:rStyle w:val="ac"/>
                <w:b w:val="0"/>
                <w:bCs w:val="0"/>
              </w:rPr>
              <w:t>风险提示</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_Toc231144059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42</w:t>
            </w:r>
            <w:r w:rsidRPr="004824E7">
              <w:rPr>
                <w:rFonts w:hint="eastAsia"/>
                <w:b w:val="0"/>
                <w:bCs w:val="0"/>
                <w:webHidden/>
              </w:rPr>
              <w:fldChar w:fldCharType="end"/>
            </w:r>
          </w:hyperlink>
        </w:p>
        <w:p w14:paraId="062272B8" w14:textId="50F6677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0" w:history="1">
            <w:r w:rsidRPr="004824E7">
              <w:rPr>
                <w:rStyle w:val="ac"/>
                <w:rFonts w:ascii="楷体" w:eastAsia="楷体" w:hAnsi="楷体"/>
                <w:noProof/>
                <w:sz w:val="28"/>
                <w:szCs w:val="28"/>
              </w:rPr>
              <w:t>7.1 技术迭代与订单波动</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297A8AD" w14:textId="7EAA555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1" w:history="1">
            <w:r w:rsidRPr="004824E7">
              <w:rPr>
                <w:rStyle w:val="ac"/>
                <w:rFonts w:ascii="楷体" w:eastAsia="楷体" w:hAnsi="楷体"/>
                <w:noProof/>
                <w:sz w:val="28"/>
                <w:szCs w:val="28"/>
              </w:rPr>
              <w:t>7.2 客户高度集中与议价权弱</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3F2ED8A7" w14:textId="4EB13DC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2" w:history="1">
            <w:r w:rsidRPr="004824E7">
              <w:rPr>
                <w:rStyle w:val="ac"/>
                <w:rFonts w:ascii="楷体" w:eastAsia="楷体" w:hAnsi="楷体"/>
                <w:noProof/>
                <w:sz w:val="28"/>
                <w:szCs w:val="28"/>
              </w:rPr>
              <w:t>7.3 地缘政治与供应链阻断导致出口管制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033A566A" w14:textId="52D677EC"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3" w:history="1">
            <w:r w:rsidRPr="004824E7">
              <w:rPr>
                <w:rStyle w:val="ac"/>
                <w:rFonts w:ascii="楷体" w:eastAsia="楷体" w:hAnsi="楷体"/>
                <w:noProof/>
                <w:sz w:val="28"/>
                <w:szCs w:val="28"/>
              </w:rPr>
              <w:t>7.4 估值高位风险</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011C884" w14:textId="50E38270" w:rsidR="00503007" w:rsidRPr="004824E7" w:rsidRDefault="00503007" w:rsidP="00503007">
          <w:pPr>
            <w:pStyle w:val="TOC1"/>
            <w:spacing w:after="0" w:line="360" w:lineRule="auto"/>
            <w:rPr>
              <w:rFonts w:hint="eastAsia"/>
              <w:b w:val="0"/>
              <w:bCs w:val="0"/>
            </w:rPr>
          </w:pPr>
          <w:hyperlink w:anchor="_Toc231144064" w:history="1">
            <w:r w:rsidRPr="004824E7">
              <w:rPr>
                <w:rStyle w:val="ac"/>
                <w:b w:val="0"/>
                <w:bCs w:val="0"/>
              </w:rPr>
              <w:t>8.</w:t>
            </w:r>
            <w:r w:rsidRPr="004824E7">
              <w:rPr>
                <w:rFonts w:hint="eastAsia"/>
                <w:b w:val="0"/>
                <w:bCs w:val="0"/>
              </w:rPr>
              <w:tab/>
            </w:r>
            <w:r w:rsidRPr="004824E7">
              <w:rPr>
                <w:rStyle w:val="ac"/>
                <w:b w:val="0"/>
                <w:bCs w:val="0"/>
              </w:rPr>
              <w:t>附录</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_Toc231144064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43</w:t>
            </w:r>
            <w:r w:rsidRPr="004824E7">
              <w:rPr>
                <w:rFonts w:hint="eastAsia"/>
                <w:b w:val="0"/>
                <w:bCs w:val="0"/>
                <w:webHidden/>
              </w:rPr>
              <w:fldChar w:fldCharType="end"/>
            </w:r>
          </w:hyperlink>
        </w:p>
        <w:p w14:paraId="25702F8A" w14:textId="75467001" w:rsidR="00503007" w:rsidRDefault="00503007" w:rsidP="00503007">
          <w:pPr>
            <w:spacing w:after="0" w:line="360" w:lineRule="auto"/>
            <w:rPr>
              <w:rFonts w:hint="eastAsia"/>
            </w:rPr>
          </w:pPr>
          <w:r w:rsidRPr="004824E7">
            <w:rPr>
              <w:rFonts w:ascii="楷体" w:eastAsia="楷体" w:hAnsi="楷体" w:hint="eastAsia"/>
              <w:noProof/>
              <w:sz w:val="28"/>
              <w:szCs w:val="28"/>
            </w:rPr>
            <w:fldChar w:fldCharType="end"/>
          </w:r>
        </w:p>
      </w:sdtContent>
    </w:sdt>
    <w:p w14:paraId="2B7F48C7" w14:textId="6DC9D282" w:rsidR="003679EF" w:rsidRPr="00AD0071" w:rsidRDefault="003679EF" w:rsidP="000E17A5">
      <w:pPr>
        <w:ind w:left="360" w:hanging="360"/>
        <w:rPr>
          <w:rFonts w:hint="eastAsia"/>
        </w:rPr>
      </w:pPr>
    </w:p>
    <w:p w14:paraId="256E76D2" w14:textId="77777777" w:rsidR="003679EF" w:rsidRDefault="003679EF" w:rsidP="000E17A5">
      <w:pPr>
        <w:ind w:left="360" w:hanging="360"/>
        <w:rPr>
          <w:rFonts w:hint="eastAsia"/>
        </w:rPr>
      </w:pPr>
    </w:p>
    <w:p w14:paraId="051FA27B" w14:textId="77777777" w:rsidR="003679EF" w:rsidRDefault="003679EF" w:rsidP="000E17A5">
      <w:pPr>
        <w:ind w:left="360" w:hanging="360"/>
        <w:rPr>
          <w:rFonts w:hint="eastAsia"/>
        </w:rPr>
      </w:pPr>
    </w:p>
    <w:p w14:paraId="52268AD8" w14:textId="77777777" w:rsidR="003679EF" w:rsidRDefault="003679EF" w:rsidP="000E17A5">
      <w:pPr>
        <w:ind w:left="360" w:hanging="360"/>
        <w:rPr>
          <w:rFonts w:hint="eastAsia"/>
        </w:rPr>
      </w:pPr>
    </w:p>
    <w:p w14:paraId="1A31236D" w14:textId="77777777" w:rsidR="003679EF" w:rsidRDefault="003679EF" w:rsidP="000E17A5">
      <w:pPr>
        <w:ind w:left="360" w:hanging="360"/>
        <w:rPr>
          <w:rFonts w:hint="eastAsia"/>
        </w:rPr>
      </w:pPr>
    </w:p>
    <w:p w14:paraId="3B48C8F3" w14:textId="77777777" w:rsidR="003679EF" w:rsidRDefault="003679EF" w:rsidP="000E17A5">
      <w:pPr>
        <w:ind w:left="360" w:hanging="360"/>
        <w:rPr>
          <w:rFonts w:hint="eastAsia"/>
        </w:rPr>
      </w:pPr>
    </w:p>
    <w:p w14:paraId="4C3248B1" w14:textId="77777777" w:rsidR="003679EF" w:rsidRDefault="003679EF" w:rsidP="000E17A5">
      <w:pPr>
        <w:ind w:left="360" w:hanging="360"/>
        <w:rPr>
          <w:rFonts w:hint="eastAsia"/>
        </w:rPr>
      </w:pPr>
    </w:p>
    <w:p w14:paraId="79E9AE44" w14:textId="77777777" w:rsidR="003679EF" w:rsidRDefault="003679EF" w:rsidP="000E17A5">
      <w:pPr>
        <w:ind w:left="360" w:hanging="360"/>
        <w:rPr>
          <w:rFonts w:hint="eastAsia"/>
        </w:rPr>
      </w:pPr>
    </w:p>
    <w:p w14:paraId="72F96C0B" w14:textId="77777777" w:rsidR="003679EF" w:rsidRDefault="003679EF" w:rsidP="000E17A5">
      <w:pPr>
        <w:ind w:left="360" w:hanging="360"/>
        <w:rPr>
          <w:rFonts w:hint="eastAsia"/>
        </w:rPr>
      </w:pPr>
    </w:p>
    <w:p w14:paraId="61BB52AC" w14:textId="77777777" w:rsidR="003679EF" w:rsidRDefault="003679EF" w:rsidP="00AD0071">
      <w:pPr>
        <w:rPr>
          <w:rFonts w:hint="eastAsia"/>
        </w:rPr>
      </w:pPr>
    </w:p>
    <w:p w14:paraId="6BE91CDF" w14:textId="77777777" w:rsidR="00503007" w:rsidRDefault="00503007" w:rsidP="00AD0071">
      <w:pPr>
        <w:rPr>
          <w:rFonts w:hint="eastAsia"/>
        </w:rPr>
      </w:pPr>
    </w:p>
    <w:p w14:paraId="14B53FAE" w14:textId="77777777" w:rsidR="00503007" w:rsidRDefault="00503007" w:rsidP="00AD0071">
      <w:pPr>
        <w:rPr>
          <w:rFonts w:hint="eastAsia"/>
        </w:rPr>
      </w:pPr>
    </w:p>
    <w:p w14:paraId="56845350" w14:textId="77777777" w:rsidR="00503007" w:rsidRDefault="00503007" w:rsidP="00AD0071">
      <w:pPr>
        <w:rPr>
          <w:rFonts w:hint="eastAsia"/>
        </w:rPr>
      </w:pPr>
    </w:p>
    <w:p w14:paraId="69D7125A" w14:textId="77777777" w:rsidR="00503007" w:rsidRDefault="00503007" w:rsidP="00AD0071">
      <w:pPr>
        <w:rPr>
          <w:rFonts w:hint="eastAsia"/>
        </w:rPr>
      </w:pPr>
    </w:p>
    <w:p w14:paraId="60D38D06" w14:textId="77777777" w:rsidR="00503007" w:rsidRDefault="00503007" w:rsidP="00AD0071">
      <w:pPr>
        <w:rPr>
          <w:rFonts w:hint="eastAsia"/>
        </w:rPr>
      </w:pPr>
    </w:p>
    <w:p w14:paraId="3084B11F" w14:textId="77777777" w:rsidR="00503007" w:rsidRDefault="00503007" w:rsidP="00AD0071">
      <w:pPr>
        <w:rPr>
          <w:rFonts w:hint="eastAsia"/>
        </w:rPr>
      </w:pPr>
    </w:p>
    <w:p w14:paraId="5FB5564A" w14:textId="77777777" w:rsidR="00503007" w:rsidRDefault="00503007" w:rsidP="00AD0071">
      <w:pPr>
        <w:rPr>
          <w:rFonts w:hint="eastAsia"/>
        </w:rPr>
      </w:pPr>
    </w:p>
    <w:p w14:paraId="0FDE0FC0" w14:textId="77777777" w:rsidR="00503007" w:rsidRDefault="00503007" w:rsidP="00AD0071">
      <w:pPr>
        <w:rPr>
          <w:rFonts w:hint="eastAsia"/>
        </w:rPr>
      </w:pPr>
    </w:p>
    <w:p w14:paraId="6D8DCC3F" w14:textId="77777777" w:rsidR="00503007" w:rsidRDefault="00503007" w:rsidP="00AD0071">
      <w:pPr>
        <w:rPr>
          <w:rFonts w:hint="eastAsia"/>
        </w:rPr>
      </w:pPr>
    </w:p>
    <w:p w14:paraId="161D30A2" w14:textId="45FA16BB" w:rsidR="00E95841" w:rsidRPr="00826554" w:rsidRDefault="00CF6ACF" w:rsidP="000E17A5">
      <w:pPr>
        <w:pStyle w:val="1"/>
        <w:numPr>
          <w:ilvl w:val="0"/>
          <w:numId w:val="1"/>
        </w:numPr>
        <w:rPr>
          <w:rFonts w:ascii="楷体" w:eastAsia="楷体" w:hAnsi="楷体" w:hint="eastAsia"/>
          <w:b/>
          <w:bCs/>
          <w:color w:val="auto"/>
          <w:sz w:val="36"/>
          <w:szCs w:val="36"/>
        </w:rPr>
      </w:pPr>
      <w:bookmarkStart w:id="44" w:name="_Toc231143510"/>
      <w:bookmarkStart w:id="45" w:name="_Toc231144040"/>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bookmarkEnd w:id="44"/>
      <w:bookmarkEnd w:id="45"/>
    </w:p>
    <w:p w14:paraId="2BB85DB4" w14:textId="77777777" w:rsidR="00CF6ACF" w:rsidRPr="00396B2A" w:rsidRDefault="00CF6ACF" w:rsidP="00CF6ACF">
      <w:pPr>
        <w:pStyle w:val="af2"/>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rPr>
                <w:rFonts w:ascii="楷体" w:hAnsi="楷体"/>
              </w:rPr>
              <w:t>投资标的</w:t>
            </w:r>
          </w:p>
        </w:tc>
        <w:tc>
          <w:tcPr>
            <w:tcW w:w="6257" w:type="dxa"/>
            <w:vAlign w:val="center"/>
          </w:tcPr>
          <w:p w14:paraId="359CB15B" w14:textId="0382847F" w:rsidR="00CF6ACF" w:rsidRDefault="00CF6ACF" w:rsidP="007C22B5">
            <w:pPr>
              <w:pStyle w:val="af2"/>
            </w:pPr>
            <w:bookmarkStart w:id="46" w:name="OLE_LINK3"/>
            <w:r>
              <w:rPr>
                <w:rFonts w:ascii="楷体" w:hAnsi="楷体" w:hint="eastAsia"/>
              </w:rPr>
              <w:t>通信</w:t>
            </w:r>
            <w:r w:rsidRPr="00DA6ADB">
              <w:rPr>
                <w:rFonts w:ascii="楷体" w:hAnsi="楷体" w:hint="eastAsia"/>
              </w:rPr>
              <w:t>ETF</w:t>
            </w:r>
            <w:r>
              <w:rPr>
                <w:rFonts w:ascii="楷体" w:hAnsi="楷体" w:hint="eastAsia"/>
              </w:rPr>
              <w:t>华夏</w:t>
            </w:r>
            <w:r w:rsidRPr="00DA6ADB">
              <w:rPr>
                <w:rFonts w:ascii="楷体" w:hAnsi="楷体" w:hint="eastAsia"/>
              </w:rPr>
              <w:t>（</w:t>
            </w:r>
            <w:r>
              <w:rPr>
                <w:rFonts w:ascii="楷体" w:hAnsi="楷体" w:hint="eastAsia"/>
              </w:rPr>
              <w:t>515050</w:t>
            </w:r>
            <w:r w:rsidRPr="00DA6ADB">
              <w:rPr>
                <w:rFonts w:ascii="楷体" w:hAnsi="楷体" w:hint="eastAsia"/>
              </w:rPr>
              <w:t>.S</w:t>
            </w:r>
            <w:r>
              <w:rPr>
                <w:rFonts w:ascii="楷体" w:hAnsi="楷体" w:hint="eastAsia"/>
              </w:rPr>
              <w:t>H</w:t>
            </w:r>
            <w:r w:rsidRPr="00DA6ADB">
              <w:rPr>
                <w:rFonts w:ascii="楷体" w:hAnsi="楷体" w:hint="eastAsia"/>
              </w:rPr>
              <w:t>）</w:t>
            </w:r>
            <w:r>
              <w:rPr>
                <w:rFonts w:ascii="楷体" w:hAnsi="楷体" w:hint="eastAsia"/>
              </w:rPr>
              <w:t>、通信ETF国泰</w:t>
            </w:r>
            <w:r w:rsidRPr="00DA6ADB">
              <w:rPr>
                <w:rFonts w:ascii="楷体" w:hAnsi="楷体" w:hint="eastAsia"/>
              </w:rPr>
              <w:t>（</w:t>
            </w:r>
            <w:r>
              <w:rPr>
                <w:rFonts w:ascii="楷体" w:hAnsi="楷体" w:hint="eastAsia"/>
              </w:rPr>
              <w:t>515880</w:t>
            </w:r>
            <w:r w:rsidRPr="00DA6ADB">
              <w:rPr>
                <w:rFonts w:ascii="楷体" w:hAnsi="楷体" w:hint="eastAsia"/>
              </w:rPr>
              <w:t>.S</w:t>
            </w:r>
            <w:r>
              <w:rPr>
                <w:rFonts w:ascii="楷体" w:hAnsi="楷体" w:hint="eastAsia"/>
              </w:rPr>
              <w:t>H</w:t>
            </w:r>
            <w:r w:rsidRPr="00DA6ADB">
              <w:rPr>
                <w:rFonts w:ascii="楷体" w:hAnsi="楷体" w:hint="eastAsia"/>
              </w:rPr>
              <w:t>）</w:t>
            </w:r>
            <w:bookmarkEnd w:id="46"/>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rPr>
                <w:rFonts w:ascii="楷体" w:hAnsi="楷体"/>
              </w:rPr>
              <w:t>投资主体</w:t>
            </w:r>
          </w:p>
        </w:tc>
        <w:tc>
          <w:tcPr>
            <w:tcW w:w="6257" w:type="dxa"/>
            <w:vAlign w:val="center"/>
          </w:tcPr>
          <w:p w14:paraId="32E6FD91" w14:textId="77777777" w:rsidR="00CF6ACF" w:rsidRDefault="00CF6ACF" w:rsidP="007C22B5">
            <w:pPr>
              <w:pStyle w:val="af2"/>
            </w:pPr>
            <w:r>
              <w:rPr>
                <w:rFonts w:ascii="楷体" w:hAnsi="楷体"/>
              </w:rP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rPr>
                <w:rFonts w:ascii="楷体" w:hAnsi="楷体"/>
              </w:rPr>
              <w:t>投资方式</w:t>
            </w:r>
          </w:p>
        </w:tc>
        <w:tc>
          <w:tcPr>
            <w:tcW w:w="6257" w:type="dxa"/>
            <w:vAlign w:val="center"/>
          </w:tcPr>
          <w:p w14:paraId="5214CA04" w14:textId="340CBBD8" w:rsidR="00CF6ACF" w:rsidRDefault="00CF6ACF" w:rsidP="007C22B5">
            <w:pPr>
              <w:pStyle w:val="af2"/>
            </w:pPr>
            <w:r>
              <w:rPr>
                <w:rFonts w:ascii="楷体" w:hAnsi="楷体"/>
              </w:rPr>
              <w:t>二级市场投资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rPr>
                <w:rFonts w:ascii="楷体" w:hAnsi="楷体"/>
              </w:rPr>
              <w:t>投资通道</w:t>
            </w:r>
          </w:p>
        </w:tc>
        <w:tc>
          <w:tcPr>
            <w:tcW w:w="6257" w:type="dxa"/>
            <w:vAlign w:val="center"/>
          </w:tcPr>
          <w:p w14:paraId="7B0F7537" w14:textId="77777777" w:rsidR="00CF6ACF" w:rsidRDefault="00CF6ACF" w:rsidP="007C22B5">
            <w:pPr>
              <w:pStyle w:val="af2"/>
            </w:pPr>
            <w:r>
              <w:rPr>
                <w:rFonts w:ascii="楷体" w:hAnsi="楷体"/>
              </w:rP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rPr>
                <w:rFonts w:ascii="楷体" w:hAnsi="楷体"/>
              </w:rPr>
              <w:t>投资金额</w:t>
            </w:r>
          </w:p>
        </w:tc>
        <w:tc>
          <w:tcPr>
            <w:tcW w:w="6257" w:type="dxa"/>
            <w:vAlign w:val="center"/>
          </w:tcPr>
          <w:p w14:paraId="2256142B" w14:textId="70832686" w:rsidR="00CF6ACF" w:rsidRDefault="009068A2" w:rsidP="007C22B5">
            <w:pPr>
              <w:pStyle w:val="af2"/>
            </w:pPr>
            <w:r>
              <w:rPr>
                <w:rFonts w:ascii="楷体" w:hAnsi="楷体" w:hint="eastAsia"/>
              </w:rPr>
              <w:t>单个ETF</w:t>
            </w:r>
            <w:r w:rsidR="00CF6ACF">
              <w:rPr>
                <w:rFonts w:ascii="楷体" w:hAnsi="楷体" w:hint="eastAsia"/>
              </w:rPr>
              <w:t>不超过500万元</w:t>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rPr>
                <w:rFonts w:ascii="楷体" w:hAnsi="楷体"/>
              </w:rPr>
              <w:t>退出策略</w:t>
            </w:r>
          </w:p>
        </w:tc>
        <w:tc>
          <w:tcPr>
            <w:tcW w:w="6257" w:type="dxa"/>
            <w:vAlign w:val="center"/>
          </w:tcPr>
          <w:p w14:paraId="72D9ADD3" w14:textId="689F01B2" w:rsidR="00CF6ACF" w:rsidRDefault="00DC1021" w:rsidP="007C22B5">
            <w:pPr>
              <w:pStyle w:val="af2"/>
            </w:pPr>
            <w:commentRangeStart w:id="47"/>
            <w:r w:rsidRPr="00DC1021">
              <w:t>止损线：单一标的初始止损线为批准投资额度的</w:t>
            </w:r>
            <w:r w:rsidRPr="00DC1021">
              <w:t>12%</w:t>
            </w:r>
            <w:r w:rsidRPr="00DC1021">
              <w:t>即</w:t>
            </w:r>
            <w:r w:rsidRPr="00DC1021">
              <w:t>60</w:t>
            </w:r>
            <w:r w:rsidRPr="00DC1021">
              <w:t>万；若超过需特别调整的，需重新过会</w:t>
            </w:r>
            <w:commentRangeEnd w:id="47"/>
            <w:r w:rsidR="00846BCF">
              <w:rPr>
                <w:rStyle w:val="af6"/>
                <w:szCs w:val="18"/>
              </w:rPr>
              <w:commentReference w:id="47"/>
            </w:r>
          </w:p>
        </w:tc>
      </w:tr>
    </w:tbl>
    <w:p w14:paraId="4F12F9C2" w14:textId="38860C22" w:rsidR="00E21864" w:rsidRDefault="00CA16CA" w:rsidP="00E21864">
      <w:pPr>
        <w:rPr>
          <w:rFonts w:ascii="楷体" w:eastAsia="楷体" w:hAnsi="楷体" w:hint="eastAsia"/>
          <w:sz w:val="28"/>
          <w:szCs w:val="28"/>
        </w:rPr>
      </w:pPr>
      <w:r w:rsidRPr="00E063B8">
        <w:rPr>
          <w:rFonts w:ascii="楷体" w:eastAsia="楷体" w:hAnsi="楷体" w:hint="eastAsia"/>
          <w:sz w:val="28"/>
          <w:szCs w:val="28"/>
        </w:rPr>
        <w:t>2026年以来，</w:t>
      </w:r>
      <w:r w:rsidR="00905583">
        <w:rPr>
          <w:rFonts w:ascii="楷体" w:eastAsia="楷体" w:hAnsi="楷体" w:hint="eastAsia"/>
          <w:sz w:val="28"/>
          <w:szCs w:val="28"/>
        </w:rPr>
        <w:t>光模块</w:t>
      </w:r>
      <w:r w:rsidRPr="00E063B8">
        <w:rPr>
          <w:rFonts w:ascii="楷体" w:eastAsia="楷体" w:hAnsi="楷体" w:hint="eastAsia"/>
          <w:sz w:val="28"/>
          <w:szCs w:val="28"/>
        </w:rPr>
        <w:t>作为AI</w:t>
      </w:r>
      <w:r w:rsidR="00905583">
        <w:rPr>
          <w:rFonts w:ascii="楷体" w:eastAsia="楷体" w:hAnsi="楷体" w:hint="eastAsia"/>
          <w:sz w:val="28"/>
          <w:szCs w:val="28"/>
        </w:rPr>
        <w:t>数据通信</w:t>
      </w:r>
      <w:r w:rsidRPr="00E063B8">
        <w:rPr>
          <w:rFonts w:ascii="楷体" w:eastAsia="楷体" w:hAnsi="楷体" w:hint="eastAsia"/>
          <w:sz w:val="28"/>
          <w:szCs w:val="28"/>
        </w:rPr>
        <w:t>的</w:t>
      </w:r>
      <w:r w:rsidR="00905583">
        <w:rPr>
          <w:rFonts w:ascii="楷体" w:eastAsia="楷体" w:hAnsi="楷体" w:hint="eastAsia"/>
          <w:sz w:val="28"/>
          <w:szCs w:val="28"/>
        </w:rPr>
        <w:t>桥梁和神经</w:t>
      </w:r>
      <w:r w:rsidRPr="00E063B8">
        <w:rPr>
          <w:rFonts w:ascii="楷体" w:eastAsia="楷体" w:hAnsi="楷体" w:hint="eastAsia"/>
          <w:sz w:val="28"/>
          <w:szCs w:val="28"/>
        </w:rPr>
        <w:t>，正逐渐成为算力基建业务中高确定性，强爆发力的环节。可由于市场上暂无专门聚焦光</w:t>
      </w:r>
      <w:r w:rsidR="00905583">
        <w:rPr>
          <w:rFonts w:ascii="楷体" w:eastAsia="楷体" w:hAnsi="楷体" w:hint="eastAsia"/>
          <w:sz w:val="28"/>
          <w:szCs w:val="28"/>
        </w:rPr>
        <w:t>模块</w:t>
      </w:r>
      <w:r w:rsidRPr="00E063B8">
        <w:rPr>
          <w:rFonts w:ascii="楷体" w:eastAsia="楷体" w:hAnsi="楷体" w:hint="eastAsia"/>
          <w:sz w:val="28"/>
          <w:szCs w:val="28"/>
        </w:rPr>
        <w:t>的ETF产品，故而我们</w:t>
      </w:r>
      <w:r w:rsidR="00F30023">
        <w:rPr>
          <w:rFonts w:ascii="楷体" w:eastAsia="楷体" w:hAnsi="楷体" w:hint="eastAsia"/>
          <w:sz w:val="28"/>
          <w:szCs w:val="28"/>
        </w:rPr>
        <w:t>将范围扩大到</w:t>
      </w:r>
      <w:r w:rsidRPr="00E063B8">
        <w:rPr>
          <w:rFonts w:ascii="楷体" w:eastAsia="楷体" w:hAnsi="楷体" w:hint="eastAsia"/>
          <w:sz w:val="28"/>
          <w:szCs w:val="28"/>
        </w:rPr>
        <w:t>通信ETF作为代替。通信ETF覆盖了光通信，光模块，数据中心互联等关键</w:t>
      </w:r>
      <w:r w:rsidR="005D0B3A" w:rsidRPr="00E063B8">
        <w:rPr>
          <w:rFonts w:ascii="楷体" w:eastAsia="楷体" w:hAnsi="楷体" w:hint="eastAsia"/>
          <w:sz w:val="28"/>
          <w:szCs w:val="28"/>
        </w:rPr>
        <w:t>产业</w:t>
      </w:r>
      <w:r w:rsidRPr="00E063B8">
        <w:rPr>
          <w:rFonts w:ascii="楷体" w:eastAsia="楷体" w:hAnsi="楷体" w:hint="eastAsia"/>
          <w:sz w:val="28"/>
          <w:szCs w:val="28"/>
        </w:rPr>
        <w:t>。</w:t>
      </w:r>
      <w:commentRangeStart w:id="48"/>
      <w:r w:rsidRPr="009068A2">
        <w:rPr>
          <w:rFonts w:ascii="楷体" w:eastAsia="楷体" w:hAnsi="楷体" w:hint="eastAsia"/>
          <w:sz w:val="28"/>
          <w:szCs w:val="28"/>
          <w:highlight w:val="yellow"/>
          <w:rPrChange w:id="49" w:author="Shiqing Tang" w:date="2026-06-01T11:23:00Z" w16du:dateUtc="2026-06-01T03:23:00Z">
            <w:rPr>
              <w:rFonts w:ascii="楷体" w:eastAsia="楷体" w:hAnsi="楷体" w:hint="eastAsia"/>
              <w:sz w:val="28"/>
              <w:szCs w:val="28"/>
            </w:rPr>
          </w:rPrChange>
        </w:rPr>
        <w:t>其权重构成紧密贴合光模块产业链。我们选择通信ETF</w:t>
      </w:r>
      <w:r w:rsidR="00BE3FC7">
        <w:rPr>
          <w:rFonts w:ascii="楷体" w:eastAsia="楷体" w:hAnsi="楷体" w:hint="eastAsia"/>
          <w:sz w:val="28"/>
          <w:szCs w:val="28"/>
          <w:highlight w:val="yellow"/>
        </w:rPr>
        <w:t>国泰（515880）和通信ETF华夏（515050）</w:t>
      </w:r>
      <w:r w:rsidRPr="009068A2">
        <w:rPr>
          <w:rFonts w:ascii="楷体" w:eastAsia="楷体" w:hAnsi="楷体" w:hint="eastAsia"/>
          <w:sz w:val="28"/>
          <w:szCs w:val="28"/>
          <w:highlight w:val="yellow"/>
          <w:rPrChange w:id="50" w:author="Shiqing Tang" w:date="2026-06-01T11:23:00Z" w16du:dateUtc="2026-06-01T03:23:00Z">
            <w:rPr>
              <w:rFonts w:ascii="楷体" w:eastAsia="楷体" w:hAnsi="楷体" w:hint="eastAsia"/>
              <w:sz w:val="28"/>
              <w:szCs w:val="28"/>
            </w:rPr>
          </w:rPrChange>
        </w:rPr>
        <w:t>作为跟踪光</w:t>
      </w:r>
      <w:r w:rsidR="008E76B5">
        <w:rPr>
          <w:rFonts w:ascii="楷体" w:eastAsia="楷体" w:hAnsi="楷体" w:hint="eastAsia"/>
          <w:sz w:val="28"/>
          <w:szCs w:val="28"/>
          <w:highlight w:val="yellow"/>
        </w:rPr>
        <w:t>模块</w:t>
      </w:r>
      <w:r w:rsidRPr="009068A2">
        <w:rPr>
          <w:rFonts w:ascii="楷体" w:eastAsia="楷体" w:hAnsi="楷体" w:hint="eastAsia"/>
          <w:sz w:val="28"/>
          <w:szCs w:val="28"/>
          <w:highlight w:val="yellow"/>
          <w:rPrChange w:id="51" w:author="Shiqing Tang" w:date="2026-06-01T11:23:00Z" w16du:dateUtc="2026-06-01T03:23:00Z">
            <w:rPr>
              <w:rFonts w:ascii="楷体" w:eastAsia="楷体" w:hAnsi="楷体" w:hint="eastAsia"/>
              <w:sz w:val="28"/>
              <w:szCs w:val="28"/>
            </w:rPr>
          </w:rPrChange>
        </w:rPr>
        <w:t>产业景气和AI算力硬件β的配置工具</w:t>
      </w:r>
      <w:r w:rsidR="00BE3FC7">
        <w:rPr>
          <w:rFonts w:ascii="楷体" w:eastAsia="楷体" w:hAnsi="楷体" w:hint="eastAsia"/>
          <w:sz w:val="28"/>
          <w:szCs w:val="28"/>
          <w:highlight w:val="yellow"/>
        </w:rPr>
        <w:t>，将其纳入川江股票池交易</w:t>
      </w:r>
      <w:commentRangeEnd w:id="48"/>
      <w:r w:rsidR="00846BCF">
        <w:rPr>
          <w:rStyle w:val="af6"/>
          <w:rFonts w:ascii="楷体" w:eastAsia="楷体" w:hAnsi="楷体" w:hint="eastAsia"/>
          <w:sz w:val="28"/>
          <w:szCs w:val="28"/>
        </w:rPr>
        <w:commentReference w:id="48"/>
      </w:r>
    </w:p>
    <w:p w14:paraId="7CCDE62A" w14:textId="77777777" w:rsidR="00E21864" w:rsidRDefault="00E21864" w:rsidP="00E21864">
      <w:pPr>
        <w:rPr>
          <w:rFonts w:ascii="楷体" w:eastAsia="楷体" w:hAnsi="楷体" w:hint="eastAsia"/>
          <w:sz w:val="28"/>
          <w:szCs w:val="28"/>
        </w:rPr>
      </w:pPr>
    </w:p>
    <w:p w14:paraId="67B7A140" w14:textId="77777777" w:rsidR="00E21864" w:rsidRDefault="00E21864" w:rsidP="00E21864">
      <w:pPr>
        <w:rPr>
          <w:rFonts w:ascii="楷体" w:eastAsia="楷体" w:hAnsi="楷体" w:hint="eastAsia"/>
          <w:sz w:val="28"/>
          <w:szCs w:val="28"/>
        </w:rPr>
      </w:pPr>
    </w:p>
    <w:p w14:paraId="6BD8F98C" w14:textId="77777777" w:rsidR="00E21864" w:rsidRDefault="00E21864" w:rsidP="00E21864">
      <w:pPr>
        <w:rPr>
          <w:rFonts w:ascii="楷体" w:eastAsia="楷体" w:hAnsi="楷体" w:hint="eastAsia"/>
          <w:sz w:val="28"/>
          <w:szCs w:val="28"/>
        </w:rPr>
      </w:pPr>
    </w:p>
    <w:p w14:paraId="23F13D8C" w14:textId="77777777" w:rsidR="00E21864" w:rsidRDefault="00E21864" w:rsidP="00E21864">
      <w:pPr>
        <w:rPr>
          <w:rFonts w:ascii="楷体" w:eastAsia="楷体" w:hAnsi="楷体" w:hint="eastAsia"/>
          <w:sz w:val="28"/>
          <w:szCs w:val="28"/>
        </w:rPr>
      </w:pPr>
    </w:p>
    <w:p w14:paraId="7558AA9F" w14:textId="77777777" w:rsidR="00805009" w:rsidRPr="00E21864" w:rsidRDefault="00805009"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bookmarkStart w:id="52" w:name="_Toc231143511"/>
      <w:bookmarkStart w:id="53" w:name="_Toc231144041"/>
      <w:r w:rsidRPr="004178C4">
        <w:rPr>
          <w:rFonts w:ascii="楷体" w:eastAsia="楷体" w:hAnsi="楷体" w:hint="eastAsia"/>
          <w:b/>
          <w:bCs/>
          <w:color w:val="auto"/>
          <w:sz w:val="36"/>
          <w:szCs w:val="36"/>
        </w:rPr>
        <w:lastRenderedPageBreak/>
        <w:t>投资逻辑</w:t>
      </w:r>
      <w:bookmarkEnd w:id="52"/>
      <w:bookmarkEnd w:id="53"/>
    </w:p>
    <w:p w14:paraId="23E9B46C" w14:textId="6EE9F59F" w:rsidR="00B434BD" w:rsidRPr="00E063B8" w:rsidRDefault="00512148" w:rsidP="00512148">
      <w:pPr>
        <w:pStyle w:val="2"/>
        <w:numPr>
          <w:ilvl w:val="1"/>
          <w:numId w:val="1"/>
        </w:numPr>
        <w:rPr>
          <w:rFonts w:ascii="楷体" w:eastAsia="楷体" w:hAnsi="楷体" w:hint="eastAsia"/>
          <w:b/>
          <w:bCs/>
          <w:color w:val="auto"/>
          <w:sz w:val="32"/>
          <w:szCs w:val="32"/>
        </w:rPr>
      </w:pPr>
      <w:bookmarkStart w:id="54" w:name="_Toc231143512"/>
      <w:bookmarkStart w:id="55" w:name="_Toc231144042"/>
      <w:r w:rsidRPr="00E063B8">
        <w:rPr>
          <w:rFonts w:ascii="楷体" w:eastAsia="楷体" w:hAnsi="楷体" w:hint="eastAsia"/>
          <w:b/>
          <w:bCs/>
          <w:color w:val="auto"/>
          <w:sz w:val="32"/>
          <w:szCs w:val="32"/>
        </w:rPr>
        <w:t>AI算力拉动光通信全链路需求</w:t>
      </w:r>
      <w:bookmarkEnd w:id="54"/>
      <w:bookmarkEnd w:id="55"/>
    </w:p>
    <w:p w14:paraId="1F54F0D1" w14:textId="41F17616" w:rsidR="003738CC" w:rsidRPr="00E21864" w:rsidRDefault="0000204C" w:rsidP="003738CC">
      <w:pPr>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FC4712">
        <w:rPr>
          <w:rFonts w:ascii="楷体" w:eastAsia="楷体" w:hAnsi="楷体" w:hint="eastAsia"/>
          <w:sz w:val="28"/>
          <w:szCs w:val="28"/>
        </w:rPr>
        <w:t>2026年第一季度，</w:t>
      </w:r>
      <w:r w:rsidR="00D244FD">
        <w:rPr>
          <w:rFonts w:ascii="楷体" w:eastAsia="楷体" w:hAnsi="楷体" w:hint="eastAsia"/>
          <w:sz w:val="28"/>
          <w:szCs w:val="28"/>
        </w:rPr>
        <w:t>以微软，亚马逊，谷歌和meta为代表的</w:t>
      </w:r>
      <w:r w:rsidR="00307DF9" w:rsidRPr="00E21864">
        <w:rPr>
          <w:rFonts w:ascii="楷体" w:eastAsia="楷体" w:hAnsi="楷体" w:hint="eastAsia"/>
          <w:sz w:val="28"/>
          <w:szCs w:val="28"/>
        </w:rPr>
        <w:t>海外</w:t>
      </w:r>
      <w:commentRangeStart w:id="56"/>
      <w:commentRangeStart w:id="57"/>
      <w:r w:rsidR="00307DF9" w:rsidRPr="00E21864">
        <w:rPr>
          <w:rFonts w:ascii="楷体" w:eastAsia="楷体" w:hAnsi="楷体" w:hint="eastAsia"/>
          <w:sz w:val="28"/>
          <w:szCs w:val="28"/>
        </w:rPr>
        <w:t>四</w:t>
      </w:r>
      <w:r w:rsidR="00D244FD">
        <w:rPr>
          <w:rFonts w:ascii="楷体" w:eastAsia="楷体" w:hAnsi="楷体" w:hint="eastAsia"/>
          <w:sz w:val="28"/>
          <w:szCs w:val="28"/>
        </w:rPr>
        <w:t>大</w:t>
      </w:r>
      <w:r w:rsidR="00307DF9" w:rsidRPr="00E21864">
        <w:rPr>
          <w:rFonts w:ascii="楷体" w:eastAsia="楷体" w:hAnsi="楷体" w:hint="eastAsia"/>
          <w:sz w:val="28"/>
          <w:szCs w:val="28"/>
        </w:rPr>
        <w:t>云</w:t>
      </w:r>
      <w:commentRangeEnd w:id="56"/>
      <w:r w:rsidR="00D244FD">
        <w:rPr>
          <w:rStyle w:val="af6"/>
          <w:rFonts w:ascii="楷体" w:eastAsia="楷体" w:hAnsi="楷体" w:hint="eastAsia"/>
          <w:sz w:val="28"/>
          <w:szCs w:val="28"/>
        </w:rPr>
        <w:commentReference w:id="56"/>
      </w:r>
      <w:commentRangeEnd w:id="57"/>
      <w:r w:rsidR="00725081">
        <w:rPr>
          <w:rStyle w:val="af6"/>
          <w:rFonts w:ascii="楷体" w:eastAsia="楷体" w:hAnsi="楷体" w:hint="eastAsia"/>
          <w:sz w:val="28"/>
          <w:szCs w:val="28"/>
        </w:rPr>
        <w:commentReference w:id="57"/>
      </w:r>
      <w:r w:rsidR="00D244FD">
        <w:rPr>
          <w:rFonts w:ascii="楷体" w:eastAsia="楷体" w:hAnsi="楷体" w:hint="eastAsia"/>
          <w:sz w:val="28"/>
          <w:szCs w:val="28"/>
        </w:rPr>
        <w:t>厂</w:t>
      </w:r>
      <w:r w:rsidR="00307DF9" w:rsidRPr="00E21864">
        <w:rPr>
          <w:rFonts w:ascii="楷体" w:eastAsia="楷体" w:hAnsi="楷体" w:hint="eastAsia"/>
          <w:sz w:val="28"/>
          <w:szCs w:val="28"/>
        </w:rPr>
        <w:t>capex</w:t>
      </w:r>
      <w:commentRangeStart w:id="58"/>
      <w:commentRangeStart w:id="59"/>
      <w:r w:rsidR="00307DF9" w:rsidRPr="00E21864">
        <w:rPr>
          <w:rFonts w:ascii="楷体" w:eastAsia="楷体" w:hAnsi="楷体" w:hint="eastAsia"/>
          <w:sz w:val="28"/>
          <w:szCs w:val="28"/>
        </w:rPr>
        <w:t>增速达到高峰</w:t>
      </w:r>
      <w:commentRangeEnd w:id="58"/>
      <w:r w:rsidR="009068A2" w:rsidRPr="00E21864">
        <w:rPr>
          <w:rStyle w:val="af6"/>
          <w:rFonts w:ascii="楷体" w:eastAsia="楷体" w:hAnsi="楷体" w:hint="eastAsia"/>
          <w:sz w:val="28"/>
          <w:szCs w:val="28"/>
        </w:rPr>
        <w:commentReference w:id="58"/>
      </w:r>
      <w:commentRangeEnd w:id="59"/>
      <w:r w:rsidR="00725081" w:rsidRPr="00E21864">
        <w:rPr>
          <w:rStyle w:val="af6"/>
          <w:rFonts w:ascii="楷体" w:eastAsia="楷体" w:hAnsi="楷体" w:hint="eastAsia"/>
          <w:sz w:val="28"/>
          <w:szCs w:val="28"/>
        </w:rPr>
        <w:commentReference w:id="59"/>
      </w:r>
      <w:r w:rsidR="00307DF9" w:rsidRPr="00E21864">
        <w:rPr>
          <w:rFonts w:ascii="楷体" w:eastAsia="楷体" w:hAnsi="楷体" w:hint="eastAsia"/>
          <w:sz w:val="28"/>
          <w:szCs w:val="28"/>
        </w:rPr>
        <w:t>，国内通信增速也达到近年峰值，拐点远未得见</w:t>
      </w:r>
      <w:r w:rsidR="009068A2">
        <w:rPr>
          <w:rFonts w:ascii="楷体" w:eastAsia="楷体" w:hAnsi="楷体" w:hint="eastAsia"/>
          <w:sz w:val="28"/>
          <w:szCs w:val="28"/>
        </w:rPr>
        <w:t>。</w:t>
      </w:r>
    </w:p>
    <w:p w14:paraId="057C8292" w14:textId="19D1E892" w:rsidR="006949C5" w:rsidRPr="00E21864" w:rsidRDefault="009A6825" w:rsidP="006949C5">
      <w:pPr>
        <w:pStyle w:val="2"/>
        <w:numPr>
          <w:ilvl w:val="1"/>
          <w:numId w:val="1"/>
        </w:numPr>
        <w:rPr>
          <w:rFonts w:ascii="楷体" w:eastAsia="楷体" w:hAnsi="楷体" w:hint="eastAsia"/>
          <w:b/>
          <w:bCs/>
          <w:color w:val="auto"/>
          <w:sz w:val="32"/>
          <w:szCs w:val="32"/>
        </w:rPr>
      </w:pPr>
      <w:bookmarkStart w:id="60" w:name="_Toc231143513"/>
      <w:bookmarkStart w:id="61" w:name="_Toc231144043"/>
      <w:r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bookmarkEnd w:id="60"/>
      <w:bookmarkEnd w:id="61"/>
    </w:p>
    <w:p w14:paraId="70F2EC46" w14:textId="38B95F2B" w:rsidR="006949C5" w:rsidRPr="00E21864" w:rsidRDefault="006949C5" w:rsidP="006949C5">
      <w:pPr>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r w:rsidR="009068A2">
        <w:rPr>
          <w:rFonts w:ascii="楷体" w:eastAsia="楷体" w:hAnsi="楷体" w:hint="eastAsia"/>
          <w:sz w:val="28"/>
          <w:szCs w:val="32"/>
        </w:rPr>
        <w:t>。</w:t>
      </w:r>
    </w:p>
    <w:p w14:paraId="63F5A616" w14:textId="140C091A" w:rsidR="00411A74" w:rsidRPr="00E21864" w:rsidRDefault="00411A74" w:rsidP="006949C5">
      <w:pPr>
        <w:rPr>
          <w:rFonts w:ascii="楷体" w:eastAsia="楷体" w:hAnsi="楷体" w:hint="eastAsia"/>
          <w:sz w:val="28"/>
          <w:szCs w:val="32"/>
        </w:rPr>
      </w:pPr>
      <w:r w:rsidRPr="00E21864">
        <w:rPr>
          <w:rFonts w:ascii="楷体" w:eastAsia="楷体" w:hAnsi="楷体" w:hint="eastAsia"/>
          <w:sz w:val="28"/>
          <w:szCs w:val="32"/>
        </w:rPr>
        <w:t>AI数通光模块需求方面，</w:t>
      </w:r>
      <w:r w:rsidR="00FC4712">
        <w:rPr>
          <w:rFonts w:ascii="楷体" w:eastAsia="楷体" w:hAnsi="楷体" w:hint="eastAsia"/>
          <w:sz w:val="28"/>
          <w:szCs w:val="32"/>
        </w:rPr>
        <w:t>2026年，</w:t>
      </w:r>
      <w:commentRangeStart w:id="62"/>
      <w:commentRangeStart w:id="63"/>
      <w:r w:rsidRPr="00E21864">
        <w:rPr>
          <w:rFonts w:ascii="楷体" w:eastAsia="楷体" w:hAnsi="楷体" w:hint="eastAsia"/>
          <w:sz w:val="28"/>
          <w:szCs w:val="32"/>
        </w:rPr>
        <w:t>四大云厂</w:t>
      </w:r>
      <w:r w:rsidR="00142ADE" w:rsidRPr="00E21864">
        <w:rPr>
          <w:rFonts w:ascii="楷体" w:eastAsia="楷体" w:hAnsi="楷体" w:hint="eastAsia"/>
          <w:sz w:val="28"/>
          <w:szCs w:val="32"/>
        </w:rPr>
        <w:t>Capex</w:t>
      </w:r>
      <w:r w:rsidR="00ED2FE6">
        <w:rPr>
          <w:rFonts w:ascii="楷体" w:eastAsia="楷体" w:hAnsi="楷体" w:hint="eastAsia"/>
          <w:sz w:val="28"/>
          <w:szCs w:val="32"/>
        </w:rPr>
        <w:t>根据其资本开支指引，</w:t>
      </w:r>
      <w:r w:rsidR="00142ADE" w:rsidRPr="00E21864">
        <w:rPr>
          <w:rFonts w:ascii="楷体" w:eastAsia="楷体" w:hAnsi="楷体" w:hint="eastAsia"/>
          <w:sz w:val="28"/>
          <w:szCs w:val="32"/>
        </w:rPr>
        <w:t>近乎翻倍，全球云服务商总capex</w:t>
      </w:r>
      <w:commentRangeEnd w:id="62"/>
      <w:r w:rsidR="009068A2">
        <w:rPr>
          <w:rStyle w:val="af6"/>
          <w:rFonts w:ascii="楷体" w:eastAsia="楷体" w:hAnsi="楷体" w:hint="eastAsia"/>
          <w:sz w:val="28"/>
          <w:szCs w:val="32"/>
        </w:rPr>
        <w:commentReference w:id="62"/>
      </w:r>
      <w:commentRangeEnd w:id="63"/>
      <w:r w:rsidR="00725081">
        <w:rPr>
          <w:rStyle w:val="af6"/>
          <w:rFonts w:ascii="楷体" w:eastAsia="楷体" w:hAnsi="楷体" w:hint="eastAsia"/>
          <w:sz w:val="28"/>
          <w:szCs w:val="32"/>
        </w:rPr>
        <w:commentReference w:id="63"/>
      </w:r>
      <w:r w:rsidR="00ED2FE6">
        <w:rPr>
          <w:rFonts w:ascii="楷体" w:eastAsia="楷体" w:hAnsi="楷体" w:hint="eastAsia"/>
          <w:sz w:val="28"/>
          <w:szCs w:val="32"/>
        </w:rPr>
        <w:t>预期</w:t>
      </w:r>
      <w:r w:rsidR="00F5510A">
        <w:rPr>
          <w:rFonts w:ascii="楷体" w:eastAsia="楷体" w:hAnsi="楷体" w:hint="eastAsia"/>
          <w:sz w:val="28"/>
          <w:szCs w:val="32"/>
        </w:rPr>
        <w:t>超过8000亿</w:t>
      </w:r>
      <w:r w:rsidR="00142ADE" w:rsidRPr="00E21864">
        <w:rPr>
          <w:rFonts w:ascii="楷体" w:eastAsia="楷体" w:hAnsi="楷体" w:hint="eastAsia"/>
          <w:sz w:val="28"/>
          <w:szCs w:val="32"/>
        </w:rPr>
        <w:t>，长协锁定层出不穷，中期需求强力且确定。</w:t>
      </w:r>
    </w:p>
    <w:p w14:paraId="356209A5" w14:textId="11039BDB" w:rsidR="00B46A83" w:rsidRPr="00E21864" w:rsidRDefault="00B46A83" w:rsidP="00B46A83">
      <w:pPr>
        <w:pStyle w:val="2"/>
        <w:numPr>
          <w:ilvl w:val="1"/>
          <w:numId w:val="1"/>
        </w:numPr>
        <w:rPr>
          <w:rFonts w:ascii="楷体" w:eastAsia="楷体" w:hAnsi="楷体" w:hint="eastAsia"/>
          <w:b/>
          <w:bCs/>
          <w:color w:val="auto"/>
          <w:sz w:val="32"/>
          <w:szCs w:val="32"/>
        </w:rPr>
      </w:pPr>
      <w:bookmarkStart w:id="64" w:name="_Toc231143514"/>
      <w:bookmarkStart w:id="65" w:name="_Toc231144044"/>
      <w:r w:rsidRPr="00E21864">
        <w:rPr>
          <w:rFonts w:ascii="楷体" w:eastAsia="楷体" w:hAnsi="楷体" w:hint="eastAsia"/>
          <w:b/>
          <w:bCs/>
          <w:color w:val="auto"/>
          <w:sz w:val="32"/>
          <w:szCs w:val="32"/>
        </w:rPr>
        <w:t>产业集中度强，马太效应明显</w:t>
      </w:r>
      <w:bookmarkEnd w:id="64"/>
      <w:bookmarkEnd w:id="65"/>
    </w:p>
    <w:p w14:paraId="65431E54" w14:textId="076A2A5C" w:rsidR="00B46A83" w:rsidRPr="00E21864" w:rsidRDefault="007E7FBD" w:rsidP="00B46A83">
      <w:pPr>
        <w:rPr>
          <w:rFonts w:ascii="楷体" w:eastAsia="楷体" w:hAnsi="楷体" w:hint="eastAsia"/>
          <w:sz w:val="28"/>
          <w:szCs w:val="32"/>
        </w:rPr>
      </w:pPr>
      <w:r w:rsidRPr="00E21864">
        <w:rPr>
          <w:rFonts w:ascii="楷体" w:eastAsia="楷体" w:hAnsi="楷体" w:hint="eastAsia"/>
          <w:sz w:val="28"/>
          <w:szCs w:val="32"/>
        </w:rPr>
        <w:t>全产业已经形成以中际旭创，新易盛，光迅科技，lumentum和Finisar为主的几大寡头，</w:t>
      </w:r>
      <w:r w:rsidR="00AA0E70" w:rsidRPr="00E21864">
        <w:rPr>
          <w:rFonts w:ascii="楷体" w:eastAsia="楷体" w:hAnsi="楷体" w:hint="eastAsia"/>
          <w:sz w:val="28"/>
          <w:szCs w:val="32"/>
        </w:rPr>
        <w:t>市场格局清晰，强者恒强特性显著。</w:t>
      </w:r>
      <w:r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bookmarkStart w:id="66" w:name="_Toc231143515"/>
      <w:bookmarkStart w:id="67" w:name="_Toc231144045"/>
      <w:r w:rsidRPr="00E21864">
        <w:rPr>
          <w:rFonts w:ascii="楷体" w:eastAsia="楷体" w:hAnsi="楷体" w:hint="eastAsia"/>
          <w:b/>
          <w:bCs/>
          <w:color w:val="auto"/>
          <w:sz w:val="32"/>
          <w:szCs w:val="32"/>
        </w:rPr>
        <w:t>政策支持</w:t>
      </w:r>
      <w:bookmarkEnd w:id="66"/>
      <w:bookmarkEnd w:id="67"/>
    </w:p>
    <w:p w14:paraId="36C057D4" w14:textId="17168E8D"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AI基础设施已被提升到国家战略层面。华西证券</w:t>
      </w:r>
      <w:r w:rsidR="00E57650">
        <w:rPr>
          <w:rFonts w:ascii="楷体" w:eastAsia="楷体" w:hAnsi="楷体" w:hint="eastAsia"/>
          <w:sz w:val="28"/>
          <w:szCs w:val="28"/>
        </w:rPr>
        <w:t>2025</w:t>
      </w:r>
      <w:commentRangeStart w:id="68"/>
      <w:commentRangeStart w:id="69"/>
      <w:r w:rsidRPr="00E21864">
        <w:rPr>
          <w:rFonts w:ascii="楷体" w:eastAsia="楷体" w:hAnsi="楷体" w:hint="eastAsia"/>
          <w:sz w:val="28"/>
          <w:szCs w:val="28"/>
        </w:rPr>
        <w:t>年度</w:t>
      </w:r>
      <w:commentRangeEnd w:id="68"/>
      <w:r w:rsidR="00637697" w:rsidRPr="00E21864">
        <w:rPr>
          <w:rStyle w:val="af6"/>
          <w:rFonts w:ascii="楷体" w:eastAsia="楷体" w:hAnsi="楷体" w:hint="eastAsia"/>
          <w:sz w:val="28"/>
          <w:szCs w:val="28"/>
        </w:rPr>
        <w:commentReference w:id="68"/>
      </w:r>
      <w:commentRangeEnd w:id="69"/>
      <w:r w:rsidR="00846BCF" w:rsidRPr="00E21864">
        <w:rPr>
          <w:rStyle w:val="af6"/>
          <w:rFonts w:ascii="楷体" w:eastAsia="楷体" w:hAnsi="楷体" w:hint="eastAsia"/>
          <w:sz w:val="28"/>
          <w:szCs w:val="28"/>
        </w:rPr>
        <w:commentReference w:id="69"/>
      </w:r>
      <w:r w:rsidRPr="00E21864">
        <w:rPr>
          <w:rFonts w:ascii="楷体" w:eastAsia="楷体" w:hAnsi="楷体" w:hint="eastAsia"/>
          <w:sz w:val="28"/>
          <w:szCs w:val="28"/>
        </w:rPr>
        <w:t>策略指</w:t>
      </w:r>
      <w:r w:rsidRPr="00E21864">
        <w:rPr>
          <w:rFonts w:ascii="楷体" w:eastAsia="楷体" w:hAnsi="楷体" w:hint="eastAsia"/>
          <w:sz w:val="28"/>
          <w:szCs w:val="28"/>
        </w:rPr>
        <w:lastRenderedPageBreak/>
        <w:t>出，国务院2025年7-8月连续发布AI相关文件，从顶层设计到产业落地的政策框架已基本成型。</w:t>
      </w:r>
      <w:r w:rsidR="00FA57D5">
        <w:rPr>
          <w:rFonts w:ascii="楷体" w:eastAsia="楷体" w:hAnsi="楷体" w:hint="eastAsia"/>
          <w:sz w:val="28"/>
          <w:szCs w:val="28"/>
        </w:rPr>
        <w:t>2026年两会期间</w:t>
      </w:r>
      <w:r w:rsidRPr="00E21864">
        <w:rPr>
          <w:rFonts w:ascii="楷体" w:eastAsia="楷体" w:hAnsi="楷体" w:hint="eastAsia"/>
          <w:sz w:val="28"/>
          <w:szCs w:val="28"/>
        </w:rPr>
        <w:t>，中央也明确提出了承接十四五总体规划，继续加强加快全国算力网络和基础设施以适配AI新发展格局的要求。</w:t>
      </w:r>
    </w:p>
    <w:p w14:paraId="0BF62913"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396B2A" w:rsidRDefault="004257C6" w:rsidP="005D0B3A">
      <w:pPr>
        <w:pStyle w:val="af"/>
        <w:ind w:left="360"/>
        <w:jc w:val="center"/>
        <w:rPr>
          <w:rFonts w:ascii="楷体" w:eastAsia="楷体" w:hAnsi="楷体" w:hint="eastAsia"/>
          <w:sz w:val="16"/>
          <w:szCs w:val="16"/>
        </w:rPr>
      </w:pPr>
      <w:r w:rsidRPr="00396B2A">
        <w:rPr>
          <w:rFonts w:ascii="楷体" w:eastAsia="楷体" w:hAnsi="楷体" w:hint="eastAsia"/>
          <w:sz w:val="21"/>
          <w:szCs w:val="16"/>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《关于推动新型信息基础设施协调发展有关事项的</w:t>
            </w:r>
            <w:r w:rsidRPr="00805009">
              <w:rPr>
                <w:rFonts w:ascii="楷体" w:eastAsia="楷体" w:hAnsi="楷体"/>
                <w:sz w:val="21"/>
                <w:szCs w:val="21"/>
              </w:rPr>
              <w:lastRenderedPageBreak/>
              <w:t>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w:t>
            </w:r>
            <w:r w:rsidRPr="00805009">
              <w:rPr>
                <w:rFonts w:ascii="楷体" w:eastAsia="楷体" w:hAnsi="楷体" w:hint="eastAsia"/>
                <w:sz w:val="21"/>
                <w:szCs w:val="21"/>
              </w:rPr>
              <w:lastRenderedPageBreak/>
              <w:t>（建设50万个基站）；加强6G技术研发、标准研制和应用验证；统筹推进卫星互联网星座建设；完善民用空间基础设施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02BF3AE" w:rsidR="004257C6" w:rsidRPr="004824E7" w:rsidRDefault="004257C6" w:rsidP="005D0B3A">
      <w:pPr>
        <w:pStyle w:val="af"/>
        <w:ind w:left="360"/>
        <w:jc w:val="center"/>
        <w:rPr>
          <w:rFonts w:ascii="楷体" w:eastAsia="楷体" w:hAnsi="楷体" w:hint="eastAsia"/>
          <w:sz w:val="16"/>
          <w:szCs w:val="16"/>
        </w:rPr>
      </w:pPr>
      <w:r w:rsidRPr="004824E7">
        <w:rPr>
          <w:rFonts w:ascii="楷体" w:eastAsia="楷体" w:hAnsi="楷体" w:hint="eastAsia"/>
          <w:sz w:val="21"/>
          <w:szCs w:val="16"/>
        </w:rPr>
        <w:t>表：</w:t>
      </w:r>
      <w:r w:rsidR="00FA57D5">
        <w:rPr>
          <w:rFonts w:ascii="楷体" w:eastAsia="楷体" w:hAnsi="楷体" w:hint="eastAsia"/>
          <w:sz w:val="21"/>
          <w:szCs w:val="16"/>
        </w:rPr>
        <w:t>部分</w:t>
      </w:r>
      <w:commentRangeStart w:id="70"/>
      <w:commentRangeStart w:id="71"/>
      <w:r w:rsidRPr="004824E7">
        <w:rPr>
          <w:rFonts w:ascii="楷体" w:eastAsia="楷体" w:hAnsi="楷体" w:hint="eastAsia"/>
          <w:sz w:val="21"/>
          <w:szCs w:val="16"/>
        </w:rPr>
        <w:t>地方政策</w:t>
      </w:r>
      <w:commentRangeEnd w:id="70"/>
      <w:r w:rsidR="00637697" w:rsidRPr="004824E7">
        <w:rPr>
          <w:rStyle w:val="af6"/>
          <w:rFonts w:ascii="楷体" w:eastAsia="楷体" w:hAnsi="楷体" w:hint="eastAsia"/>
          <w:sz w:val="16"/>
          <w:szCs w:val="16"/>
        </w:rPr>
        <w:commentReference w:id="70"/>
      </w:r>
      <w:commentRangeEnd w:id="71"/>
      <w:r w:rsidR="00FA57D5" w:rsidRPr="004824E7">
        <w:rPr>
          <w:rStyle w:val="af6"/>
          <w:rFonts w:ascii="楷体" w:eastAsia="楷体" w:hAnsi="楷体" w:hint="eastAsia"/>
          <w:sz w:val="16"/>
          <w:szCs w:val="16"/>
        </w:rPr>
        <w:commentReference w:id="71"/>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年建设运营智能算达到 3000P 以上，可统筹的公共智能算力达到西部领先水平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北京市算力基础设施建设</w:t>
            </w:r>
            <w:r w:rsidRPr="00805009">
              <w:rPr>
                <w:rFonts w:ascii="楷体" w:eastAsia="楷体" w:hAnsi="楷体"/>
                <w:sz w:val="21"/>
                <w:szCs w:val="21"/>
              </w:rPr>
              <w:lastRenderedPageBreak/>
              <w:t>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lastRenderedPageBreak/>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w:t>
            </w:r>
            <w:r w:rsidRPr="00805009">
              <w:rPr>
                <w:rFonts w:ascii="楷体" w:eastAsia="楷体" w:hAnsi="楷体"/>
                <w:sz w:val="21"/>
                <w:szCs w:val="21"/>
              </w:rPr>
              <w:lastRenderedPageBreak/>
              <w:t>集群，到 2025 年，本市智算供给规模达到 45EFLOPS。到 2027 年，实现智算基础设施软硬件产品全栈自主可控，整体性能达到国内领先水平，具备 100% 自主可控智算中心建设能力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617C0C1F" w14:textId="0EE7C186" w:rsidR="00512148" w:rsidRPr="00396B2A" w:rsidRDefault="004257C6" w:rsidP="00AA0E70">
      <w:pPr>
        <w:rPr>
          <w:rFonts w:ascii="楷体" w:eastAsia="楷体" w:hAnsi="楷体" w:hint="eastAsia"/>
          <w:sz w:val="18"/>
          <w:szCs w:val="18"/>
        </w:rPr>
      </w:pPr>
      <w:r w:rsidRPr="00396B2A">
        <w:rPr>
          <w:rFonts w:ascii="楷体" w:eastAsia="楷体" w:hAnsi="楷体" w:hint="eastAsia"/>
          <w:sz w:val="21"/>
          <w:szCs w:val="18"/>
        </w:rPr>
        <w:t>信息来源：银河证券</w:t>
      </w:r>
    </w:p>
    <w:p w14:paraId="6901273D" w14:textId="21C3BE26" w:rsidR="00E95841" w:rsidRDefault="000E17A5">
      <w:pPr>
        <w:pStyle w:val="1"/>
        <w:numPr>
          <w:ilvl w:val="0"/>
          <w:numId w:val="1"/>
        </w:numPr>
        <w:rPr>
          <w:ins w:id="72" w:author="Shiqing Tang" w:date="2026-06-01T12:54:00Z" w16du:dateUtc="2026-06-01T04:54:00Z"/>
          <w:rFonts w:ascii="楷体" w:eastAsia="楷体" w:hAnsi="楷体" w:hint="eastAsia"/>
          <w:b/>
          <w:bCs/>
          <w:color w:val="auto"/>
          <w:sz w:val="36"/>
          <w:szCs w:val="36"/>
        </w:rPr>
        <w:pPrChange w:id="73" w:author="Shiqing Tang" w:date="2026-06-01T12:54:00Z" w16du:dateUtc="2026-06-01T04:54:00Z">
          <w:pPr>
            <w:pStyle w:val="1"/>
          </w:pPr>
        </w:pPrChange>
      </w:pPr>
      <w:bookmarkStart w:id="74" w:name="_Toc231143516"/>
      <w:bookmarkStart w:id="75" w:name="_Toc231144046"/>
      <w:r w:rsidRPr="002D419C">
        <w:rPr>
          <w:rFonts w:ascii="楷体" w:eastAsia="楷体" w:hAnsi="楷体" w:hint="eastAsia"/>
          <w:b/>
          <w:bCs/>
          <w:color w:val="auto"/>
          <w:sz w:val="36"/>
          <w:szCs w:val="36"/>
        </w:rPr>
        <w:lastRenderedPageBreak/>
        <w:t>行业情形</w:t>
      </w:r>
      <w:bookmarkEnd w:id="74"/>
      <w:bookmarkEnd w:id="75"/>
    </w:p>
    <w:p w14:paraId="527A4413" w14:textId="28BCF47B" w:rsidR="001514D0" w:rsidRPr="00D00C25" w:rsidRDefault="00D00C25">
      <w:pPr>
        <w:rPr>
          <w:rFonts w:hint="eastAsia"/>
          <w:rPrChange w:id="76" w:author="Shiqing Tang" w:date="2026-06-01T12:54:00Z" w16du:dateUtc="2026-06-01T04:54:00Z">
            <w:rPr>
              <w:rFonts w:ascii="楷体" w:eastAsia="楷体" w:hAnsi="楷体" w:hint="eastAsia"/>
              <w:b/>
              <w:bCs/>
              <w:color w:val="auto"/>
              <w:sz w:val="36"/>
              <w:szCs w:val="36"/>
            </w:rPr>
          </w:rPrChange>
        </w:rPr>
        <w:pPrChange w:id="77" w:author="Shiqing Tang" w:date="2026-06-01T12:54:00Z" w16du:dateUtc="2026-06-01T04:54:00Z">
          <w:pPr>
            <w:pStyle w:val="1"/>
          </w:pPr>
        </w:pPrChange>
      </w:pPr>
      <w:ins w:id="78" w:author="Shiqing Tang" w:date="2026-06-01T12:54:00Z" w16du:dateUtc="2026-06-01T04:54:00Z">
        <w:r>
          <w:rPr>
            <w:rFonts w:hint="eastAsia"/>
          </w:rPr>
          <w:t>对行业的边界确定在哪里？3.1写了全行业各个细分方向的数据，后面3.2-3.5全部集中在光模块。</w:t>
        </w:r>
      </w:ins>
    </w:p>
    <w:p w14:paraId="6C4B4073" w14:textId="4CE6F425" w:rsidR="00E95841" w:rsidRPr="00586E39" w:rsidRDefault="000E17A5">
      <w:pPr>
        <w:pStyle w:val="2"/>
        <w:rPr>
          <w:rFonts w:ascii="楷体" w:eastAsia="楷体" w:hAnsi="楷体" w:hint="eastAsia"/>
          <w:b/>
          <w:bCs/>
          <w:color w:val="auto"/>
          <w:sz w:val="32"/>
          <w:szCs w:val="32"/>
        </w:rPr>
      </w:pPr>
      <w:bookmarkStart w:id="79" w:name="_Toc231143517"/>
      <w:bookmarkStart w:id="80" w:name="_Toc231144047"/>
      <w:r w:rsidRPr="00586E39">
        <w:rPr>
          <w:rFonts w:ascii="楷体" w:eastAsia="楷体" w:hAnsi="楷体" w:hint="eastAsia"/>
          <w:b/>
          <w:bCs/>
          <w:color w:val="auto"/>
          <w:sz w:val="32"/>
          <w:szCs w:val="32"/>
        </w:rPr>
        <w:t xml:space="preserve">3.1 </w:t>
      </w:r>
      <w:r w:rsidR="00E55356">
        <w:rPr>
          <w:rFonts w:ascii="楷体" w:eastAsia="楷体" w:hAnsi="楷体" w:hint="eastAsia"/>
          <w:b/>
          <w:bCs/>
          <w:color w:val="auto"/>
          <w:sz w:val="32"/>
          <w:szCs w:val="32"/>
        </w:rPr>
        <w:t>通信整体</w:t>
      </w:r>
      <w:r w:rsidRPr="00586E39">
        <w:rPr>
          <w:rFonts w:ascii="楷体" w:eastAsia="楷体" w:hAnsi="楷体" w:hint="eastAsia"/>
          <w:b/>
          <w:bCs/>
          <w:color w:val="auto"/>
          <w:sz w:val="32"/>
          <w:szCs w:val="32"/>
        </w:rPr>
        <w:t>营收</w:t>
      </w:r>
      <w:bookmarkEnd w:id="79"/>
      <w:bookmarkEnd w:id="80"/>
      <w:r w:rsidR="00E55356">
        <w:rPr>
          <w:rFonts w:ascii="楷体" w:eastAsia="楷体" w:hAnsi="楷体" w:hint="eastAsia"/>
          <w:b/>
          <w:bCs/>
          <w:color w:val="auto"/>
          <w:sz w:val="32"/>
          <w:szCs w:val="32"/>
        </w:rPr>
        <w:t>和毛利率：高毛利率下的营收增速再达峰</w:t>
      </w:r>
    </w:p>
    <w:p w14:paraId="3389FD59" w14:textId="500E8CD3" w:rsidR="00CD55C3" w:rsidRPr="007A397B" w:rsidRDefault="00CD55C3" w:rsidP="00CD55C3">
      <w:pPr>
        <w:jc w:val="center"/>
        <w:rPr>
          <w:rFonts w:ascii="楷体" w:eastAsia="楷体" w:hAnsi="楷体" w:hint="eastAsia"/>
          <w:noProof/>
          <w:sz w:val="21"/>
          <w:szCs w:val="18"/>
        </w:rPr>
      </w:pPr>
      <w:r w:rsidRPr="007A397B">
        <w:rPr>
          <w:rFonts w:ascii="楷体" w:eastAsia="楷体" w:hAnsi="楷体" w:hint="eastAsia"/>
          <w:noProof/>
          <w:sz w:val="21"/>
          <w:szCs w:val="18"/>
        </w:rPr>
        <w:t>表：2018-2026Q1</w:t>
      </w:r>
      <w:r w:rsidR="00CA1ECE">
        <w:rPr>
          <w:rFonts w:ascii="楷体" w:eastAsia="楷体" w:hAnsi="楷体" w:hint="eastAsia"/>
          <w:noProof/>
          <w:sz w:val="21"/>
          <w:szCs w:val="18"/>
        </w:rPr>
        <w:t>国内</w:t>
      </w:r>
      <w:r w:rsidRPr="007A397B">
        <w:rPr>
          <w:rFonts w:ascii="楷体" w:eastAsia="楷体" w:hAnsi="楷体" w:hint="eastAsia"/>
          <w:noProof/>
          <w:sz w:val="21"/>
          <w:szCs w:val="18"/>
        </w:rPr>
        <w:t>通信板块</w:t>
      </w:r>
      <w:r w:rsidR="007A397B">
        <w:rPr>
          <w:rFonts w:ascii="楷体" w:eastAsia="楷体" w:hAnsi="楷体" w:hint="eastAsia"/>
          <w:noProof/>
          <w:sz w:val="21"/>
          <w:szCs w:val="18"/>
        </w:rPr>
        <w:t>整体</w:t>
      </w:r>
      <w:r w:rsidRPr="007A397B">
        <w:rPr>
          <w:rFonts w:ascii="楷体" w:eastAsia="楷体" w:hAnsi="楷体" w:hint="eastAsia"/>
          <w:noProof/>
          <w:sz w:val="21"/>
          <w:szCs w:val="18"/>
        </w:rPr>
        <w:t>营收情况</w:t>
      </w:r>
    </w:p>
    <w:p w14:paraId="60C3DBB2" w14:textId="06EC551D" w:rsidR="00637697" w:rsidRDefault="00CA16CA" w:rsidP="00637697">
      <w:pPr>
        <w:rPr>
          <w:ins w:id="81" w:author="Shiqing Tang" w:date="2026-06-01T11:35:00Z" w16du:dateUtc="2026-06-01T03:35:00Z"/>
          <w:rFonts w:ascii="楷体" w:eastAsia="楷体" w:hAnsi="楷体" w:hint="eastAsia"/>
          <w:szCs w:val="22"/>
        </w:rPr>
      </w:pPr>
      <w:commentRangeStart w:id="82"/>
      <w:r w:rsidRPr="00547A82">
        <w:rPr>
          <w:rFonts w:ascii="楷体" w:eastAsia="楷体" w:hAnsi="楷体"/>
          <w:noProof/>
          <w:sz w:val="28"/>
          <w:szCs w:val="22"/>
        </w:rPr>
        <w:drawing>
          <wp:inline distT="0" distB="0" distL="0" distR="0" wp14:anchorId="782450C1" wp14:editId="1A2040F3">
            <wp:extent cx="5274310" cy="2091927"/>
            <wp:effectExtent l="0" t="0" r="2540" b="381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rotWithShape="1">
                    <a:blip r:embed="rId13"/>
                    <a:srcRect t="9645"/>
                    <a:stretch>
                      <a:fillRect/>
                    </a:stretch>
                  </pic:blipFill>
                  <pic:spPr bwMode="auto">
                    <a:xfrm>
                      <a:off x="0" y="0"/>
                      <a:ext cx="5274310" cy="2091927"/>
                    </a:xfrm>
                    <a:prstGeom prst="rect">
                      <a:avLst/>
                    </a:prstGeom>
                    <a:ln>
                      <a:noFill/>
                    </a:ln>
                    <a:extLst>
                      <a:ext uri="{53640926-AAD7-44D8-BBD7-CCE9431645EC}">
                        <a14:shadowObscured xmlns:a14="http://schemas.microsoft.com/office/drawing/2010/main"/>
                      </a:ext>
                    </a:extLst>
                  </pic:spPr>
                </pic:pic>
              </a:graphicData>
            </a:graphic>
          </wp:inline>
        </w:drawing>
      </w:r>
      <w:commentRangeEnd w:id="82"/>
      <w:r w:rsidR="004A0013">
        <w:rPr>
          <w:rStyle w:val="af6"/>
          <w:rFonts w:ascii="楷体" w:eastAsia="楷体" w:hAnsi="楷体" w:hint="eastAsia"/>
          <w:sz w:val="22"/>
          <w:szCs w:val="22"/>
        </w:rPr>
        <w:commentReference w:id="82"/>
      </w:r>
    </w:p>
    <w:p w14:paraId="400171BC" w14:textId="407EDECD" w:rsidR="00637697" w:rsidRPr="00CA1ECE" w:rsidRDefault="00637697" w:rsidP="00CA1ECE">
      <w:pPr>
        <w:rPr>
          <w:ins w:id="83" w:author="Shiqing Tang" w:date="2026-06-01T11:35:00Z" w16du:dateUtc="2026-06-01T03:35:00Z"/>
          <w:rFonts w:ascii="楷体" w:eastAsia="楷体" w:hAnsi="楷体" w:hint="eastAsia"/>
          <w:szCs w:val="22"/>
        </w:rPr>
      </w:pPr>
      <w:ins w:id="84" w:author="Shiqing Tang" w:date="2026-06-01T11:36:00Z" w16du:dateUtc="2026-06-01T03:36:00Z">
        <w:r>
          <w:rPr>
            <w:rFonts w:ascii="楷体" w:eastAsia="楷体" w:hAnsi="楷体" w:hint="eastAsia"/>
            <w:szCs w:val="22"/>
          </w:rPr>
          <w:t>先介绍一下这个图的以下信息：</w:t>
        </w:r>
      </w:ins>
    </w:p>
    <w:p w14:paraId="6418165B" w14:textId="479824C0" w:rsidR="00637697" w:rsidRPr="00CA1ECE" w:rsidRDefault="00637697" w:rsidP="00CA1ECE">
      <w:pPr>
        <w:pStyle w:val="af"/>
        <w:numPr>
          <w:ilvl w:val="0"/>
          <w:numId w:val="7"/>
        </w:numPr>
        <w:rPr>
          <w:rFonts w:ascii="楷体" w:eastAsia="楷体" w:hAnsi="楷体" w:hint="eastAsia"/>
          <w:szCs w:val="22"/>
          <w:rPrChange w:id="85" w:author="Shiqing Tang" w:date="2026-06-01T11:35:00Z" w16du:dateUtc="2026-06-01T03:35:00Z">
            <w:rPr>
              <w:rFonts w:hint="eastAsia"/>
            </w:rPr>
          </w:rPrChange>
        </w:rPr>
      </w:pPr>
      <w:ins w:id="86" w:author="Shiqing Tang" w:date="2026-06-01T11:36:00Z" w16du:dateUtc="2026-06-01T03:36:00Z">
        <w:r>
          <w:rPr>
            <w:rFonts w:ascii="楷体" w:eastAsia="楷体" w:hAnsi="楷体" w:hint="eastAsia"/>
            <w:szCs w:val="22"/>
          </w:rPr>
          <w:t>上图“通信行业”包含了哪些细分板块？</w:t>
        </w:r>
      </w:ins>
    </w:p>
    <w:p w14:paraId="7EFDF7EF" w14:textId="08094572"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营收情况上看，</w:t>
      </w:r>
      <w:r w:rsidR="00005784" w:rsidRPr="00586E39">
        <w:rPr>
          <w:rFonts w:ascii="楷体" w:eastAsia="楷体" w:hAnsi="楷体" w:hint="eastAsia"/>
          <w:sz w:val="28"/>
          <w:szCs w:val="28"/>
        </w:rPr>
        <w:t xml:space="preserve"> </w:t>
      </w:r>
      <w:r w:rsidRPr="00586E39">
        <w:rPr>
          <w:rFonts w:ascii="楷体" w:eastAsia="楷体" w:hAnsi="楷体" w:hint="eastAsia"/>
          <w:sz w:val="28"/>
          <w:szCs w:val="28"/>
        </w:rPr>
        <w:t>26(Q1)为</w:t>
      </w:r>
      <w:r w:rsidR="00005784">
        <w:rPr>
          <w:rFonts w:ascii="楷体" w:eastAsia="楷体" w:hAnsi="楷体" w:hint="eastAsia"/>
          <w:sz w:val="28"/>
          <w:szCs w:val="28"/>
        </w:rPr>
        <w:t>通信行业整体</w:t>
      </w:r>
      <w:commentRangeStart w:id="87"/>
      <w:r w:rsidRPr="00586E39">
        <w:rPr>
          <w:rFonts w:ascii="楷体" w:eastAsia="楷体" w:hAnsi="楷体" w:hint="eastAsia"/>
          <w:sz w:val="28"/>
          <w:szCs w:val="28"/>
        </w:rPr>
        <w:t>年度营收峰值，营收增速峰值</w:t>
      </w:r>
      <w:ins w:id="88" w:author="Shiqing Tang" w:date="2026-06-01T11:38:00Z" w16du:dateUtc="2026-06-01T03:38:00Z">
        <w:r w:rsidR="00303B82">
          <w:rPr>
            <w:rFonts w:ascii="楷体" w:eastAsia="楷体" w:hAnsi="楷体" w:hint="eastAsia"/>
            <w:sz w:val="28"/>
            <w:szCs w:val="28"/>
          </w:rPr>
          <w:t>。</w:t>
        </w:r>
        <w:commentRangeEnd w:id="87"/>
        <w:r w:rsidR="00303B82" w:rsidRPr="00586E39">
          <w:rPr>
            <w:rStyle w:val="af6"/>
            <w:rFonts w:ascii="楷体" w:eastAsia="楷体" w:hAnsi="楷体" w:hint="eastAsia"/>
            <w:sz w:val="28"/>
            <w:szCs w:val="28"/>
          </w:rPr>
          <w:commentReference w:id="87"/>
        </w:r>
      </w:ins>
      <w:del w:id="89" w:author="Shiqing Tang" w:date="2026-06-01T11:38:00Z" w16du:dateUtc="2026-06-01T03:38:00Z">
        <w:r w:rsidR="00045FBD" w:rsidRPr="00586E39" w:rsidDel="00303B82">
          <w:rPr>
            <w:rFonts w:ascii="楷体" w:eastAsia="楷体" w:hAnsi="楷体" w:hint="eastAsia"/>
            <w:sz w:val="28"/>
            <w:szCs w:val="28"/>
          </w:rPr>
          <w:delText>.</w:delText>
        </w:r>
      </w:del>
    </w:p>
    <w:p w14:paraId="701D8415" w14:textId="19523098"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自25Q1国产算力崛起以来，</w:t>
      </w:r>
      <w:r w:rsidR="009F6B36">
        <w:rPr>
          <w:rFonts w:ascii="楷体" w:eastAsia="楷体" w:hAnsi="楷体" w:hint="eastAsia"/>
          <w:sz w:val="28"/>
          <w:szCs w:val="28"/>
        </w:rPr>
        <w:t>通信行业的</w:t>
      </w:r>
      <w:r w:rsidRPr="00586E39">
        <w:rPr>
          <w:rFonts w:ascii="楷体" w:eastAsia="楷体" w:hAnsi="楷体" w:hint="eastAsia"/>
          <w:sz w:val="28"/>
          <w:szCs w:val="28"/>
        </w:rPr>
        <w:t>扣非归母</w:t>
      </w:r>
      <w:r w:rsidR="009F6B36">
        <w:rPr>
          <w:rFonts w:ascii="楷体" w:eastAsia="楷体" w:hAnsi="楷体" w:hint="eastAsia"/>
          <w:sz w:val="28"/>
          <w:szCs w:val="28"/>
        </w:rPr>
        <w:t>净利润</w:t>
      </w:r>
      <w:r w:rsidRPr="00586E39">
        <w:rPr>
          <w:rFonts w:ascii="楷体" w:eastAsia="楷体" w:hAnsi="楷体" w:hint="eastAsia"/>
          <w:sz w:val="28"/>
          <w:szCs w:val="28"/>
        </w:rPr>
        <w:t>增速常态化高于归母</w:t>
      </w:r>
      <w:r w:rsidR="009F6B36">
        <w:rPr>
          <w:rFonts w:ascii="楷体" w:eastAsia="楷体" w:hAnsi="楷体" w:hint="eastAsia"/>
          <w:sz w:val="28"/>
          <w:szCs w:val="28"/>
        </w:rPr>
        <w:t>净利润</w:t>
      </w:r>
      <w:r w:rsidRPr="00586E39">
        <w:rPr>
          <w:rFonts w:ascii="楷体" w:eastAsia="楷体" w:hAnsi="楷体" w:hint="eastAsia"/>
          <w:sz w:val="28"/>
          <w:szCs w:val="28"/>
        </w:rPr>
        <w:t>增速，</w:t>
      </w:r>
      <w:r w:rsidR="000E3D91">
        <w:rPr>
          <w:rFonts w:ascii="楷体" w:eastAsia="楷体" w:hAnsi="楷体" w:hint="eastAsia"/>
          <w:sz w:val="28"/>
          <w:szCs w:val="28"/>
        </w:rPr>
        <w:t>说明</w:t>
      </w:r>
      <w:r w:rsidR="00D363F1" w:rsidRPr="00D363F1">
        <w:rPr>
          <w:rFonts w:ascii="楷体" w:eastAsia="楷体" w:hAnsi="楷体"/>
          <w:sz w:val="28"/>
          <w:szCs w:val="28"/>
        </w:rPr>
        <w:t>非经常性损益对利润的扰动正在减弱，主业盈利能力的改善是当期利润增长的核心驱动力，行业整体经营质量呈现良性回升态势</w:t>
      </w:r>
      <w:r w:rsidRPr="00586E39">
        <w:rPr>
          <w:rFonts w:ascii="楷体" w:eastAsia="楷体" w:hAnsi="楷体" w:hint="eastAsia"/>
          <w:sz w:val="28"/>
          <w:szCs w:val="28"/>
        </w:rPr>
        <w:t>，核心业务健康。</w:t>
      </w:r>
    </w:p>
    <w:p w14:paraId="37610800" w14:textId="78663D18"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利润情况上看，</w:t>
      </w:r>
      <w:r w:rsidR="00005784">
        <w:rPr>
          <w:rFonts w:ascii="楷体" w:eastAsia="楷体" w:hAnsi="楷体" w:hint="eastAsia"/>
          <w:sz w:val="28"/>
          <w:szCs w:val="28"/>
        </w:rPr>
        <w:t>通信行业整体</w:t>
      </w:r>
      <w:r w:rsidRPr="00586E39">
        <w:rPr>
          <w:rFonts w:ascii="楷体" w:eastAsia="楷体" w:hAnsi="楷体" w:hint="eastAsia"/>
          <w:sz w:val="28"/>
          <w:szCs w:val="28"/>
        </w:rPr>
        <w:t>26(Q1)为年度</w:t>
      </w:r>
      <w:commentRangeStart w:id="90"/>
      <w:r w:rsidRPr="00586E39">
        <w:rPr>
          <w:rFonts w:ascii="楷体" w:eastAsia="楷体" w:hAnsi="楷体" w:hint="eastAsia"/>
          <w:sz w:val="28"/>
          <w:szCs w:val="28"/>
        </w:rPr>
        <w:t>净利润（扣非）</w:t>
      </w:r>
      <w:commentRangeEnd w:id="90"/>
      <w:r w:rsidR="00303B82" w:rsidRPr="00586E39">
        <w:rPr>
          <w:rStyle w:val="af6"/>
          <w:rFonts w:ascii="楷体" w:eastAsia="楷体" w:hAnsi="楷体" w:hint="eastAsia"/>
          <w:sz w:val="28"/>
          <w:szCs w:val="28"/>
        </w:rPr>
        <w:commentReference w:id="90"/>
      </w:r>
      <w:r w:rsidRPr="00586E39">
        <w:rPr>
          <w:rFonts w:ascii="楷体" w:eastAsia="楷体" w:hAnsi="楷体" w:hint="eastAsia"/>
          <w:sz w:val="28"/>
          <w:szCs w:val="28"/>
        </w:rPr>
        <w:t>峰值及增速峰值</w:t>
      </w:r>
      <w:r w:rsidR="00045FBD" w:rsidRPr="00586E39">
        <w:rPr>
          <w:rFonts w:ascii="楷体" w:eastAsia="楷体" w:hAnsi="楷体" w:hint="eastAsia"/>
          <w:sz w:val="28"/>
          <w:szCs w:val="28"/>
        </w:rPr>
        <w:t>。</w:t>
      </w:r>
    </w:p>
    <w:p w14:paraId="207CB0E8"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lastRenderedPageBreak/>
        <w:t>分板块来看，2025 年营收同比增速前五的板块为光模块、通信 PCB、网络设备商、激光行业以及物联网模组及方案，归母净利润增速前五的板块为光模块、通信 PCB、网络设备商、IDC、物联网模组及方案。</w:t>
      </w:r>
    </w:p>
    <w:p w14:paraId="6A9B8401" w14:textId="0F44E51C"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2026Q1，光模块、通信 PCB、激光行业、光纤光缆、网络设备商板块业绩高增，营收、归母净利润同比增速均位列前五。板块主要受益于AI发展</w:t>
      </w:r>
      <w:r w:rsidR="00303B82">
        <w:rPr>
          <w:rFonts w:ascii="楷体" w:eastAsia="楷体" w:hAnsi="楷体" w:hint="eastAsia"/>
          <w:sz w:val="28"/>
          <w:szCs w:val="28"/>
        </w:rPr>
        <w:t>。</w:t>
      </w:r>
    </w:p>
    <w:p w14:paraId="6B23FE64"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0FE17312" wp14:editId="57083050">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4"/>
                    <a:stretch>
                      <a:fillRect/>
                    </a:stretch>
                  </pic:blipFill>
                  <pic:spPr>
                    <a:xfrm>
                      <a:off x="0" y="0"/>
                      <a:ext cx="5274310" cy="2059940"/>
                    </a:xfrm>
                    <a:prstGeom prst="rect">
                      <a:avLst/>
                    </a:prstGeom>
                  </pic:spPr>
                </pic:pic>
              </a:graphicData>
            </a:graphic>
          </wp:inline>
        </w:drawing>
      </w:r>
    </w:p>
    <w:p w14:paraId="5EE32EF9"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70323E6F" wp14:editId="52920C34">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5"/>
                    <a:stretch>
                      <a:fillRect/>
                    </a:stretch>
                  </pic:blipFill>
                  <pic:spPr>
                    <a:xfrm>
                      <a:off x="0" y="0"/>
                      <a:ext cx="5274310" cy="1913890"/>
                    </a:xfrm>
                    <a:prstGeom prst="rect">
                      <a:avLst/>
                    </a:prstGeom>
                  </pic:spPr>
                </pic:pic>
              </a:graphicData>
            </a:graphic>
          </wp:inline>
        </w:drawing>
      </w:r>
    </w:p>
    <w:p w14:paraId="4C8DEEFB" w14:textId="2ED69CA6"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毛利率角度</w:t>
      </w:r>
      <w:r w:rsidR="00655599">
        <w:rPr>
          <w:rFonts w:ascii="楷体" w:eastAsia="楷体" w:hAnsi="楷体" w:hint="eastAsia"/>
          <w:sz w:val="28"/>
          <w:szCs w:val="28"/>
        </w:rPr>
        <w:t>，根据国泰海通研究，</w:t>
      </w:r>
      <w:r w:rsidRPr="00586E39">
        <w:rPr>
          <w:rFonts w:ascii="楷体" w:eastAsia="楷体" w:hAnsi="楷体" w:hint="eastAsia"/>
          <w:sz w:val="28"/>
          <w:szCs w:val="28"/>
        </w:rPr>
        <w:t xml:space="preserve">光模块及器件、通信 PCB 板块 </w:t>
      </w:r>
      <w:r w:rsidR="009272AD">
        <w:rPr>
          <w:rFonts w:ascii="楷体" w:eastAsia="楷体" w:hAnsi="楷体" w:hint="eastAsia"/>
          <w:sz w:val="28"/>
          <w:szCs w:val="28"/>
        </w:rPr>
        <w:t>20</w:t>
      </w:r>
      <w:r w:rsidRPr="00586E39">
        <w:rPr>
          <w:rFonts w:ascii="楷体" w:eastAsia="楷体" w:hAnsi="楷体" w:hint="eastAsia"/>
          <w:sz w:val="28"/>
          <w:szCs w:val="28"/>
        </w:rPr>
        <w:t>25 年实现同比增长，毛利率提升比例分别为 3.68</w:t>
      </w:r>
      <w:r w:rsidR="00655599">
        <w:rPr>
          <w:rFonts w:ascii="楷体" w:eastAsia="楷体" w:hAnsi="楷体" w:hint="eastAsia"/>
          <w:sz w:val="28"/>
          <w:szCs w:val="28"/>
        </w:rPr>
        <w:t>%</w:t>
      </w:r>
      <w:r w:rsidRPr="00586E39">
        <w:rPr>
          <w:rFonts w:ascii="楷体" w:eastAsia="楷体" w:hAnsi="楷体" w:hint="eastAsia"/>
          <w:sz w:val="28"/>
          <w:szCs w:val="28"/>
        </w:rPr>
        <w:t xml:space="preserve"> 和 </w:t>
      </w:r>
      <w:commentRangeStart w:id="91"/>
      <w:commentRangeStart w:id="92"/>
      <w:r w:rsidRPr="00586E39">
        <w:rPr>
          <w:rFonts w:ascii="楷体" w:eastAsia="楷体" w:hAnsi="楷体" w:hint="eastAsia"/>
          <w:sz w:val="28"/>
          <w:szCs w:val="28"/>
        </w:rPr>
        <w:t>3.39</w:t>
      </w:r>
      <w:commentRangeEnd w:id="91"/>
      <w:r w:rsidR="003C2F81">
        <w:rPr>
          <w:rStyle w:val="af6"/>
          <w:rFonts w:ascii="楷体" w:eastAsia="楷体" w:hAnsi="楷体" w:hint="eastAsia"/>
          <w:sz w:val="28"/>
          <w:szCs w:val="28"/>
        </w:rPr>
        <w:commentReference w:id="91"/>
      </w:r>
      <w:commentRangeEnd w:id="92"/>
      <w:r w:rsidR="00655599">
        <w:rPr>
          <w:rStyle w:val="af6"/>
          <w:rFonts w:ascii="楷体" w:eastAsia="楷体" w:hAnsi="楷体" w:hint="eastAsia"/>
          <w:sz w:val="28"/>
          <w:szCs w:val="28"/>
        </w:rPr>
        <w:commentReference w:id="92"/>
      </w:r>
      <w:r w:rsidR="00655599">
        <w:rPr>
          <w:rFonts w:ascii="楷体" w:eastAsia="楷体" w:hAnsi="楷体" w:hint="eastAsia"/>
          <w:sz w:val="28"/>
          <w:szCs w:val="28"/>
        </w:rPr>
        <w:t>%</w:t>
      </w:r>
      <w:r w:rsidRPr="00586E39">
        <w:rPr>
          <w:rFonts w:ascii="楷体" w:eastAsia="楷体" w:hAnsi="楷体" w:hint="eastAsia"/>
          <w:sz w:val="28"/>
          <w:szCs w:val="28"/>
        </w:rPr>
        <w:t>。</w:t>
      </w:r>
      <w:r w:rsidR="00EF54E7">
        <w:rPr>
          <w:rFonts w:ascii="楷体" w:eastAsia="楷体" w:hAnsi="楷体" w:hint="eastAsia"/>
          <w:sz w:val="28"/>
          <w:szCs w:val="28"/>
        </w:rPr>
        <w:t>通信行业整体</w:t>
      </w:r>
      <w:r w:rsidRPr="00586E39">
        <w:rPr>
          <w:rFonts w:ascii="楷体" w:eastAsia="楷体" w:hAnsi="楷体" w:hint="eastAsia"/>
          <w:sz w:val="28"/>
          <w:szCs w:val="28"/>
        </w:rPr>
        <w:t>2025 全年与 26Q1 毛利率分别同比增长</w:t>
      </w:r>
      <w:commentRangeStart w:id="93"/>
      <w:commentRangeStart w:id="94"/>
      <w:r w:rsidRPr="00586E39">
        <w:rPr>
          <w:rFonts w:ascii="楷体" w:eastAsia="楷体" w:hAnsi="楷体" w:hint="eastAsia"/>
          <w:sz w:val="28"/>
          <w:szCs w:val="28"/>
        </w:rPr>
        <w:t xml:space="preserve"> 0.43</w:t>
      </w:r>
      <w:r w:rsidR="00655599">
        <w:rPr>
          <w:rFonts w:ascii="楷体" w:eastAsia="楷体" w:hAnsi="楷体" w:hint="eastAsia"/>
          <w:sz w:val="28"/>
          <w:szCs w:val="28"/>
        </w:rPr>
        <w:t>%</w:t>
      </w:r>
      <w:r w:rsidRPr="00586E39">
        <w:rPr>
          <w:rFonts w:ascii="楷体" w:eastAsia="楷体" w:hAnsi="楷体" w:hint="eastAsia"/>
          <w:sz w:val="28"/>
          <w:szCs w:val="28"/>
        </w:rPr>
        <w:t>、0.36</w:t>
      </w:r>
      <w:r w:rsidR="00655599">
        <w:rPr>
          <w:rFonts w:ascii="楷体" w:eastAsia="楷体" w:hAnsi="楷体" w:hint="eastAsia"/>
          <w:sz w:val="28"/>
          <w:szCs w:val="28"/>
        </w:rPr>
        <w:t>%</w:t>
      </w:r>
      <w:r w:rsidRPr="00586E39">
        <w:rPr>
          <w:rFonts w:ascii="楷体" w:eastAsia="楷体" w:hAnsi="楷体" w:hint="eastAsia"/>
          <w:sz w:val="28"/>
          <w:szCs w:val="28"/>
        </w:rPr>
        <w:t>。</w:t>
      </w:r>
      <w:commentRangeEnd w:id="93"/>
      <w:r w:rsidR="003C2F81">
        <w:rPr>
          <w:rStyle w:val="af6"/>
          <w:rFonts w:ascii="楷体" w:eastAsia="楷体" w:hAnsi="楷体" w:hint="eastAsia"/>
          <w:sz w:val="28"/>
          <w:szCs w:val="28"/>
        </w:rPr>
        <w:commentReference w:id="93"/>
      </w:r>
      <w:commentRangeEnd w:id="94"/>
      <w:r w:rsidR="00655599">
        <w:rPr>
          <w:rStyle w:val="af6"/>
          <w:rFonts w:ascii="楷体" w:eastAsia="楷体" w:hAnsi="楷体" w:hint="eastAsia"/>
          <w:sz w:val="28"/>
          <w:szCs w:val="28"/>
        </w:rPr>
        <w:commentReference w:id="94"/>
      </w:r>
      <w:r w:rsidR="00586E39">
        <w:rPr>
          <w:rFonts w:ascii="楷体" w:eastAsia="楷体" w:hAnsi="楷体" w:hint="eastAsia"/>
          <w:sz w:val="28"/>
          <w:szCs w:val="28"/>
        </w:rPr>
        <w:t>产业获利格局</w:t>
      </w:r>
      <w:r w:rsidR="00553045">
        <w:rPr>
          <w:rFonts w:ascii="楷体" w:eastAsia="楷体" w:hAnsi="楷体" w:hint="eastAsia"/>
          <w:sz w:val="28"/>
          <w:szCs w:val="28"/>
        </w:rPr>
        <w:t>持续优化</w:t>
      </w:r>
    </w:p>
    <w:p w14:paraId="7C15FBEE" w14:textId="77777777" w:rsidR="00E95841" w:rsidRPr="00547A82" w:rsidRDefault="00CA16CA">
      <w:pPr>
        <w:tabs>
          <w:tab w:val="left" w:pos="1601"/>
        </w:tabs>
        <w:rPr>
          <w:rFonts w:ascii="楷体" w:eastAsia="楷体" w:hAnsi="楷体" w:hint="eastAsia"/>
          <w:szCs w:val="22"/>
        </w:rPr>
      </w:pPr>
      <w:r w:rsidRPr="00547A82">
        <w:rPr>
          <w:rFonts w:ascii="楷体" w:eastAsia="楷体" w:hAnsi="楷体" w:hint="eastAsia"/>
          <w:sz w:val="28"/>
          <w:szCs w:val="22"/>
        </w:rPr>
        <w:lastRenderedPageBreak/>
        <w:tab/>
      </w:r>
    </w:p>
    <w:p w14:paraId="3AA355D3" w14:textId="77777777" w:rsidR="00DA400F" w:rsidRPr="00547A82" w:rsidRDefault="00DA400F">
      <w:pPr>
        <w:tabs>
          <w:tab w:val="left" w:pos="1601"/>
        </w:tabs>
        <w:rPr>
          <w:rFonts w:ascii="楷体" w:eastAsia="楷体" w:hAnsi="楷体" w:hint="eastAsia"/>
          <w:szCs w:val="22"/>
        </w:rPr>
      </w:pPr>
    </w:p>
    <w:p w14:paraId="726ED71D" w14:textId="13608CC9" w:rsidR="00E95841" w:rsidRPr="00396B2A" w:rsidRDefault="00CA16CA">
      <w:pPr>
        <w:tabs>
          <w:tab w:val="left" w:pos="1601"/>
        </w:tabs>
        <w:jc w:val="center"/>
        <w:rPr>
          <w:rFonts w:ascii="楷体" w:eastAsia="楷体" w:hAnsi="楷体" w:hint="eastAsia"/>
          <w:sz w:val="16"/>
          <w:szCs w:val="16"/>
        </w:rPr>
      </w:pPr>
      <w:r w:rsidRPr="00396B2A">
        <w:rPr>
          <w:rFonts w:ascii="楷体" w:eastAsia="楷体" w:hAnsi="楷体" w:hint="eastAsia"/>
          <w:sz w:val="21"/>
          <w:szCs w:val="16"/>
        </w:rPr>
        <w:t>表：25-26Q1</w:t>
      </w:r>
      <w:r w:rsidR="006C1257">
        <w:rPr>
          <w:rFonts w:ascii="楷体" w:eastAsia="楷体" w:hAnsi="楷体" w:hint="eastAsia"/>
          <w:sz w:val="21"/>
          <w:szCs w:val="16"/>
        </w:rPr>
        <w:t>国内</w:t>
      </w:r>
      <w:r w:rsidR="00AA38A5" w:rsidRPr="00396B2A">
        <w:rPr>
          <w:rFonts w:ascii="楷体" w:eastAsia="楷体" w:hAnsi="楷体" w:hint="eastAsia"/>
          <w:sz w:val="21"/>
          <w:szCs w:val="16"/>
        </w:rPr>
        <w:t>通信行业</w:t>
      </w:r>
      <w:r w:rsidRPr="00396B2A">
        <w:rPr>
          <w:rFonts w:ascii="楷体" w:eastAsia="楷体" w:hAnsi="楷体" w:hint="eastAsia"/>
          <w:sz w:val="21"/>
          <w:szCs w:val="16"/>
        </w:rPr>
        <w:t>细分板块营收及利润统计</w:t>
      </w:r>
    </w:p>
    <w:tbl>
      <w:tblPr>
        <w:tblStyle w:val="ab"/>
        <w:tblW w:w="10871" w:type="dxa"/>
        <w:tblInd w:w="-1281" w:type="dxa"/>
        <w:tblLook w:val="04A0" w:firstRow="1" w:lastRow="0" w:firstColumn="1" w:lastColumn="0" w:noHBand="0" w:noVBand="1"/>
      </w:tblPr>
      <w:tblGrid>
        <w:gridCol w:w="2106"/>
        <w:gridCol w:w="1452"/>
        <w:gridCol w:w="1185"/>
        <w:gridCol w:w="960"/>
        <w:gridCol w:w="846"/>
        <w:gridCol w:w="846"/>
        <w:gridCol w:w="1371"/>
        <w:gridCol w:w="1056"/>
        <w:gridCol w:w="1076"/>
        <w:gridCol w:w="846"/>
      </w:tblGrid>
      <w:tr w:rsidR="00E95841" w:rsidRPr="00553045" w14:paraId="5FE31FB0" w14:textId="77777777" w:rsidTr="00683EE0">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通信PCB\&amp;CLL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6"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6"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94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869"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6"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rsidTr="00683EE0">
        <w:trPr>
          <w:trHeight w:val="285"/>
        </w:trPr>
        <w:tc>
          <w:tcPr>
            <w:tcW w:w="1843" w:type="dxa"/>
            <w:noWrap/>
          </w:tcPr>
          <w:p w14:paraId="274398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2025营收(亿元)</w:t>
            </w:r>
          </w:p>
        </w:tc>
        <w:tc>
          <w:tcPr>
            <w:tcW w:w="1452" w:type="dxa"/>
            <w:noWrap/>
          </w:tcPr>
          <w:p w14:paraId="6746DFB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1111.95</w:t>
            </w:r>
          </w:p>
        </w:tc>
        <w:tc>
          <w:tcPr>
            <w:tcW w:w="1185" w:type="dxa"/>
            <w:noWrap/>
          </w:tcPr>
          <w:p w14:paraId="2501B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1273.09</w:t>
            </w:r>
          </w:p>
        </w:tc>
        <w:tc>
          <w:tcPr>
            <w:tcW w:w="960" w:type="dxa"/>
            <w:noWrap/>
          </w:tcPr>
          <w:p w14:paraId="4E2FF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1414.36</w:t>
            </w:r>
          </w:p>
        </w:tc>
        <w:tc>
          <w:tcPr>
            <w:tcW w:w="846" w:type="dxa"/>
            <w:noWrap/>
          </w:tcPr>
          <w:p w14:paraId="225B0AC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311.9</w:t>
            </w:r>
          </w:p>
        </w:tc>
        <w:tc>
          <w:tcPr>
            <w:tcW w:w="846" w:type="dxa"/>
            <w:noWrap/>
          </w:tcPr>
          <w:p w14:paraId="19BA1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362.25</w:t>
            </w:r>
          </w:p>
        </w:tc>
        <w:tc>
          <w:tcPr>
            <w:tcW w:w="948" w:type="dxa"/>
            <w:noWrap/>
          </w:tcPr>
          <w:p w14:paraId="136AE1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65.14</w:t>
            </w:r>
          </w:p>
        </w:tc>
        <w:tc>
          <w:tcPr>
            <w:tcW w:w="869" w:type="dxa"/>
            <w:noWrap/>
          </w:tcPr>
          <w:p w14:paraId="0651C7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11936.96</w:t>
            </w:r>
          </w:p>
        </w:tc>
        <w:tc>
          <w:tcPr>
            <w:tcW w:w="1076" w:type="dxa"/>
            <w:noWrap/>
          </w:tcPr>
          <w:p w14:paraId="0A4DF8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19663.35</w:t>
            </w:r>
          </w:p>
        </w:tc>
        <w:tc>
          <w:tcPr>
            <w:tcW w:w="846" w:type="dxa"/>
            <w:noWrap/>
          </w:tcPr>
          <w:p w14:paraId="6C3657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416.4</w:t>
            </w:r>
          </w:p>
        </w:tc>
      </w:tr>
      <w:tr w:rsidR="00E95841" w:rsidRPr="00553045" w14:paraId="24C51405" w14:textId="77777777" w:rsidTr="00683EE0">
        <w:trPr>
          <w:trHeight w:val="285"/>
        </w:trPr>
        <w:tc>
          <w:tcPr>
            <w:tcW w:w="1843" w:type="dxa"/>
            <w:shd w:val="clear" w:color="auto" w:fill="92D050"/>
            <w:noWrap/>
          </w:tcPr>
          <w:p w14:paraId="51E4EC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2025营收YoY(%)</w:t>
            </w:r>
          </w:p>
        </w:tc>
        <w:tc>
          <w:tcPr>
            <w:tcW w:w="1452" w:type="dxa"/>
            <w:shd w:val="clear" w:color="auto" w:fill="FFC000"/>
            <w:noWrap/>
          </w:tcPr>
          <w:p w14:paraId="5655BB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63.09</w:t>
            </w:r>
          </w:p>
        </w:tc>
        <w:tc>
          <w:tcPr>
            <w:tcW w:w="1185" w:type="dxa"/>
            <w:shd w:val="clear" w:color="auto" w:fill="92D050"/>
            <w:noWrap/>
          </w:tcPr>
          <w:p w14:paraId="3205B7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40.16</w:t>
            </w:r>
          </w:p>
        </w:tc>
        <w:tc>
          <w:tcPr>
            <w:tcW w:w="960" w:type="dxa"/>
            <w:shd w:val="clear" w:color="auto" w:fill="92D050"/>
            <w:noWrap/>
          </w:tcPr>
          <w:p w14:paraId="2050DEE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10.88</w:t>
            </w:r>
          </w:p>
        </w:tc>
        <w:tc>
          <w:tcPr>
            <w:tcW w:w="846" w:type="dxa"/>
            <w:shd w:val="clear" w:color="auto" w:fill="92D050"/>
            <w:noWrap/>
          </w:tcPr>
          <w:p w14:paraId="5983846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20.17</w:t>
            </w:r>
          </w:p>
        </w:tc>
        <w:tc>
          <w:tcPr>
            <w:tcW w:w="846" w:type="dxa"/>
            <w:shd w:val="clear" w:color="auto" w:fill="92D050"/>
            <w:noWrap/>
          </w:tcPr>
          <w:p w14:paraId="257A55E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-1.92</w:t>
            </w:r>
          </w:p>
        </w:tc>
        <w:tc>
          <w:tcPr>
            <w:tcW w:w="948" w:type="dxa"/>
            <w:shd w:val="clear" w:color="auto" w:fill="92D050"/>
            <w:noWrap/>
          </w:tcPr>
          <w:p w14:paraId="613D6E0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w:t>
            </w:r>
          </w:p>
        </w:tc>
        <w:tc>
          <w:tcPr>
            <w:tcW w:w="869" w:type="dxa"/>
            <w:shd w:val="clear" w:color="auto" w:fill="92D050"/>
            <w:noWrap/>
          </w:tcPr>
          <w:p w14:paraId="0CB211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w:t>
            </w:r>
          </w:p>
        </w:tc>
        <w:tc>
          <w:tcPr>
            <w:tcW w:w="1076" w:type="dxa"/>
            <w:shd w:val="clear" w:color="auto" w:fill="92D050"/>
            <w:noWrap/>
          </w:tcPr>
          <w:p w14:paraId="264F8BC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0.64</w:t>
            </w:r>
          </w:p>
        </w:tc>
        <w:tc>
          <w:tcPr>
            <w:tcW w:w="846" w:type="dxa"/>
            <w:shd w:val="clear" w:color="auto" w:fill="92D050"/>
            <w:noWrap/>
          </w:tcPr>
          <w:p w14:paraId="54B0FC1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17.76</w:t>
            </w:r>
          </w:p>
        </w:tc>
      </w:tr>
      <w:tr w:rsidR="00E95841" w:rsidRPr="00553045" w14:paraId="5E2948DD" w14:textId="77777777" w:rsidTr="00683EE0">
        <w:trPr>
          <w:trHeight w:val="285"/>
        </w:trPr>
        <w:tc>
          <w:tcPr>
            <w:tcW w:w="1843" w:type="dxa"/>
            <w:noWrap/>
          </w:tcPr>
          <w:p w14:paraId="379DC6BA" w14:textId="416702E5"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w:t>
            </w:r>
            <w:ins w:id="95" w:author="Shiqing Tang" w:date="2026-06-01T11:48:00Z" w16du:dateUtc="2026-06-01T03:48:00Z">
              <w:r w:rsidR="005221B9">
                <w:rPr>
                  <w:rFonts w:ascii="楷体" w:eastAsia="楷体" w:hAnsi="楷体" w:hint="eastAsia"/>
                  <w:sz w:val="21"/>
                  <w:szCs w:val="21"/>
                </w:rPr>
                <w:t>净利润，下同</w:t>
              </w:r>
            </w:ins>
            <w:r w:rsidRPr="00553045">
              <w:rPr>
                <w:rFonts w:ascii="楷体" w:eastAsia="楷体" w:hAnsi="楷体"/>
                <w:sz w:val="21"/>
                <w:szCs w:val="21"/>
              </w:rPr>
              <w:t>(亿元)</w:t>
            </w:r>
          </w:p>
        </w:tc>
        <w:tc>
          <w:tcPr>
            <w:tcW w:w="1452" w:type="dxa"/>
            <w:noWrap/>
          </w:tcPr>
          <w:p w14:paraId="3ADDAF4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264.35</w:t>
            </w:r>
          </w:p>
        </w:tc>
        <w:tc>
          <w:tcPr>
            <w:tcW w:w="1185" w:type="dxa"/>
            <w:noWrap/>
          </w:tcPr>
          <w:p w14:paraId="659A0B3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181.1</w:t>
            </w:r>
          </w:p>
        </w:tc>
        <w:tc>
          <w:tcPr>
            <w:tcW w:w="960" w:type="dxa"/>
            <w:noWrap/>
          </w:tcPr>
          <w:p w14:paraId="61ADF1D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58.24</w:t>
            </w:r>
          </w:p>
        </w:tc>
        <w:tc>
          <w:tcPr>
            <w:tcW w:w="846" w:type="dxa"/>
            <w:noWrap/>
          </w:tcPr>
          <w:p w14:paraId="69236DF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18.85</w:t>
            </w:r>
          </w:p>
        </w:tc>
        <w:tc>
          <w:tcPr>
            <w:tcW w:w="846" w:type="dxa"/>
            <w:noWrap/>
          </w:tcPr>
          <w:p w14:paraId="0F3D90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62.85</w:t>
            </w:r>
          </w:p>
        </w:tc>
        <w:tc>
          <w:tcPr>
            <w:tcW w:w="948" w:type="dxa"/>
            <w:noWrap/>
          </w:tcPr>
          <w:p w14:paraId="47D07E6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-4.23</w:t>
            </w:r>
          </w:p>
        </w:tc>
        <w:tc>
          <w:tcPr>
            <w:tcW w:w="869" w:type="dxa"/>
            <w:noWrap/>
          </w:tcPr>
          <w:p w14:paraId="248D81B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441.95</w:t>
            </w:r>
          </w:p>
        </w:tc>
        <w:tc>
          <w:tcPr>
            <w:tcW w:w="1076" w:type="dxa"/>
            <w:noWrap/>
          </w:tcPr>
          <w:p w14:paraId="63B63C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1794.06</w:t>
            </w:r>
          </w:p>
        </w:tc>
        <w:tc>
          <w:tcPr>
            <w:tcW w:w="846" w:type="dxa"/>
            <w:noWrap/>
          </w:tcPr>
          <w:p w14:paraId="614CE63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20.55</w:t>
            </w:r>
          </w:p>
        </w:tc>
      </w:tr>
      <w:tr w:rsidR="00E95841" w:rsidRPr="00553045" w14:paraId="4727A5D3" w14:textId="77777777" w:rsidTr="00683EE0">
        <w:trPr>
          <w:trHeight w:val="285"/>
        </w:trPr>
        <w:tc>
          <w:tcPr>
            <w:tcW w:w="1843" w:type="dxa"/>
            <w:shd w:val="clear" w:color="auto" w:fill="92D050"/>
            <w:noWrap/>
          </w:tcPr>
          <w:p w14:paraId="70DD218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2025归母YoY(%)</w:t>
            </w:r>
          </w:p>
        </w:tc>
        <w:tc>
          <w:tcPr>
            <w:tcW w:w="1452" w:type="dxa"/>
            <w:shd w:val="clear" w:color="auto" w:fill="FFC000"/>
            <w:noWrap/>
          </w:tcPr>
          <w:p w14:paraId="6E5CDAD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117.29</w:t>
            </w:r>
          </w:p>
        </w:tc>
        <w:tc>
          <w:tcPr>
            <w:tcW w:w="1185" w:type="dxa"/>
            <w:shd w:val="clear" w:color="auto" w:fill="92D050"/>
            <w:noWrap/>
          </w:tcPr>
          <w:p w14:paraId="7B4441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103.14</w:t>
            </w:r>
          </w:p>
        </w:tc>
        <w:tc>
          <w:tcPr>
            <w:tcW w:w="960" w:type="dxa"/>
            <w:shd w:val="clear" w:color="auto" w:fill="92D050"/>
            <w:noWrap/>
          </w:tcPr>
          <w:p w14:paraId="04A4B0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-2.23</w:t>
            </w:r>
          </w:p>
        </w:tc>
        <w:tc>
          <w:tcPr>
            <w:tcW w:w="846" w:type="dxa"/>
            <w:shd w:val="clear" w:color="auto" w:fill="92D050"/>
            <w:noWrap/>
          </w:tcPr>
          <w:p w14:paraId="3D01AEA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-26.96</w:t>
            </w:r>
          </w:p>
        </w:tc>
        <w:tc>
          <w:tcPr>
            <w:tcW w:w="846" w:type="dxa"/>
            <w:shd w:val="clear" w:color="auto" w:fill="92D050"/>
            <w:noWrap/>
          </w:tcPr>
          <w:p w14:paraId="0496C3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25.48</w:t>
            </w:r>
          </w:p>
        </w:tc>
        <w:tc>
          <w:tcPr>
            <w:tcW w:w="948" w:type="dxa"/>
            <w:shd w:val="clear" w:color="auto" w:fill="92D050"/>
            <w:noWrap/>
          </w:tcPr>
          <w:p w14:paraId="26E2FFC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w:t>
            </w:r>
          </w:p>
        </w:tc>
        <w:tc>
          <w:tcPr>
            <w:tcW w:w="869" w:type="dxa"/>
            <w:shd w:val="clear" w:color="auto" w:fill="92D050"/>
            <w:noWrap/>
          </w:tcPr>
          <w:p w14:paraId="6D7AF0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26.23</w:t>
            </w:r>
          </w:p>
        </w:tc>
        <w:tc>
          <w:tcPr>
            <w:tcW w:w="1076" w:type="dxa"/>
            <w:shd w:val="clear" w:color="auto" w:fill="92D050"/>
            <w:noWrap/>
          </w:tcPr>
          <w:p w14:paraId="2057E1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-0.56</w:t>
            </w:r>
          </w:p>
        </w:tc>
        <w:tc>
          <w:tcPr>
            <w:tcW w:w="846" w:type="dxa"/>
            <w:shd w:val="clear" w:color="auto" w:fill="92D050"/>
            <w:noWrap/>
          </w:tcPr>
          <w:p w14:paraId="6664E1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w:t>
            </w:r>
          </w:p>
        </w:tc>
      </w:tr>
      <w:tr w:rsidR="00E95841" w:rsidRPr="00553045" w14:paraId="0854F192" w14:textId="77777777" w:rsidTr="00683EE0">
        <w:trPr>
          <w:trHeight w:val="285"/>
        </w:trPr>
        <w:tc>
          <w:tcPr>
            <w:tcW w:w="1843" w:type="dxa"/>
            <w:noWrap/>
          </w:tcPr>
          <w:p w14:paraId="57116A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2025扣非归母(亿元)</w:t>
            </w:r>
          </w:p>
        </w:tc>
        <w:tc>
          <w:tcPr>
            <w:tcW w:w="1452" w:type="dxa"/>
            <w:noWrap/>
          </w:tcPr>
          <w:p w14:paraId="521FD76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257.77</w:t>
            </w:r>
          </w:p>
        </w:tc>
        <w:tc>
          <w:tcPr>
            <w:tcW w:w="1185" w:type="dxa"/>
            <w:noWrap/>
          </w:tcPr>
          <w:p w14:paraId="2A97B5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173.84</w:t>
            </w:r>
          </w:p>
        </w:tc>
        <w:tc>
          <w:tcPr>
            <w:tcW w:w="960" w:type="dxa"/>
            <w:noWrap/>
          </w:tcPr>
          <w:p w14:paraId="192B3CB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6" w:type="dxa"/>
            <w:noWrap/>
          </w:tcPr>
          <w:p w14:paraId="2AC3DB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12.07</w:t>
            </w:r>
          </w:p>
        </w:tc>
        <w:tc>
          <w:tcPr>
            <w:tcW w:w="846" w:type="dxa"/>
            <w:noWrap/>
          </w:tcPr>
          <w:p w14:paraId="36C93D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29.52</w:t>
            </w:r>
          </w:p>
        </w:tc>
        <w:tc>
          <w:tcPr>
            <w:tcW w:w="948" w:type="dxa"/>
            <w:noWrap/>
          </w:tcPr>
          <w:p w14:paraId="6158B6C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-7.83</w:t>
            </w:r>
          </w:p>
        </w:tc>
        <w:tc>
          <w:tcPr>
            <w:tcW w:w="869" w:type="dxa"/>
            <w:noWrap/>
          </w:tcPr>
          <w:p w14:paraId="23691E2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406.16</w:t>
            </w:r>
          </w:p>
        </w:tc>
        <w:tc>
          <w:tcPr>
            <w:tcW w:w="1076" w:type="dxa"/>
            <w:noWrap/>
          </w:tcPr>
          <w:p w14:paraId="12B59B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1669.76</w:t>
            </w:r>
          </w:p>
        </w:tc>
        <w:tc>
          <w:tcPr>
            <w:tcW w:w="846" w:type="dxa"/>
            <w:noWrap/>
          </w:tcPr>
          <w:p w14:paraId="5C0A0B0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18.54</w:t>
            </w:r>
          </w:p>
        </w:tc>
      </w:tr>
      <w:tr w:rsidR="00E95841" w:rsidRPr="00553045" w14:paraId="5764021F" w14:textId="77777777" w:rsidTr="00683EE0">
        <w:trPr>
          <w:trHeight w:val="285"/>
        </w:trPr>
        <w:tc>
          <w:tcPr>
            <w:tcW w:w="1843" w:type="dxa"/>
            <w:shd w:val="clear" w:color="auto" w:fill="92D050"/>
            <w:noWrap/>
          </w:tcPr>
          <w:p w14:paraId="3DC4171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2025扣非归母YoY(%)</w:t>
            </w:r>
          </w:p>
        </w:tc>
        <w:tc>
          <w:tcPr>
            <w:tcW w:w="1452" w:type="dxa"/>
            <w:shd w:val="clear" w:color="auto" w:fill="FFC000"/>
            <w:noWrap/>
          </w:tcPr>
          <w:p w14:paraId="26B708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123.93</w:t>
            </w:r>
          </w:p>
        </w:tc>
        <w:tc>
          <w:tcPr>
            <w:tcW w:w="1185" w:type="dxa"/>
            <w:shd w:val="clear" w:color="auto" w:fill="92D050"/>
            <w:noWrap/>
          </w:tcPr>
          <w:p w14:paraId="56D1D2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104.64</w:t>
            </w:r>
          </w:p>
        </w:tc>
        <w:tc>
          <w:tcPr>
            <w:tcW w:w="960" w:type="dxa"/>
            <w:shd w:val="clear" w:color="auto" w:fill="92D050"/>
            <w:noWrap/>
          </w:tcPr>
          <w:p w14:paraId="4A8D76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3.47</w:t>
            </w:r>
          </w:p>
        </w:tc>
        <w:tc>
          <w:tcPr>
            <w:tcW w:w="846" w:type="dxa"/>
            <w:shd w:val="clear" w:color="auto" w:fill="92D050"/>
            <w:noWrap/>
          </w:tcPr>
          <w:p w14:paraId="301AD72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16.08</w:t>
            </w:r>
          </w:p>
        </w:tc>
        <w:tc>
          <w:tcPr>
            <w:tcW w:w="846" w:type="dxa"/>
            <w:shd w:val="clear" w:color="auto" w:fill="92D050"/>
            <w:noWrap/>
          </w:tcPr>
          <w:p w14:paraId="10BD98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w:t>
            </w:r>
          </w:p>
        </w:tc>
        <w:tc>
          <w:tcPr>
            <w:tcW w:w="948" w:type="dxa"/>
            <w:shd w:val="clear" w:color="auto" w:fill="92D050"/>
            <w:noWrap/>
          </w:tcPr>
          <w:p w14:paraId="548538A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-12.05</w:t>
            </w:r>
          </w:p>
        </w:tc>
        <w:tc>
          <w:tcPr>
            <w:tcW w:w="869" w:type="dxa"/>
            <w:shd w:val="clear" w:color="auto" w:fill="92D050"/>
            <w:noWrap/>
          </w:tcPr>
          <w:p w14:paraId="15DBC4E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24.24</w:t>
            </w:r>
          </w:p>
        </w:tc>
        <w:tc>
          <w:tcPr>
            <w:tcW w:w="1076" w:type="dxa"/>
            <w:shd w:val="clear" w:color="auto" w:fill="92D050"/>
            <w:noWrap/>
          </w:tcPr>
          <w:p w14:paraId="2B1E728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4.26</w:t>
            </w:r>
          </w:p>
        </w:tc>
        <w:tc>
          <w:tcPr>
            <w:tcW w:w="846" w:type="dxa"/>
            <w:shd w:val="clear" w:color="auto" w:fill="92D050"/>
            <w:noWrap/>
          </w:tcPr>
          <w:p w14:paraId="4A1D0C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23.13</w:t>
            </w:r>
          </w:p>
        </w:tc>
      </w:tr>
      <w:tr w:rsidR="00E95841" w:rsidRPr="00553045" w14:paraId="149DD968" w14:textId="77777777" w:rsidTr="00683EE0">
        <w:trPr>
          <w:trHeight w:val="285"/>
        </w:trPr>
        <w:tc>
          <w:tcPr>
            <w:tcW w:w="1843" w:type="dxa"/>
            <w:noWrap/>
          </w:tcPr>
          <w:p w14:paraId="32B250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w:t>
            </w:r>
          </w:p>
        </w:tc>
        <w:tc>
          <w:tcPr>
            <w:tcW w:w="1452" w:type="dxa"/>
            <w:noWrap/>
          </w:tcPr>
          <w:p w14:paraId="7DC0840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36.85</w:t>
            </w:r>
          </w:p>
        </w:tc>
        <w:tc>
          <w:tcPr>
            <w:tcW w:w="1185" w:type="dxa"/>
            <w:noWrap/>
          </w:tcPr>
          <w:p w14:paraId="5D95CE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24.7</w:t>
            </w:r>
          </w:p>
        </w:tc>
        <w:tc>
          <w:tcPr>
            <w:tcW w:w="960" w:type="dxa"/>
            <w:noWrap/>
          </w:tcPr>
          <w:p w14:paraId="571BC8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18.72</w:t>
            </w:r>
          </w:p>
        </w:tc>
        <w:tc>
          <w:tcPr>
            <w:tcW w:w="846" w:type="dxa"/>
            <w:noWrap/>
          </w:tcPr>
          <w:p w14:paraId="5FD60F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37.49</w:t>
            </w:r>
          </w:p>
        </w:tc>
        <w:tc>
          <w:tcPr>
            <w:tcW w:w="846" w:type="dxa"/>
            <w:noWrap/>
          </w:tcPr>
          <w:p w14:paraId="321158F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31.43</w:t>
            </w:r>
          </w:p>
        </w:tc>
        <w:tc>
          <w:tcPr>
            <w:tcW w:w="948" w:type="dxa"/>
            <w:noWrap/>
          </w:tcPr>
          <w:p w14:paraId="5E8EBB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40.56</w:t>
            </w:r>
          </w:p>
        </w:tc>
        <w:tc>
          <w:tcPr>
            <w:tcW w:w="869" w:type="dxa"/>
            <w:noWrap/>
          </w:tcPr>
          <w:p w14:paraId="24CA201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21.98</w:t>
            </w:r>
          </w:p>
        </w:tc>
        <w:tc>
          <w:tcPr>
            <w:tcW w:w="1076" w:type="dxa"/>
            <w:noWrap/>
          </w:tcPr>
          <w:p w14:paraId="793D260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27.16</w:t>
            </w:r>
          </w:p>
        </w:tc>
        <w:tc>
          <w:tcPr>
            <w:tcW w:w="846" w:type="dxa"/>
            <w:noWrap/>
          </w:tcPr>
          <w:p w14:paraId="39E801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30.28</w:t>
            </w:r>
          </w:p>
        </w:tc>
      </w:tr>
      <w:tr w:rsidR="00E95841" w:rsidRPr="00553045" w14:paraId="0C560B10" w14:textId="77777777" w:rsidTr="00683EE0">
        <w:trPr>
          <w:trHeight w:val="285"/>
        </w:trPr>
        <w:tc>
          <w:tcPr>
            <w:tcW w:w="1843" w:type="dxa"/>
            <w:shd w:val="clear" w:color="auto" w:fill="92D050"/>
            <w:noWrap/>
          </w:tcPr>
          <w:p w14:paraId="06AA2022" w14:textId="77777777" w:rsidR="00E95841" w:rsidRPr="00553045" w:rsidRDefault="00CA16CA">
            <w:pPr>
              <w:spacing w:after="0" w:line="240" w:lineRule="auto"/>
              <w:rPr>
                <w:rFonts w:ascii="楷体" w:eastAsia="楷体" w:hAnsi="楷体" w:hint="eastAsia"/>
                <w:sz w:val="21"/>
                <w:szCs w:val="21"/>
              </w:rPr>
            </w:pPr>
            <w:commentRangeStart w:id="96"/>
            <w:r w:rsidRPr="00553045">
              <w:rPr>
                <w:rFonts w:ascii="楷体" w:eastAsia="楷体" w:hAnsi="楷体"/>
                <w:sz w:val="21"/>
                <w:szCs w:val="21"/>
              </w:rPr>
              <w:t>2025毛利率YoY(%)</w:t>
            </w:r>
            <w:commentRangeEnd w:id="96"/>
            <w:r w:rsidR="00683EE0" w:rsidRPr="00553045">
              <w:rPr>
                <w:rStyle w:val="af6"/>
                <w:rFonts w:ascii="楷体" w:eastAsia="楷体" w:hAnsi="楷体" w:hint="eastAsia"/>
              </w:rPr>
              <w:commentReference w:id="96"/>
            </w:r>
          </w:p>
        </w:tc>
        <w:tc>
          <w:tcPr>
            <w:tcW w:w="1452" w:type="dxa"/>
            <w:shd w:val="clear" w:color="auto" w:fill="92D050"/>
            <w:noWrap/>
          </w:tcPr>
          <w:p w14:paraId="479F786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w:t>
            </w:r>
          </w:p>
        </w:tc>
        <w:tc>
          <w:tcPr>
            <w:tcW w:w="1185" w:type="dxa"/>
            <w:shd w:val="clear" w:color="auto" w:fill="92D050"/>
            <w:noWrap/>
          </w:tcPr>
          <w:p w14:paraId="4BDB5F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24.83</w:t>
            </w:r>
          </w:p>
        </w:tc>
        <w:tc>
          <w:tcPr>
            <w:tcW w:w="960" w:type="dxa"/>
            <w:shd w:val="clear" w:color="auto" w:fill="92D050"/>
            <w:noWrap/>
          </w:tcPr>
          <w:p w14:paraId="39FD37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18.82</w:t>
            </w:r>
          </w:p>
        </w:tc>
        <w:tc>
          <w:tcPr>
            <w:tcW w:w="846" w:type="dxa"/>
            <w:shd w:val="clear" w:color="auto" w:fill="92D050"/>
            <w:noWrap/>
          </w:tcPr>
          <w:p w14:paraId="425898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39.25</w:t>
            </w:r>
          </w:p>
        </w:tc>
        <w:tc>
          <w:tcPr>
            <w:tcW w:w="846" w:type="dxa"/>
            <w:shd w:val="clear" w:color="auto" w:fill="92D050"/>
            <w:noWrap/>
          </w:tcPr>
          <w:p w14:paraId="5BEAF8C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31.76</w:t>
            </w:r>
          </w:p>
        </w:tc>
        <w:tc>
          <w:tcPr>
            <w:tcW w:w="948" w:type="dxa"/>
            <w:shd w:val="clear" w:color="auto" w:fill="FFC000"/>
            <w:noWrap/>
          </w:tcPr>
          <w:p w14:paraId="605660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40.83</w:t>
            </w:r>
          </w:p>
        </w:tc>
        <w:tc>
          <w:tcPr>
            <w:tcW w:w="869" w:type="dxa"/>
            <w:shd w:val="clear" w:color="auto" w:fill="92D050"/>
            <w:noWrap/>
          </w:tcPr>
          <w:p w14:paraId="6CC2E9E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21.77</w:t>
            </w:r>
          </w:p>
        </w:tc>
        <w:tc>
          <w:tcPr>
            <w:tcW w:w="1076" w:type="dxa"/>
            <w:shd w:val="clear" w:color="auto" w:fill="92D050"/>
            <w:noWrap/>
          </w:tcPr>
          <w:p w14:paraId="0C93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27.23</w:t>
            </w:r>
          </w:p>
        </w:tc>
        <w:tc>
          <w:tcPr>
            <w:tcW w:w="846" w:type="dxa"/>
            <w:shd w:val="clear" w:color="auto" w:fill="92D050"/>
            <w:noWrap/>
          </w:tcPr>
          <w:p w14:paraId="21F342C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30.19</w:t>
            </w:r>
          </w:p>
        </w:tc>
      </w:tr>
      <w:tr w:rsidR="00E95841" w:rsidRPr="00553045" w14:paraId="7D922AD3" w14:textId="77777777" w:rsidTr="00683EE0">
        <w:trPr>
          <w:trHeight w:val="285"/>
        </w:trPr>
        <w:tc>
          <w:tcPr>
            <w:tcW w:w="1843" w:type="dxa"/>
            <w:noWrap/>
          </w:tcPr>
          <w:p w14:paraId="5BF329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2026Q1营收(亿元)</w:t>
            </w:r>
          </w:p>
        </w:tc>
        <w:tc>
          <w:tcPr>
            <w:tcW w:w="1452" w:type="dxa"/>
            <w:noWrap/>
          </w:tcPr>
          <w:p w14:paraId="1A98424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405.2</w:t>
            </w:r>
          </w:p>
        </w:tc>
        <w:tc>
          <w:tcPr>
            <w:tcW w:w="1185" w:type="dxa"/>
            <w:noWrap/>
          </w:tcPr>
          <w:p w14:paraId="5E340B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359.6</w:t>
            </w:r>
          </w:p>
        </w:tc>
        <w:tc>
          <w:tcPr>
            <w:tcW w:w="960" w:type="dxa"/>
            <w:noWrap/>
          </w:tcPr>
          <w:p w14:paraId="0DA5D47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365.22</w:t>
            </w:r>
          </w:p>
        </w:tc>
        <w:tc>
          <w:tcPr>
            <w:tcW w:w="846" w:type="dxa"/>
            <w:noWrap/>
          </w:tcPr>
          <w:p w14:paraId="2DD5C57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86.49</w:t>
            </w:r>
          </w:p>
        </w:tc>
        <w:tc>
          <w:tcPr>
            <w:tcW w:w="846" w:type="dxa"/>
            <w:noWrap/>
          </w:tcPr>
          <w:p w14:paraId="7D04F1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86.3</w:t>
            </w:r>
          </w:p>
        </w:tc>
        <w:tc>
          <w:tcPr>
            <w:tcW w:w="948" w:type="dxa"/>
            <w:noWrap/>
          </w:tcPr>
          <w:p w14:paraId="41B62B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17.19</w:t>
            </w:r>
          </w:p>
        </w:tc>
        <w:tc>
          <w:tcPr>
            <w:tcW w:w="869" w:type="dxa"/>
            <w:noWrap/>
          </w:tcPr>
          <w:p w14:paraId="04B4119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3259.44</w:t>
            </w:r>
          </w:p>
        </w:tc>
        <w:tc>
          <w:tcPr>
            <w:tcW w:w="1076" w:type="dxa"/>
            <w:noWrap/>
          </w:tcPr>
          <w:p w14:paraId="0B126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5006.96</w:t>
            </w:r>
          </w:p>
        </w:tc>
        <w:tc>
          <w:tcPr>
            <w:tcW w:w="846" w:type="dxa"/>
            <w:noWrap/>
          </w:tcPr>
          <w:p w14:paraId="5C1A71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109.85</w:t>
            </w:r>
          </w:p>
        </w:tc>
      </w:tr>
      <w:tr w:rsidR="00E95841" w:rsidRPr="00553045" w14:paraId="607334C2" w14:textId="77777777" w:rsidTr="00683EE0">
        <w:trPr>
          <w:trHeight w:val="285"/>
        </w:trPr>
        <w:tc>
          <w:tcPr>
            <w:tcW w:w="1843" w:type="dxa"/>
            <w:shd w:val="clear" w:color="auto" w:fill="92D050"/>
            <w:noWrap/>
          </w:tcPr>
          <w:p w14:paraId="6B81DF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2026Q1营收MoY(%)</w:t>
            </w:r>
          </w:p>
        </w:tc>
        <w:tc>
          <w:tcPr>
            <w:tcW w:w="1452" w:type="dxa"/>
            <w:shd w:val="clear" w:color="auto" w:fill="FFC000"/>
            <w:noWrap/>
          </w:tcPr>
          <w:p w14:paraId="706E0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97.05</w:t>
            </w:r>
          </w:p>
        </w:tc>
        <w:tc>
          <w:tcPr>
            <w:tcW w:w="1185" w:type="dxa"/>
            <w:shd w:val="clear" w:color="auto" w:fill="92D050"/>
            <w:noWrap/>
          </w:tcPr>
          <w:p w14:paraId="47D109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36.63</w:t>
            </w:r>
          </w:p>
        </w:tc>
        <w:tc>
          <w:tcPr>
            <w:tcW w:w="960" w:type="dxa"/>
            <w:shd w:val="clear" w:color="auto" w:fill="92D050"/>
            <w:noWrap/>
          </w:tcPr>
          <w:p w14:paraId="3966FE7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33.45</w:t>
            </w:r>
          </w:p>
        </w:tc>
        <w:tc>
          <w:tcPr>
            <w:tcW w:w="846" w:type="dxa"/>
            <w:shd w:val="clear" w:color="auto" w:fill="92D050"/>
            <w:noWrap/>
          </w:tcPr>
          <w:p w14:paraId="3F3D22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68.58</w:t>
            </w:r>
          </w:p>
        </w:tc>
        <w:tc>
          <w:tcPr>
            <w:tcW w:w="846" w:type="dxa"/>
            <w:shd w:val="clear" w:color="auto" w:fill="92D050"/>
            <w:noWrap/>
          </w:tcPr>
          <w:p w14:paraId="276356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11.86</w:t>
            </w:r>
          </w:p>
        </w:tc>
        <w:tc>
          <w:tcPr>
            <w:tcW w:w="948" w:type="dxa"/>
            <w:shd w:val="clear" w:color="auto" w:fill="92D050"/>
            <w:noWrap/>
          </w:tcPr>
          <w:p w14:paraId="290255A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21.84</w:t>
            </w:r>
          </w:p>
        </w:tc>
        <w:tc>
          <w:tcPr>
            <w:tcW w:w="869" w:type="dxa"/>
            <w:shd w:val="clear" w:color="auto" w:fill="92D050"/>
            <w:noWrap/>
          </w:tcPr>
          <w:p w14:paraId="599C400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45.17</w:t>
            </w:r>
          </w:p>
        </w:tc>
        <w:tc>
          <w:tcPr>
            <w:tcW w:w="1076" w:type="dxa"/>
            <w:shd w:val="clear" w:color="auto" w:fill="92D050"/>
            <w:noWrap/>
          </w:tcPr>
          <w:p w14:paraId="5A5149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-0.18</w:t>
            </w:r>
          </w:p>
        </w:tc>
        <w:tc>
          <w:tcPr>
            <w:tcW w:w="846" w:type="dxa"/>
            <w:shd w:val="clear" w:color="auto" w:fill="92D050"/>
            <w:noWrap/>
          </w:tcPr>
          <w:p w14:paraId="7B78B2E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16.91</w:t>
            </w:r>
          </w:p>
        </w:tc>
      </w:tr>
      <w:tr w:rsidR="00E95841" w:rsidRPr="00553045" w14:paraId="7460C6C6" w14:textId="77777777" w:rsidTr="00683EE0">
        <w:trPr>
          <w:trHeight w:val="285"/>
        </w:trPr>
        <w:tc>
          <w:tcPr>
            <w:tcW w:w="1843" w:type="dxa"/>
            <w:noWrap/>
          </w:tcPr>
          <w:p w14:paraId="3EBBDA3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2026Q1归母(亿元)</w:t>
            </w:r>
          </w:p>
        </w:tc>
        <w:tc>
          <w:tcPr>
            <w:tcW w:w="1452" w:type="dxa"/>
            <w:noWrap/>
          </w:tcPr>
          <w:p w14:paraId="47AEF4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106.61</w:t>
            </w:r>
          </w:p>
        </w:tc>
        <w:tc>
          <w:tcPr>
            <w:tcW w:w="1185" w:type="dxa"/>
            <w:noWrap/>
          </w:tcPr>
          <w:p w14:paraId="1DD483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53.03</w:t>
            </w:r>
          </w:p>
        </w:tc>
        <w:tc>
          <w:tcPr>
            <w:tcW w:w="960" w:type="dxa"/>
            <w:noWrap/>
          </w:tcPr>
          <w:p w14:paraId="7CB3EF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25.61</w:t>
            </w:r>
          </w:p>
        </w:tc>
        <w:tc>
          <w:tcPr>
            <w:tcW w:w="846" w:type="dxa"/>
            <w:noWrap/>
          </w:tcPr>
          <w:p w14:paraId="1E09048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8.4</w:t>
            </w:r>
          </w:p>
        </w:tc>
        <w:tc>
          <w:tcPr>
            <w:tcW w:w="846" w:type="dxa"/>
            <w:noWrap/>
          </w:tcPr>
          <w:p w14:paraId="5AFFCBB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12.01</w:t>
            </w:r>
          </w:p>
        </w:tc>
        <w:tc>
          <w:tcPr>
            <w:tcW w:w="948" w:type="dxa"/>
            <w:noWrap/>
          </w:tcPr>
          <w:p w14:paraId="2237246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-0.4</w:t>
            </w:r>
          </w:p>
        </w:tc>
        <w:tc>
          <w:tcPr>
            <w:tcW w:w="869" w:type="dxa"/>
            <w:noWrap/>
          </w:tcPr>
          <w:p w14:paraId="387CD6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129.11</w:t>
            </w:r>
          </w:p>
        </w:tc>
        <w:tc>
          <w:tcPr>
            <w:tcW w:w="1076" w:type="dxa"/>
            <w:noWrap/>
          </w:tcPr>
          <w:p w14:paraId="2848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388.29</w:t>
            </w:r>
          </w:p>
        </w:tc>
        <w:tc>
          <w:tcPr>
            <w:tcW w:w="846" w:type="dxa"/>
            <w:noWrap/>
          </w:tcPr>
          <w:p w14:paraId="10B46A5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3.98</w:t>
            </w:r>
          </w:p>
        </w:tc>
      </w:tr>
      <w:tr w:rsidR="00E95841" w:rsidRPr="00553045" w14:paraId="4401FE6F" w14:textId="77777777" w:rsidTr="00683EE0">
        <w:trPr>
          <w:trHeight w:val="285"/>
        </w:trPr>
        <w:tc>
          <w:tcPr>
            <w:tcW w:w="1843" w:type="dxa"/>
            <w:shd w:val="clear" w:color="auto" w:fill="92D050"/>
            <w:noWrap/>
          </w:tcPr>
          <w:p w14:paraId="3FB690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w:t>
            </w:r>
            <w:commentRangeStart w:id="97"/>
            <w:commentRangeStart w:id="98"/>
            <w:r w:rsidRPr="00553045">
              <w:rPr>
                <w:rFonts w:ascii="楷体" w:eastAsia="楷体" w:hAnsi="楷体"/>
                <w:sz w:val="21"/>
                <w:szCs w:val="21"/>
              </w:rPr>
              <w:t>MoY</w:t>
            </w:r>
            <w:commentRangeEnd w:id="97"/>
            <w:r w:rsidR="00683EE0" w:rsidRPr="00553045">
              <w:rPr>
                <w:rStyle w:val="af6"/>
                <w:rFonts w:ascii="楷体" w:eastAsia="楷体" w:hAnsi="楷体"/>
              </w:rPr>
              <w:commentReference w:id="97"/>
            </w:r>
            <w:commentRangeEnd w:id="98"/>
            <w:r w:rsidR="00CB5D36" w:rsidRPr="00553045">
              <w:rPr>
                <w:rStyle w:val="af6"/>
                <w:rFonts w:ascii="楷体" w:eastAsia="楷体" w:hAnsi="楷体"/>
              </w:rPr>
              <w:commentReference w:id="98"/>
            </w:r>
            <w:r w:rsidRPr="00553045">
              <w:rPr>
                <w:rFonts w:ascii="楷体" w:eastAsia="楷体" w:hAnsi="楷体"/>
                <w:sz w:val="21"/>
                <w:szCs w:val="21"/>
              </w:rPr>
              <w:t>(%)</w:t>
            </w:r>
          </w:p>
        </w:tc>
        <w:tc>
          <w:tcPr>
            <w:tcW w:w="1452" w:type="dxa"/>
            <w:shd w:val="clear" w:color="auto" w:fill="92D050"/>
            <w:noWrap/>
          </w:tcPr>
          <w:p w14:paraId="59C2AD6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145.63</w:t>
            </w:r>
          </w:p>
        </w:tc>
        <w:tc>
          <w:tcPr>
            <w:tcW w:w="1185" w:type="dxa"/>
            <w:shd w:val="clear" w:color="auto" w:fill="92D050"/>
            <w:noWrap/>
          </w:tcPr>
          <w:p w14:paraId="1C841E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960" w:type="dxa"/>
            <w:shd w:val="clear" w:color="auto" w:fill="92D050"/>
            <w:noWrap/>
          </w:tcPr>
          <w:p w14:paraId="13833CF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76.31</w:t>
            </w:r>
          </w:p>
        </w:tc>
        <w:tc>
          <w:tcPr>
            <w:tcW w:w="846" w:type="dxa"/>
            <w:shd w:val="clear" w:color="auto" w:fill="FFC000"/>
            <w:noWrap/>
          </w:tcPr>
          <w:p w14:paraId="2CC767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204.68</w:t>
            </w:r>
          </w:p>
        </w:tc>
        <w:tc>
          <w:tcPr>
            <w:tcW w:w="846" w:type="dxa"/>
            <w:shd w:val="clear" w:color="auto" w:fill="92D050"/>
            <w:noWrap/>
          </w:tcPr>
          <w:p w14:paraId="78CF706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8.36</w:t>
            </w:r>
          </w:p>
        </w:tc>
        <w:tc>
          <w:tcPr>
            <w:tcW w:w="948" w:type="dxa"/>
            <w:shd w:val="clear" w:color="auto" w:fill="92D050"/>
            <w:noWrap/>
          </w:tcPr>
          <w:p w14:paraId="491763C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-74.76</w:t>
            </w:r>
          </w:p>
        </w:tc>
        <w:tc>
          <w:tcPr>
            <w:tcW w:w="869" w:type="dxa"/>
            <w:shd w:val="clear" w:color="auto" w:fill="92D050"/>
            <w:noWrap/>
          </w:tcPr>
          <w:p w14:paraId="215B8C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1076" w:type="dxa"/>
            <w:shd w:val="clear" w:color="auto" w:fill="92D050"/>
            <w:noWrap/>
          </w:tcPr>
          <w:p w14:paraId="502FC7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-7.77</w:t>
            </w:r>
          </w:p>
        </w:tc>
        <w:tc>
          <w:tcPr>
            <w:tcW w:w="846" w:type="dxa"/>
            <w:shd w:val="clear" w:color="auto" w:fill="92D050"/>
            <w:noWrap/>
          </w:tcPr>
          <w:p w14:paraId="5411A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-24.39</w:t>
            </w:r>
          </w:p>
        </w:tc>
      </w:tr>
      <w:tr w:rsidR="00E95841" w:rsidRPr="00553045" w14:paraId="1BF592DB" w14:textId="77777777" w:rsidTr="00683EE0">
        <w:trPr>
          <w:trHeight w:val="285"/>
        </w:trPr>
        <w:tc>
          <w:tcPr>
            <w:tcW w:w="1843" w:type="dxa"/>
            <w:noWrap/>
          </w:tcPr>
          <w:p w14:paraId="1B8AC8C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2026Q1扣非归母(亿元)</w:t>
            </w:r>
          </w:p>
        </w:tc>
        <w:tc>
          <w:tcPr>
            <w:tcW w:w="1452" w:type="dxa"/>
            <w:noWrap/>
          </w:tcPr>
          <w:p w14:paraId="36448B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101.75</w:t>
            </w:r>
          </w:p>
        </w:tc>
        <w:tc>
          <w:tcPr>
            <w:tcW w:w="1185" w:type="dxa"/>
            <w:noWrap/>
          </w:tcPr>
          <w:p w14:paraId="7EAA683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51.3</w:t>
            </w:r>
          </w:p>
        </w:tc>
        <w:tc>
          <w:tcPr>
            <w:tcW w:w="960" w:type="dxa"/>
            <w:noWrap/>
          </w:tcPr>
          <w:p w14:paraId="6A6D684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25.11</w:t>
            </w:r>
          </w:p>
        </w:tc>
        <w:tc>
          <w:tcPr>
            <w:tcW w:w="846" w:type="dxa"/>
            <w:noWrap/>
          </w:tcPr>
          <w:p w14:paraId="0245C17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8.22</w:t>
            </w:r>
          </w:p>
        </w:tc>
        <w:tc>
          <w:tcPr>
            <w:tcW w:w="846" w:type="dxa"/>
            <w:noWrap/>
          </w:tcPr>
          <w:p w14:paraId="491B8D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w:t>
            </w:r>
          </w:p>
        </w:tc>
        <w:tc>
          <w:tcPr>
            <w:tcW w:w="948" w:type="dxa"/>
            <w:noWrap/>
          </w:tcPr>
          <w:p w14:paraId="41162B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-0.84</w:t>
            </w:r>
          </w:p>
        </w:tc>
        <w:tc>
          <w:tcPr>
            <w:tcW w:w="869" w:type="dxa"/>
            <w:noWrap/>
          </w:tcPr>
          <w:p w14:paraId="0AA099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119.75</w:t>
            </w:r>
          </w:p>
        </w:tc>
        <w:tc>
          <w:tcPr>
            <w:tcW w:w="1076" w:type="dxa"/>
            <w:noWrap/>
          </w:tcPr>
          <w:p w14:paraId="4E1DC75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363.49</w:t>
            </w:r>
          </w:p>
        </w:tc>
        <w:tc>
          <w:tcPr>
            <w:tcW w:w="846" w:type="dxa"/>
            <w:noWrap/>
          </w:tcPr>
          <w:p w14:paraId="6775597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3.42</w:t>
            </w:r>
          </w:p>
        </w:tc>
      </w:tr>
      <w:tr w:rsidR="00E95841" w:rsidRPr="00553045" w14:paraId="7B1241A1" w14:textId="77777777" w:rsidTr="00683EE0">
        <w:trPr>
          <w:trHeight w:val="285"/>
        </w:trPr>
        <w:tc>
          <w:tcPr>
            <w:tcW w:w="1843" w:type="dxa"/>
            <w:shd w:val="clear" w:color="auto" w:fill="92D050"/>
            <w:noWrap/>
          </w:tcPr>
          <w:p w14:paraId="370F9B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2026Q1扣非归母MoY(%)</w:t>
            </w:r>
          </w:p>
        </w:tc>
        <w:tc>
          <w:tcPr>
            <w:tcW w:w="1452" w:type="dxa"/>
            <w:shd w:val="clear" w:color="auto" w:fill="92D050"/>
            <w:noWrap/>
          </w:tcPr>
          <w:p w14:paraId="6CD2083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143.69</w:t>
            </w:r>
          </w:p>
        </w:tc>
        <w:tc>
          <w:tcPr>
            <w:tcW w:w="1185" w:type="dxa"/>
            <w:shd w:val="clear" w:color="auto" w:fill="92D050"/>
            <w:noWrap/>
          </w:tcPr>
          <w:p w14:paraId="5091FD9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53.45</w:t>
            </w:r>
          </w:p>
        </w:tc>
        <w:tc>
          <w:tcPr>
            <w:tcW w:w="960" w:type="dxa"/>
            <w:shd w:val="clear" w:color="auto" w:fill="92D050"/>
            <w:noWrap/>
          </w:tcPr>
          <w:p w14:paraId="0BB9B0E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116.6</w:t>
            </w:r>
          </w:p>
        </w:tc>
        <w:tc>
          <w:tcPr>
            <w:tcW w:w="846" w:type="dxa"/>
            <w:shd w:val="clear" w:color="auto" w:fill="FFC000"/>
            <w:noWrap/>
          </w:tcPr>
          <w:p w14:paraId="6DC4E9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6" w:type="dxa"/>
            <w:shd w:val="clear" w:color="auto" w:fill="92D050"/>
            <w:noWrap/>
          </w:tcPr>
          <w:p w14:paraId="364E4E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9.95</w:t>
            </w:r>
          </w:p>
        </w:tc>
        <w:tc>
          <w:tcPr>
            <w:tcW w:w="948" w:type="dxa"/>
            <w:shd w:val="clear" w:color="auto" w:fill="92D050"/>
            <w:noWrap/>
          </w:tcPr>
          <w:p w14:paraId="7526BA5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-66.87</w:t>
            </w:r>
          </w:p>
        </w:tc>
        <w:tc>
          <w:tcPr>
            <w:tcW w:w="869" w:type="dxa"/>
            <w:shd w:val="clear" w:color="auto" w:fill="92D050"/>
            <w:noWrap/>
          </w:tcPr>
          <w:p w14:paraId="69C7E2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60.7</w:t>
            </w:r>
          </w:p>
        </w:tc>
        <w:tc>
          <w:tcPr>
            <w:tcW w:w="1076" w:type="dxa"/>
            <w:shd w:val="clear" w:color="auto" w:fill="92D050"/>
            <w:noWrap/>
          </w:tcPr>
          <w:p w14:paraId="3447CC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-9.06</w:t>
            </w:r>
          </w:p>
        </w:tc>
        <w:tc>
          <w:tcPr>
            <w:tcW w:w="846" w:type="dxa"/>
            <w:shd w:val="clear" w:color="auto" w:fill="92D050"/>
            <w:noWrap/>
          </w:tcPr>
          <w:p w14:paraId="416C84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-29.08</w:t>
            </w:r>
          </w:p>
        </w:tc>
      </w:tr>
      <w:tr w:rsidR="00E95841" w:rsidRPr="00553045" w14:paraId="4A0B9814" w14:textId="77777777" w:rsidTr="00683EE0">
        <w:trPr>
          <w:trHeight w:val="285"/>
        </w:trPr>
        <w:tc>
          <w:tcPr>
            <w:tcW w:w="1843" w:type="dxa"/>
            <w:noWrap/>
          </w:tcPr>
          <w:p w14:paraId="066CC1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w:t>
            </w:r>
          </w:p>
        </w:tc>
        <w:tc>
          <w:tcPr>
            <w:tcW w:w="1452" w:type="dxa"/>
            <w:noWrap/>
          </w:tcPr>
          <w:p w14:paraId="15375B2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41.29</w:t>
            </w:r>
          </w:p>
        </w:tc>
        <w:tc>
          <w:tcPr>
            <w:tcW w:w="1185" w:type="dxa"/>
            <w:noWrap/>
          </w:tcPr>
          <w:p w14:paraId="07B0C6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25.53</w:t>
            </w:r>
          </w:p>
        </w:tc>
        <w:tc>
          <w:tcPr>
            <w:tcW w:w="960" w:type="dxa"/>
            <w:noWrap/>
          </w:tcPr>
          <w:p w14:paraId="23CC51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23.86</w:t>
            </w:r>
          </w:p>
        </w:tc>
        <w:tc>
          <w:tcPr>
            <w:tcW w:w="846" w:type="dxa"/>
            <w:noWrap/>
          </w:tcPr>
          <w:p w14:paraId="70533E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37.58</w:t>
            </w:r>
          </w:p>
        </w:tc>
        <w:tc>
          <w:tcPr>
            <w:tcW w:w="846" w:type="dxa"/>
            <w:noWrap/>
          </w:tcPr>
          <w:p w14:paraId="449D50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30.96</w:t>
            </w:r>
          </w:p>
        </w:tc>
        <w:tc>
          <w:tcPr>
            <w:tcW w:w="948" w:type="dxa"/>
            <w:noWrap/>
          </w:tcPr>
          <w:p w14:paraId="622C258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41.58</w:t>
            </w:r>
          </w:p>
        </w:tc>
        <w:tc>
          <w:tcPr>
            <w:tcW w:w="869" w:type="dxa"/>
            <w:noWrap/>
          </w:tcPr>
          <w:p w14:paraId="52A9A15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21.72</w:t>
            </w:r>
          </w:p>
        </w:tc>
        <w:tc>
          <w:tcPr>
            <w:tcW w:w="1076" w:type="dxa"/>
            <w:noWrap/>
          </w:tcPr>
          <w:p w14:paraId="509F3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25.73</w:t>
            </w:r>
          </w:p>
        </w:tc>
        <w:tc>
          <w:tcPr>
            <w:tcW w:w="846" w:type="dxa"/>
            <w:noWrap/>
          </w:tcPr>
          <w:p w14:paraId="07224DB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30.24</w:t>
            </w:r>
          </w:p>
        </w:tc>
      </w:tr>
      <w:tr w:rsidR="00E95841" w:rsidRPr="00553045" w14:paraId="769C1A59" w14:textId="77777777" w:rsidTr="00683EE0">
        <w:trPr>
          <w:trHeight w:val="285"/>
        </w:trPr>
        <w:tc>
          <w:tcPr>
            <w:tcW w:w="1843" w:type="dxa"/>
            <w:shd w:val="clear" w:color="auto" w:fill="92D050"/>
            <w:noWrap/>
          </w:tcPr>
          <w:p w14:paraId="39D61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2026Q1毛利率MoY(%)</w:t>
            </w:r>
          </w:p>
        </w:tc>
        <w:tc>
          <w:tcPr>
            <w:tcW w:w="1452" w:type="dxa"/>
            <w:shd w:val="clear" w:color="auto" w:fill="92D050"/>
            <w:noWrap/>
          </w:tcPr>
          <w:p w14:paraId="667492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41.19</w:t>
            </w:r>
          </w:p>
        </w:tc>
        <w:tc>
          <w:tcPr>
            <w:tcW w:w="1185" w:type="dxa"/>
            <w:shd w:val="clear" w:color="auto" w:fill="92D050"/>
            <w:noWrap/>
          </w:tcPr>
          <w:p w14:paraId="211D43A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25.64</w:t>
            </w:r>
          </w:p>
        </w:tc>
        <w:tc>
          <w:tcPr>
            <w:tcW w:w="960" w:type="dxa"/>
            <w:shd w:val="clear" w:color="auto" w:fill="92D050"/>
            <w:noWrap/>
          </w:tcPr>
          <w:p w14:paraId="7AB83F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24.04</w:t>
            </w:r>
          </w:p>
        </w:tc>
        <w:tc>
          <w:tcPr>
            <w:tcW w:w="846" w:type="dxa"/>
            <w:shd w:val="clear" w:color="auto" w:fill="92D050"/>
            <w:noWrap/>
          </w:tcPr>
          <w:p w14:paraId="095774B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37.84</w:t>
            </w:r>
          </w:p>
        </w:tc>
        <w:tc>
          <w:tcPr>
            <w:tcW w:w="846" w:type="dxa"/>
            <w:shd w:val="clear" w:color="auto" w:fill="92D050"/>
            <w:noWrap/>
          </w:tcPr>
          <w:p w14:paraId="7B267E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31.11</w:t>
            </w:r>
          </w:p>
        </w:tc>
        <w:tc>
          <w:tcPr>
            <w:tcW w:w="948" w:type="dxa"/>
            <w:shd w:val="clear" w:color="auto" w:fill="FFC000"/>
            <w:noWrap/>
          </w:tcPr>
          <w:p w14:paraId="0ED5C083" w14:textId="77777777" w:rsidR="00E95841" w:rsidRPr="00553045" w:rsidRDefault="00CA16CA">
            <w:pPr>
              <w:spacing w:after="0" w:line="240" w:lineRule="auto"/>
              <w:rPr>
                <w:rFonts w:ascii="楷体" w:eastAsia="楷体" w:hAnsi="楷体" w:hint="eastAsia"/>
                <w:sz w:val="21"/>
                <w:szCs w:val="21"/>
              </w:rPr>
            </w:pPr>
            <w:commentRangeStart w:id="99"/>
            <w:r w:rsidRPr="00553045">
              <w:rPr>
                <w:rFonts w:ascii="楷体" w:eastAsia="楷体" w:hAnsi="楷体"/>
                <w:sz w:val="21"/>
                <w:szCs w:val="21"/>
              </w:rPr>
              <w:t>41.37</w:t>
            </w:r>
            <w:commentRangeEnd w:id="99"/>
            <w:r w:rsidR="000824FE" w:rsidRPr="00553045">
              <w:rPr>
                <w:rStyle w:val="af6"/>
                <w:rFonts w:ascii="楷体" w:eastAsia="楷体" w:hAnsi="楷体" w:hint="eastAsia"/>
              </w:rPr>
              <w:commentReference w:id="99"/>
            </w:r>
          </w:p>
        </w:tc>
        <w:tc>
          <w:tcPr>
            <w:tcW w:w="869" w:type="dxa"/>
            <w:shd w:val="clear" w:color="auto" w:fill="92D050"/>
            <w:noWrap/>
          </w:tcPr>
          <w:p w14:paraId="39470E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21.59</w:t>
            </w:r>
          </w:p>
        </w:tc>
        <w:tc>
          <w:tcPr>
            <w:tcW w:w="1076" w:type="dxa"/>
            <w:shd w:val="clear" w:color="auto" w:fill="92D050"/>
            <w:noWrap/>
          </w:tcPr>
          <w:p w14:paraId="75F78AB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26.13</w:t>
            </w:r>
          </w:p>
        </w:tc>
        <w:tc>
          <w:tcPr>
            <w:tcW w:w="846" w:type="dxa"/>
            <w:shd w:val="clear" w:color="auto" w:fill="92D050"/>
            <w:noWrap/>
          </w:tcPr>
          <w:p w14:paraId="3492964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29.99</w:t>
            </w:r>
          </w:p>
        </w:tc>
      </w:tr>
    </w:tbl>
    <w:p w14:paraId="23BEDA58" w14:textId="706FE7C3" w:rsidR="00C365D8" w:rsidRPr="00C365D8" w:rsidRDefault="00CA16CA">
      <w:pPr>
        <w:rPr>
          <w:rFonts w:ascii="楷体" w:eastAsia="楷体" w:hAnsi="楷体" w:hint="eastAsia"/>
          <w:sz w:val="21"/>
          <w:szCs w:val="16"/>
        </w:rPr>
      </w:pPr>
      <w:r w:rsidRPr="00396B2A">
        <w:rPr>
          <w:rFonts w:ascii="楷体" w:eastAsia="楷体" w:hAnsi="楷体" w:hint="eastAsia"/>
          <w:sz w:val="21"/>
          <w:szCs w:val="16"/>
        </w:rPr>
        <w:t>数据来源：国泰海通研究</w:t>
      </w:r>
    </w:p>
    <w:p w14:paraId="04B110AE" w14:textId="71316117" w:rsidR="0069280A" w:rsidRDefault="001B3D75" w:rsidP="001B3D75">
      <w:pPr>
        <w:pStyle w:val="2"/>
        <w:rPr>
          <w:ins w:id="100" w:author="Shiqing Tang" w:date="2026-06-01T12:40:00Z" w16du:dateUtc="2026-06-01T04:40:00Z"/>
          <w:rFonts w:ascii="楷体" w:eastAsia="楷体" w:hAnsi="楷体" w:hint="eastAsia"/>
          <w:b/>
          <w:color w:val="auto"/>
          <w:sz w:val="32"/>
        </w:rPr>
      </w:pPr>
      <w:bookmarkStart w:id="101" w:name="_Toc231143518"/>
      <w:bookmarkStart w:id="102" w:name="_Toc231144048"/>
      <w:r w:rsidRPr="00586E39">
        <w:rPr>
          <w:rFonts w:ascii="楷体" w:eastAsia="楷体" w:hAnsi="楷体" w:hint="eastAsia"/>
          <w:b/>
          <w:bCs/>
          <w:color w:val="auto"/>
          <w:sz w:val="32"/>
          <w:szCs w:val="32"/>
        </w:rPr>
        <w:t>3.</w:t>
      </w:r>
      <w:r>
        <w:rPr>
          <w:rFonts w:ascii="楷体" w:eastAsia="楷体" w:hAnsi="楷体" w:hint="eastAsia"/>
          <w:b/>
          <w:bCs/>
          <w:color w:val="auto"/>
          <w:sz w:val="32"/>
          <w:szCs w:val="32"/>
        </w:rPr>
        <w:t xml:space="preserve">2 </w:t>
      </w:r>
      <w:r w:rsidR="00674EB7" w:rsidRPr="00396B2A">
        <w:rPr>
          <w:rFonts w:ascii="楷体" w:eastAsia="楷体" w:hAnsi="楷体" w:hint="eastAsia"/>
          <w:b/>
          <w:color w:val="auto"/>
          <w:sz w:val="32"/>
        </w:rPr>
        <w:t>需求侧</w:t>
      </w:r>
      <w:bookmarkEnd w:id="101"/>
      <w:bookmarkEnd w:id="102"/>
      <w:ins w:id="103" w:author="Shiqing Tang" w:date="2026-06-01T12:40:00Z" w16du:dateUtc="2026-06-01T04:40:00Z">
        <w:r w:rsidR="0069280A">
          <w:rPr>
            <w:rFonts w:ascii="楷体" w:eastAsia="楷体" w:hAnsi="楷体" w:hint="eastAsia"/>
            <w:b/>
            <w:color w:val="auto"/>
            <w:sz w:val="32"/>
          </w:rPr>
          <w:t>：一句话结论</w:t>
        </w:r>
      </w:ins>
    </w:p>
    <w:p w14:paraId="173B98EE" w14:textId="1B3E8D33" w:rsidR="0069280A" w:rsidRPr="0069280A" w:rsidRDefault="0069280A">
      <w:pPr>
        <w:rPr>
          <w:rFonts w:ascii="楷体" w:eastAsia="楷体" w:hAnsi="楷体" w:hint="eastAsia"/>
          <w:b/>
          <w:sz w:val="32"/>
          <w:rPrChange w:id="104" w:author="Shiqing Tang" w:date="2026-06-01T12:41:00Z" w16du:dateUtc="2026-06-01T04:41:00Z">
            <w:rPr>
              <w:rFonts w:hint="eastAsia"/>
            </w:rPr>
          </w:rPrChange>
        </w:rPr>
        <w:pPrChange w:id="105" w:author="Shiqing Tang" w:date="2026-06-01T12:40:00Z" w16du:dateUtc="2026-06-01T04:40:00Z">
          <w:pPr>
            <w:pStyle w:val="2"/>
          </w:pPr>
        </w:pPrChange>
      </w:pPr>
      <w:ins w:id="106" w:author="Shiqing Tang" w:date="2026-06-01T12:40:00Z" w16du:dateUtc="2026-06-01T04:40:00Z">
        <w:r>
          <w:rPr>
            <w:rFonts w:ascii="楷体" w:eastAsia="楷体" w:hAnsi="楷体" w:cstheme="majorBidi" w:hint="eastAsia"/>
            <w:b/>
            <w:sz w:val="32"/>
            <w:szCs w:val="40"/>
          </w:rPr>
          <w:t>需求侧这段目前就只</w:t>
        </w:r>
      </w:ins>
      <w:ins w:id="107" w:author="Shiqing Tang" w:date="2026-06-01T12:41:00Z" w16du:dateUtc="2026-06-01T04:41:00Z">
        <w:r>
          <w:rPr>
            <w:rFonts w:ascii="楷体" w:eastAsia="楷体" w:hAnsi="楷体" w:cstheme="majorBidi" w:hint="eastAsia"/>
            <w:b/>
            <w:sz w:val="32"/>
            <w:szCs w:val="40"/>
          </w:rPr>
          <w:t>给了个图、一张表。没有定性的文字分析，需要补上。比如：1.预测2026年几大云的capex有</w:t>
        </w:r>
        <w:r>
          <w:rPr>
            <w:rFonts w:ascii="楷体" w:eastAsia="楷体" w:hAnsi="楷体" w:cstheme="majorBidi" w:hint="eastAsia"/>
            <w:b/>
            <w:sz w:val="32"/>
            <w:szCs w:val="40"/>
          </w:rPr>
          <w:lastRenderedPageBreak/>
          <w:t>多少，经测算其中投资到光通信的有多少</w:t>
        </w:r>
      </w:ins>
      <w:ins w:id="108" w:author="Shiqing Tang" w:date="2026-06-01T12:42:00Z" w16du:dateUtc="2026-06-01T04:42:00Z">
        <w:r>
          <w:rPr>
            <w:rFonts w:ascii="楷体" w:eastAsia="楷体" w:hAnsi="楷体" w:cstheme="majorBidi" w:hint="eastAsia"/>
            <w:b/>
            <w:sz w:val="32"/>
            <w:szCs w:val="40"/>
          </w:rPr>
          <w:t>。。。2.全行业只有预测到2026的数据么，没有更往后的预测</w:t>
        </w:r>
      </w:ins>
      <w:ins w:id="109" w:author="Shiqing Tang" w:date="2026-06-01T13:51:00Z" w16du:dateUtc="2026-06-01T05:51:00Z">
        <w:r w:rsidR="00E95477">
          <w:rPr>
            <w:rFonts w:ascii="楷体" w:eastAsia="楷体" w:hAnsi="楷体" w:cstheme="majorBidi" w:hint="eastAsia"/>
            <w:b/>
            <w:sz w:val="32"/>
            <w:szCs w:val="40"/>
          </w:rPr>
          <w:t>？这个项目最大风险是资本见顶</w:t>
        </w:r>
      </w:ins>
      <w:ins w:id="110" w:author="Shiqing Tang" w:date="2026-06-01T13:52:00Z" w16du:dateUtc="2026-06-01T05:52:00Z">
        <w:r w:rsidR="00E95477">
          <w:rPr>
            <w:rFonts w:ascii="楷体" w:eastAsia="楷体" w:hAnsi="楷体" w:cstheme="majorBidi" w:hint="eastAsia"/>
            <w:b/>
            <w:sz w:val="32"/>
            <w:szCs w:val="40"/>
          </w:rPr>
          <w:t>调头</w:t>
        </w:r>
      </w:ins>
      <w:ins w:id="111" w:author="Shiqing Tang" w:date="2026-06-01T13:51:00Z" w16du:dateUtc="2026-06-01T05:51:00Z">
        <w:r w:rsidR="00E95477">
          <w:rPr>
            <w:rFonts w:ascii="楷体" w:eastAsia="楷体" w:hAnsi="楷体" w:cstheme="majorBidi" w:hint="eastAsia"/>
            <w:b/>
            <w:sz w:val="32"/>
            <w:szCs w:val="40"/>
          </w:rPr>
          <w:t>，因此需要一些更有前瞻性的预测。</w:t>
        </w:r>
      </w:ins>
    </w:p>
    <w:p w14:paraId="7CEF3744" w14:textId="7159076D" w:rsidR="002C6C8D" w:rsidRDefault="002C6C8D" w:rsidP="002C6C8D">
      <w:pPr>
        <w:jc w:val="center"/>
        <w:rPr>
          <w:rFonts w:ascii="楷体" w:eastAsia="楷体" w:hAnsi="楷体" w:hint="eastAsia"/>
          <w:szCs w:val="22"/>
        </w:rPr>
      </w:pPr>
      <w:r>
        <w:rPr>
          <w:rFonts w:ascii="楷体" w:eastAsia="楷体" w:hAnsi="楷体" w:hint="eastAsia"/>
          <w:szCs w:val="22"/>
        </w:rPr>
        <w:t>表：海外四大云厂资本开支及增速</w:t>
      </w:r>
    </w:p>
    <w:p w14:paraId="317DC22B" w14:textId="74DA7CB6" w:rsidR="00E95841" w:rsidRDefault="00CA16CA">
      <w:pPr>
        <w:rPr>
          <w:rFonts w:ascii="楷体" w:eastAsia="楷体" w:hAnsi="楷体"/>
          <w:szCs w:val="22"/>
        </w:rPr>
      </w:pPr>
      <w:r w:rsidRPr="00547A82">
        <w:rPr>
          <w:rFonts w:ascii="楷体" w:eastAsia="楷体" w:hAnsi="楷体"/>
          <w:noProof/>
          <w:sz w:val="28"/>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6"/>
                    <a:stretch>
                      <a:fillRect/>
                    </a:stretch>
                  </pic:blipFill>
                  <pic:spPr>
                    <a:xfrm>
                      <a:off x="0" y="0"/>
                      <a:ext cx="5274310" cy="2690495"/>
                    </a:xfrm>
                    <a:prstGeom prst="rect">
                      <a:avLst/>
                    </a:prstGeom>
                  </pic:spPr>
                </pic:pic>
              </a:graphicData>
            </a:graphic>
          </wp:inline>
        </w:drawing>
      </w:r>
    </w:p>
    <w:p w14:paraId="06AA3A5F" w14:textId="38D7BE7A" w:rsidR="00B512B9" w:rsidRPr="002C6C8D" w:rsidRDefault="002C6C8D" w:rsidP="002C6C8D">
      <w:pPr>
        <w:jc w:val="center"/>
        <w:rPr>
          <w:rFonts w:ascii="楷体" w:eastAsia="楷体" w:hAnsi="楷体" w:hint="eastAsia"/>
          <w:szCs w:val="22"/>
        </w:rPr>
      </w:pPr>
      <w:r>
        <w:rPr>
          <w:rFonts w:ascii="楷体" w:eastAsia="楷体" w:hAnsi="楷体" w:hint="eastAsia"/>
          <w:szCs w:val="22"/>
        </w:rPr>
        <w:t>表：海外四大云厂资本增速</w:t>
      </w:r>
      <w:r>
        <w:rPr>
          <w:rFonts w:ascii="楷体" w:eastAsia="楷体" w:hAnsi="楷体" w:hint="eastAsia"/>
          <w:szCs w:val="22"/>
        </w:rPr>
        <w:t>明细情况</w:t>
      </w:r>
    </w:p>
    <w:p w14:paraId="1FBA148B" w14:textId="2F518E57" w:rsidR="003C2F81" w:rsidRDefault="00CA16CA">
      <w:pPr>
        <w:rPr>
          <w:ins w:id="112" w:author="Shiqing Tang" w:date="2026-06-01T12:24:00Z" w16du:dateUtc="2026-06-01T04:24:00Z"/>
          <w:rFonts w:ascii="楷体" w:eastAsia="楷体" w:hAnsi="楷体" w:hint="eastAsia"/>
          <w:szCs w:val="22"/>
        </w:rPr>
      </w:pPr>
      <w:r w:rsidRPr="00547A82">
        <w:rPr>
          <w:rFonts w:ascii="楷体" w:eastAsia="楷体" w:hAnsi="楷体"/>
          <w:noProof/>
          <w:sz w:val="28"/>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6FA95E7" w14:textId="7A7C87E2" w:rsidR="003C2F81" w:rsidRPr="00547A82" w:rsidRDefault="002C6C8D">
      <w:pPr>
        <w:rPr>
          <w:rFonts w:ascii="楷体" w:eastAsia="楷体" w:hAnsi="楷体" w:hint="eastAsia"/>
          <w:szCs w:val="22"/>
        </w:rPr>
      </w:pPr>
      <w:r>
        <w:rPr>
          <w:rFonts w:ascii="楷体" w:eastAsia="楷体" w:hAnsi="楷体" w:hint="eastAsia"/>
          <w:szCs w:val="22"/>
        </w:rPr>
        <w:t>数据来源：Wind，国泰海通证券</w:t>
      </w:r>
    </w:p>
    <w:p w14:paraId="6D71A694" w14:textId="6E75BBAC" w:rsidR="00E95841" w:rsidRPr="00A45D14" w:rsidRDefault="00280F9C">
      <w:pPr>
        <w:rPr>
          <w:rFonts w:ascii="楷体" w:eastAsia="楷体" w:hAnsi="楷体" w:hint="eastAsia"/>
          <w:sz w:val="28"/>
          <w:szCs w:val="28"/>
        </w:rPr>
      </w:pPr>
      <w:r>
        <w:rPr>
          <w:rFonts w:ascii="楷体" w:eastAsia="楷体" w:hAnsi="楷体" w:hint="eastAsia"/>
          <w:sz w:val="28"/>
          <w:szCs w:val="28"/>
        </w:rPr>
        <w:t>海外四大云厂的</w:t>
      </w:r>
      <w:r w:rsidR="00CA16CA" w:rsidRPr="00A45D14">
        <w:rPr>
          <w:rFonts w:ascii="楷体" w:eastAsia="楷体" w:hAnsi="楷体" w:hint="eastAsia"/>
          <w:sz w:val="28"/>
          <w:szCs w:val="28"/>
        </w:rPr>
        <w:t>同比增速拐点发生在2</w:t>
      </w:r>
      <w:r w:rsidR="00956EFB">
        <w:rPr>
          <w:rFonts w:ascii="楷体" w:eastAsia="楷体" w:hAnsi="楷体" w:hint="eastAsia"/>
          <w:sz w:val="28"/>
          <w:szCs w:val="28"/>
        </w:rPr>
        <w:t>3</w:t>
      </w:r>
      <w:r w:rsidR="00CA16CA" w:rsidRPr="00A45D14">
        <w:rPr>
          <w:rFonts w:ascii="楷体" w:eastAsia="楷体" w:hAnsi="楷体" w:hint="eastAsia"/>
          <w:sz w:val="28"/>
          <w:szCs w:val="28"/>
        </w:rPr>
        <w:t>Q</w:t>
      </w:r>
      <w:r w:rsidR="00956EFB">
        <w:rPr>
          <w:rFonts w:ascii="楷体" w:eastAsia="楷体" w:hAnsi="楷体" w:hint="eastAsia"/>
          <w:sz w:val="28"/>
          <w:szCs w:val="28"/>
        </w:rPr>
        <w:t>4</w:t>
      </w:r>
      <w:r w:rsidR="00CA16CA" w:rsidRPr="00A45D14">
        <w:rPr>
          <w:rFonts w:ascii="楷体" w:eastAsia="楷体" w:hAnsi="楷体" w:hint="eastAsia"/>
          <w:sz w:val="28"/>
          <w:szCs w:val="28"/>
        </w:rPr>
        <w:t>，环比增速拐点发生在23Q3。</w:t>
      </w:r>
      <w:r w:rsidR="00683EE0">
        <w:rPr>
          <w:rFonts w:ascii="楷体" w:eastAsia="楷体" w:hAnsi="楷体" w:hint="eastAsia"/>
          <w:sz w:val="28"/>
          <w:szCs w:val="28"/>
        </w:rPr>
        <w:t>从历史上看，</w:t>
      </w:r>
      <w:r w:rsidR="00702ADB">
        <w:rPr>
          <w:rFonts w:ascii="楷体" w:eastAsia="楷体" w:hAnsi="楷体" w:hint="eastAsia"/>
          <w:sz w:val="28"/>
          <w:szCs w:val="28"/>
        </w:rPr>
        <w:t>由于疫情原因，</w:t>
      </w:r>
      <w:r w:rsidR="00D876DE">
        <w:rPr>
          <w:rFonts w:ascii="楷体" w:eastAsia="楷体" w:hAnsi="楷体" w:hint="eastAsia"/>
          <w:sz w:val="28"/>
          <w:szCs w:val="28"/>
        </w:rPr>
        <w:t>2022年市场经历了</w:t>
      </w:r>
      <w:r w:rsidR="00702ADB">
        <w:rPr>
          <w:rFonts w:ascii="楷体" w:eastAsia="楷体" w:hAnsi="楷体" w:hint="eastAsia"/>
          <w:sz w:val="28"/>
          <w:szCs w:val="28"/>
        </w:rPr>
        <w:t>较大幅度的经济衰退，这让当时云市场的支出情况出现了一定迟滞和衰退。但是2023年初ChatGPT的出现该表了这一格局，</w:t>
      </w:r>
      <w:r w:rsidR="007C752D">
        <w:rPr>
          <w:rFonts w:ascii="楷体" w:eastAsia="楷体" w:hAnsi="楷体" w:hint="eastAsia"/>
          <w:sz w:val="28"/>
          <w:szCs w:val="28"/>
        </w:rPr>
        <w:t>以微软为起始，四大云厂在2023年上半年改变了之前紧缩的战略开始逆势增加支出</w:t>
      </w:r>
      <w:r w:rsidR="00CA16CA" w:rsidRPr="00A45D14">
        <w:rPr>
          <w:rFonts w:ascii="楷体" w:eastAsia="楷体" w:hAnsi="楷体" w:hint="eastAsia"/>
          <w:sz w:val="28"/>
          <w:szCs w:val="28"/>
        </w:rPr>
        <w:t>。质</w:t>
      </w:r>
      <w:r w:rsidR="00CA16CA" w:rsidRPr="00A45D14">
        <w:rPr>
          <w:rFonts w:ascii="楷体" w:eastAsia="楷体" w:hAnsi="楷体" w:hint="eastAsia"/>
          <w:sz w:val="28"/>
          <w:szCs w:val="28"/>
        </w:rPr>
        <w:lastRenderedPageBreak/>
        <w:t>变点</w:t>
      </w:r>
      <w:r w:rsidR="001D6DEC">
        <w:rPr>
          <w:rFonts w:ascii="楷体" w:eastAsia="楷体" w:hAnsi="楷体" w:hint="eastAsia"/>
          <w:sz w:val="28"/>
          <w:szCs w:val="28"/>
        </w:rPr>
        <w:t>最终在2023Q3</w:t>
      </w:r>
      <w:r w:rsidR="00CA16CA" w:rsidRPr="00A45D14">
        <w:rPr>
          <w:rFonts w:ascii="楷体" w:eastAsia="楷体" w:hAnsi="楷体" w:hint="eastAsia"/>
          <w:sz w:val="28"/>
          <w:szCs w:val="28"/>
        </w:rPr>
        <w:t>。</w:t>
      </w:r>
      <w:r w:rsidR="001D6DEC">
        <w:rPr>
          <w:rFonts w:ascii="楷体" w:eastAsia="楷体" w:hAnsi="楷体" w:hint="eastAsia"/>
          <w:sz w:val="28"/>
          <w:szCs w:val="28"/>
        </w:rPr>
        <w:t>可以说</w:t>
      </w:r>
      <w:r w:rsidR="00CA16CA" w:rsidRPr="00A45D14">
        <w:rPr>
          <w:rFonts w:ascii="楷体" w:eastAsia="楷体" w:hAnsi="楷体" w:hint="eastAsia"/>
          <w:sz w:val="28"/>
          <w:szCs w:val="28"/>
        </w:rPr>
        <w:t>海外四云</w:t>
      </w:r>
      <w:r w:rsidR="001D6DEC">
        <w:rPr>
          <w:rFonts w:ascii="楷体" w:eastAsia="楷体" w:hAnsi="楷体" w:hint="eastAsia"/>
          <w:sz w:val="28"/>
          <w:szCs w:val="28"/>
        </w:rPr>
        <w:t>对于AI</w:t>
      </w:r>
      <w:r w:rsidR="00CA16CA" w:rsidRPr="00A45D14">
        <w:rPr>
          <w:rFonts w:ascii="楷体" w:eastAsia="楷体" w:hAnsi="楷体" w:hint="eastAsia"/>
          <w:sz w:val="28"/>
          <w:szCs w:val="28"/>
        </w:rPr>
        <w:t>形成一致</w:t>
      </w:r>
      <w:r w:rsidR="001D6DEC">
        <w:rPr>
          <w:rFonts w:ascii="楷体" w:eastAsia="楷体" w:hAnsi="楷体" w:hint="eastAsia"/>
          <w:sz w:val="28"/>
          <w:szCs w:val="28"/>
        </w:rPr>
        <w:t>扩张</w:t>
      </w:r>
      <w:r w:rsidR="00CA16CA" w:rsidRPr="00A45D14">
        <w:rPr>
          <w:rFonts w:ascii="楷体" w:eastAsia="楷体" w:hAnsi="楷体" w:hint="eastAsia"/>
          <w:sz w:val="28"/>
          <w:szCs w:val="28"/>
        </w:rPr>
        <w:t>预期，开启了新一轮AI基建投资竞赛。</w:t>
      </w:r>
    </w:p>
    <w:p w14:paraId="3C107440" w14:textId="1A082B66"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DA400F" w:rsidRPr="00396B2A">
        <w:rPr>
          <w:rFonts w:ascii="楷体" w:eastAsia="楷体" w:hAnsi="楷体" w:hint="eastAsia"/>
          <w:sz w:val="21"/>
          <w:szCs w:val="16"/>
        </w:rPr>
        <w:t>海外</w:t>
      </w:r>
      <w:r w:rsidRPr="00396B2A">
        <w:rPr>
          <w:rFonts w:ascii="楷体" w:eastAsia="楷体" w:hAnsi="楷体" w:hint="eastAsia"/>
          <w:sz w:val="21"/>
          <w:szCs w:val="16"/>
        </w:rPr>
        <w:t>四大云厂25-26</w:t>
      </w:r>
      <w:r w:rsidR="0065543A">
        <w:rPr>
          <w:rFonts w:ascii="楷体" w:eastAsia="楷体" w:hAnsi="楷体" w:hint="eastAsia"/>
          <w:sz w:val="21"/>
          <w:szCs w:val="16"/>
        </w:rPr>
        <w:t>年资本</w:t>
      </w:r>
      <w:r w:rsidRPr="00396B2A">
        <w:rPr>
          <w:rFonts w:ascii="楷体" w:eastAsia="楷体" w:hAnsi="楷体" w:hint="eastAsia"/>
          <w:sz w:val="21"/>
          <w:szCs w:val="16"/>
        </w:rPr>
        <w:t>开支及增长率</w:t>
      </w:r>
    </w:p>
    <w:tbl>
      <w:tblPr>
        <w:tblStyle w:val="ab"/>
        <w:tblW w:w="8931" w:type="dxa"/>
        <w:tblInd w:w="-5" w:type="dxa"/>
        <w:tblLook w:val="04A0" w:firstRow="1" w:lastRow="0" w:firstColumn="1" w:lastColumn="0" w:noHBand="0" w:noVBand="1"/>
      </w:tblPr>
      <w:tblGrid>
        <w:gridCol w:w="1135"/>
        <w:gridCol w:w="1275"/>
        <w:gridCol w:w="1701"/>
        <w:gridCol w:w="1702"/>
        <w:gridCol w:w="1842"/>
        <w:gridCol w:w="1276"/>
      </w:tblGrid>
      <w:tr w:rsidR="00E95841" w:rsidRPr="00A45D14" w14:paraId="5E3D4DAB" w14:textId="77777777" w:rsidTr="00C8596C">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1275" w:type="dxa"/>
          </w:tcPr>
          <w:p w14:paraId="21FF5FDB" w14:textId="697C846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25Capex</w:t>
            </w:r>
            <w:r w:rsidR="0065543A">
              <w:rPr>
                <w:rFonts w:ascii="楷体" w:eastAsia="楷体" w:hAnsi="楷体" w:hint="eastAsia"/>
                <w:sz w:val="21"/>
                <w:szCs w:val="21"/>
              </w:rPr>
              <w:t>（亿美元）</w:t>
            </w:r>
          </w:p>
        </w:tc>
        <w:tc>
          <w:tcPr>
            <w:tcW w:w="1701" w:type="dxa"/>
          </w:tcPr>
          <w:p w14:paraId="5D0D228F" w14:textId="1FEC7F32"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w:t>
            </w:r>
            <w:r w:rsidR="00C41E96">
              <w:rPr>
                <w:rFonts w:ascii="楷体" w:eastAsia="楷体" w:hAnsi="楷体" w:hint="eastAsia"/>
                <w:sz w:val="21"/>
                <w:szCs w:val="21"/>
              </w:rPr>
              <w:t>乐观估计</w:t>
            </w:r>
            <w:r w:rsidR="00C41E96">
              <w:rPr>
                <w:rFonts w:ascii="楷体" w:eastAsia="楷体" w:hAnsi="楷体" w:hint="eastAsia"/>
                <w:sz w:val="21"/>
                <w:szCs w:val="21"/>
              </w:rPr>
              <w:t>（亿美元）</w:t>
            </w:r>
          </w:p>
        </w:tc>
        <w:tc>
          <w:tcPr>
            <w:tcW w:w="1702"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27495A6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w:t>
            </w:r>
            <w:r w:rsidR="00C41E96">
              <w:rPr>
                <w:rFonts w:ascii="楷体" w:eastAsia="楷体" w:hAnsi="楷体" w:hint="eastAsia"/>
                <w:sz w:val="21"/>
                <w:szCs w:val="21"/>
              </w:rPr>
              <w:t>中性估计</w:t>
            </w:r>
            <w:r w:rsidR="00C41E96">
              <w:rPr>
                <w:rFonts w:ascii="楷体" w:eastAsia="楷体" w:hAnsi="楷体" w:hint="eastAsia"/>
                <w:sz w:val="21"/>
                <w:szCs w:val="21"/>
              </w:rPr>
              <w:t>（亿美元）</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rsidTr="00C8596C">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1275" w:type="dxa"/>
          </w:tcPr>
          <w:p w14:paraId="6401B7AC" w14:textId="6374D18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w:t>
            </w:r>
          </w:p>
        </w:tc>
        <w:tc>
          <w:tcPr>
            <w:tcW w:w="1701" w:type="dxa"/>
          </w:tcPr>
          <w:p w14:paraId="30F025D1" w14:textId="5CA2DF8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w:t>
            </w:r>
          </w:p>
        </w:tc>
        <w:tc>
          <w:tcPr>
            <w:tcW w:w="1702"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rsidTr="00C8596C">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1275" w:type="dxa"/>
          </w:tcPr>
          <w:p w14:paraId="2EF138FA" w14:textId="0F73D6A3"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w:t>
            </w:r>
          </w:p>
        </w:tc>
        <w:tc>
          <w:tcPr>
            <w:tcW w:w="1701" w:type="dxa"/>
          </w:tcPr>
          <w:p w14:paraId="77239972" w14:textId="550A65C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w:t>
            </w:r>
          </w:p>
        </w:tc>
        <w:tc>
          <w:tcPr>
            <w:tcW w:w="1702"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rsidTr="00C8596C">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1275" w:type="dxa"/>
          </w:tcPr>
          <w:p w14:paraId="005148C5" w14:textId="633412F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w:t>
            </w:r>
          </w:p>
        </w:tc>
        <w:tc>
          <w:tcPr>
            <w:tcW w:w="1701" w:type="dxa"/>
          </w:tcPr>
          <w:p w14:paraId="49614DDC" w14:textId="769EBB3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w:t>
            </w:r>
          </w:p>
        </w:tc>
        <w:tc>
          <w:tcPr>
            <w:tcW w:w="1702"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rsidTr="00C8596C">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1275" w:type="dxa"/>
          </w:tcPr>
          <w:p w14:paraId="07C6D1C8" w14:textId="4F268D7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w:t>
            </w:r>
          </w:p>
        </w:tc>
        <w:tc>
          <w:tcPr>
            <w:tcW w:w="1701" w:type="dxa"/>
          </w:tcPr>
          <w:p w14:paraId="716A89C5" w14:textId="4CFC8B7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w:t>
            </w:r>
          </w:p>
        </w:tc>
        <w:tc>
          <w:tcPr>
            <w:tcW w:w="1702"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rsidTr="00C8596C">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1275" w:type="dxa"/>
          </w:tcPr>
          <w:p w14:paraId="79577423" w14:textId="52CF274C"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w:t>
            </w:r>
          </w:p>
        </w:tc>
        <w:tc>
          <w:tcPr>
            <w:tcW w:w="1701" w:type="dxa"/>
          </w:tcPr>
          <w:p w14:paraId="2B0F6EC2" w14:textId="0BB95646"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w:t>
            </w:r>
          </w:p>
        </w:tc>
        <w:tc>
          <w:tcPr>
            <w:tcW w:w="1702"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5314亿</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682A6B01" w14:textId="2C5881A9" w:rsidR="0065543A" w:rsidRDefault="007D32CC" w:rsidP="0065543A">
      <w:pPr>
        <w:ind w:firstLineChars="200" w:firstLine="420"/>
        <w:rPr>
          <w:rFonts w:ascii="楷体" w:eastAsia="楷体" w:hAnsi="楷体"/>
          <w:sz w:val="21"/>
          <w:szCs w:val="16"/>
        </w:rPr>
      </w:pPr>
      <w:r w:rsidRPr="00396B2A">
        <w:rPr>
          <w:rFonts w:ascii="楷体" w:eastAsia="楷体" w:hAnsi="楷体" w:hint="eastAsia"/>
          <w:sz w:val="21"/>
          <w:szCs w:val="16"/>
        </w:rPr>
        <w:t>数据来源：长江证券，银河证券引trendforce</w:t>
      </w:r>
    </w:p>
    <w:p w14:paraId="41D1F788" w14:textId="2CE9AD0E" w:rsidR="00B44237" w:rsidRDefault="00B44237" w:rsidP="00B7083F">
      <w:pPr>
        <w:ind w:firstLineChars="200" w:firstLine="420"/>
        <w:jc w:val="center"/>
        <w:rPr>
          <w:ins w:id="113" w:author="Shiqing Tang" w:date="2026-06-01T12:30:00Z" w16du:dateUtc="2026-06-01T04:30:00Z"/>
          <w:rFonts w:ascii="楷体" w:eastAsia="楷体" w:hAnsi="楷体" w:hint="eastAsia"/>
          <w:sz w:val="21"/>
          <w:szCs w:val="16"/>
        </w:rPr>
      </w:pPr>
      <w:r>
        <w:rPr>
          <w:rFonts w:ascii="楷体" w:eastAsia="楷体" w:hAnsi="楷体" w:hint="eastAsia"/>
          <w:sz w:val="21"/>
          <w:szCs w:val="16"/>
        </w:rPr>
        <w:t>表：</w:t>
      </w:r>
      <w:r w:rsidRPr="00396B2A">
        <w:rPr>
          <w:rFonts w:ascii="楷体" w:eastAsia="楷体" w:hAnsi="楷体" w:hint="eastAsia"/>
          <w:noProof/>
          <w:sz w:val="21"/>
          <w:szCs w:val="16"/>
        </w:rPr>
        <w:drawing>
          <wp:anchor distT="0" distB="0" distL="114300" distR="114300" simplePos="0" relativeHeight="251658240" behindDoc="0" locked="0" layoutInCell="1" allowOverlap="1" wp14:anchorId="20D8FEF2" wp14:editId="23058C09">
            <wp:simplePos x="0" y="0"/>
            <wp:positionH relativeFrom="column">
              <wp:posOffset>-198120</wp:posOffset>
            </wp:positionH>
            <wp:positionV relativeFrom="paragraph">
              <wp:posOffset>287655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Pr>
          <w:rFonts w:ascii="楷体" w:eastAsia="楷体" w:hAnsi="楷体" w:hint="eastAsia"/>
          <w:sz w:val="21"/>
          <w:szCs w:val="16"/>
        </w:rPr>
        <w:t>2023-202</w:t>
      </w:r>
      <w:r w:rsidR="00B7083F">
        <w:rPr>
          <w:rFonts w:ascii="楷体" w:eastAsia="楷体" w:hAnsi="楷体" w:hint="eastAsia"/>
          <w:sz w:val="21"/>
          <w:szCs w:val="16"/>
        </w:rPr>
        <w:t>5</w:t>
      </w:r>
      <w:r>
        <w:rPr>
          <w:rFonts w:ascii="楷体" w:eastAsia="楷体" w:hAnsi="楷体" w:hint="eastAsia"/>
          <w:sz w:val="21"/>
          <w:szCs w:val="16"/>
        </w:rPr>
        <w:t>年全球九大云服务商Capex</w:t>
      </w:r>
      <w:r w:rsidR="00B7083F">
        <w:rPr>
          <w:rFonts w:ascii="楷体" w:eastAsia="楷体" w:hAnsi="楷体" w:hint="eastAsia"/>
          <w:sz w:val="21"/>
          <w:szCs w:val="16"/>
        </w:rPr>
        <w:t>纪录及2026预期（十亿美元）</w:t>
      </w:r>
    </w:p>
    <w:p w14:paraId="1C6858B2" w14:textId="19C5952C" w:rsidR="007D52B6" w:rsidRPr="00547A82" w:rsidRDefault="00B7083F" w:rsidP="005D1FAB">
      <w:pPr>
        <w:rPr>
          <w:rFonts w:ascii="楷体" w:eastAsia="楷体" w:hAnsi="楷体" w:hint="eastAsia"/>
          <w:szCs w:val="22"/>
        </w:rPr>
      </w:pPr>
      <w:r>
        <w:rPr>
          <w:rFonts w:ascii="楷体" w:eastAsia="楷体" w:hAnsi="楷体" w:hint="eastAsia"/>
          <w:sz w:val="21"/>
          <w:szCs w:val="16"/>
        </w:rPr>
        <w:t>数据来源</w:t>
      </w:r>
      <w:r w:rsidR="006A1EDB">
        <w:rPr>
          <w:rFonts w:ascii="楷体" w:eastAsia="楷体" w:hAnsi="楷体" w:hint="eastAsia"/>
          <w:sz w:val="21"/>
          <w:szCs w:val="16"/>
        </w:rPr>
        <w:t>：trendforce</w:t>
      </w:r>
    </w:p>
    <w:p w14:paraId="3644E68C" w14:textId="0A547459" w:rsidR="00E95841" w:rsidRPr="00396B2A" w:rsidRDefault="00CA16CA">
      <w:pPr>
        <w:ind w:firstLineChars="200" w:firstLine="420"/>
        <w:jc w:val="center"/>
        <w:rPr>
          <w:rFonts w:ascii="楷体" w:eastAsia="楷体" w:hAnsi="楷体" w:hint="eastAsia"/>
          <w:sz w:val="16"/>
          <w:szCs w:val="16"/>
        </w:rPr>
      </w:pPr>
      <w:r w:rsidRPr="00396B2A">
        <w:rPr>
          <w:rFonts w:ascii="楷体" w:eastAsia="楷体" w:hAnsi="楷体" w:hint="eastAsia"/>
          <w:sz w:val="21"/>
          <w:szCs w:val="16"/>
        </w:rPr>
        <w:t>表：2026年海外</w:t>
      </w:r>
      <w:r w:rsidR="00F027CE" w:rsidRPr="00396B2A">
        <w:rPr>
          <w:rFonts w:ascii="楷体" w:eastAsia="楷体" w:hAnsi="楷体" w:hint="eastAsia"/>
          <w:sz w:val="21"/>
          <w:szCs w:val="16"/>
        </w:rPr>
        <w:t>九</w:t>
      </w:r>
      <w:r w:rsidRPr="00396B2A">
        <w:rPr>
          <w:rFonts w:ascii="楷体" w:eastAsia="楷体" w:hAnsi="楷体" w:hint="eastAsia"/>
          <w:sz w:val="21"/>
          <w:szCs w:val="16"/>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1476"/>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6C3683D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CB3D7A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14"/>
            <w:r w:rsidRPr="00A45D14">
              <w:rPr>
                <w:rFonts w:ascii="楷体" w:eastAsia="楷体" w:hAnsi="楷体" w:cs="宋体"/>
                <w:kern w:val="0"/>
                <w:sz w:val="21"/>
                <w:szCs w:val="21"/>
                <w14:ligatures w14:val="none"/>
              </w:rPr>
              <w:lastRenderedPageBreak/>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commentRangeEnd w:id="114"/>
            <w:r w:rsidR="0069280A" w:rsidRPr="00A45D14">
              <w:rPr>
                <w:rStyle w:val="af6"/>
                <w:rFonts w:ascii="楷体" w:eastAsia="楷体" w:hAnsi="楷体" w:cs="宋体" w:hint="eastAsia"/>
                <w:kern w:val="0"/>
                <w14:ligatures w14:val="none"/>
              </w:rPr>
              <w:commentReference w:id="114"/>
            </w:r>
          </w:p>
        </w:tc>
      </w:tr>
      <w:tr w:rsidR="005938E7" w:rsidRPr="00A45D14" w14:paraId="414DE032"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15"/>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70AD47" w:themeFill="accent6"/>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commentRangeEnd w:id="115"/>
            <w:r w:rsidR="0069280A" w:rsidRPr="00A45D14">
              <w:rPr>
                <w:rStyle w:val="af6"/>
                <w:rFonts w:ascii="楷体" w:eastAsia="楷体" w:hAnsi="楷体" w:cs="宋体" w:hint="eastAsia"/>
                <w:kern w:val="0"/>
                <w14:ligatures w14:val="none"/>
              </w:rPr>
              <w:commentReference w:id="115"/>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32E8911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LightCounting测算系数</w:t>
            </w:r>
            <w:ins w:id="116" w:author="Shiqing Tang" w:date="2026-06-01T12:37:00Z" w16du:dateUtc="2026-06-01T04:37:00Z">
              <w:r w:rsidR="0069280A">
                <w:rPr>
                  <w:rFonts w:ascii="楷体" w:eastAsia="楷体" w:hAnsi="楷体" w:cs="宋体" w:hint="eastAsia"/>
                  <w:kern w:val="0"/>
                  <w:sz w:val="21"/>
                  <w:szCs w:val="21"/>
                  <w14:ligatures w14:val="none"/>
                </w:rPr>
                <w:t>测算的什么系数</w:t>
              </w:r>
            </w:ins>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1" w:type="dxa"/>
            <w:tcBorders>
              <w:top w:val="nil"/>
              <w:left w:val="nil"/>
              <w:bottom w:val="nil"/>
              <w:right w:val="single" w:sz="4" w:space="0" w:color="auto"/>
            </w:tcBorders>
            <w:shd w:val="clear" w:color="auto" w:fill="70AD47" w:themeFill="accent6"/>
            <w:noWrap/>
            <w:vAlign w:val="bottom"/>
            <w:hideMark/>
          </w:tcPr>
          <w:p w14:paraId="6D9E7B7D"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258.85</w:t>
            </w:r>
          </w:p>
        </w:tc>
      </w:tr>
      <w:tr w:rsidR="005938E7" w:rsidRPr="00A45D14" w14:paraId="309830E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02A51B0B" w14:textId="03D8886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四大云</w:t>
            </w:r>
            <w:ins w:id="117" w:author="Shiqing Tang" w:date="2026-06-01T12:38:00Z" w16du:dateUtc="2026-06-01T04:38:00Z">
              <w:r w:rsidR="0069280A">
                <w:rPr>
                  <w:rFonts w:ascii="楷体" w:eastAsia="楷体" w:hAnsi="楷体" w:cs="宋体" w:hint="eastAsia"/>
                  <w:kern w:val="0"/>
                  <w:sz w:val="21"/>
                  <w:szCs w:val="21"/>
                  <w14:ligatures w14:val="none"/>
                </w:rPr>
                <w:t>的什么</w:t>
              </w:r>
            </w:ins>
            <w:r w:rsidRPr="00A45D14">
              <w:rPr>
                <w:rFonts w:ascii="楷体" w:eastAsia="楷体" w:hAnsi="楷体" w:cs="宋体"/>
                <w:kern w:val="0"/>
                <w:sz w:val="21"/>
                <w:szCs w:val="21"/>
                <w14:ligatures w14:val="none"/>
              </w:rPr>
              <w:t>占全球比例约：</w:t>
            </w:r>
          </w:p>
        </w:tc>
        <w:tc>
          <w:tcPr>
            <w:tcW w:w="1134" w:type="dxa"/>
            <w:tcBorders>
              <w:top w:val="nil"/>
              <w:left w:val="nil"/>
              <w:bottom w:val="single" w:sz="4" w:space="0" w:color="auto"/>
              <w:right w:val="nil"/>
            </w:tcBorders>
            <w:noWrap/>
            <w:vAlign w:val="bottom"/>
            <w:hideMark/>
          </w:tcPr>
          <w:p w14:paraId="130B375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80%</w:t>
            </w:r>
          </w:p>
        </w:tc>
        <w:tc>
          <w:tcPr>
            <w:tcW w:w="1134" w:type="dxa"/>
            <w:tcBorders>
              <w:top w:val="single" w:sz="4" w:space="0" w:color="auto"/>
              <w:left w:val="single" w:sz="4" w:space="0" w:color="auto"/>
              <w:bottom w:val="nil"/>
              <w:right w:val="nil"/>
            </w:tcBorders>
            <w:noWrap/>
            <w:vAlign w:val="bottom"/>
            <w:hideMark/>
          </w:tcPr>
          <w:p w14:paraId="3055A20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nil"/>
              <w:right w:val="nil"/>
            </w:tcBorders>
            <w:noWrap/>
            <w:vAlign w:val="bottom"/>
            <w:hideMark/>
          </w:tcPr>
          <w:p w14:paraId="6035A63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993" w:type="dxa"/>
            <w:tcBorders>
              <w:top w:val="single" w:sz="4" w:space="0" w:color="auto"/>
              <w:left w:val="nil"/>
              <w:bottom w:val="nil"/>
              <w:right w:val="nil"/>
            </w:tcBorders>
            <w:noWrap/>
            <w:vAlign w:val="bottom"/>
            <w:hideMark/>
          </w:tcPr>
          <w:p w14:paraId="05370E6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0" w:type="dxa"/>
            <w:tcBorders>
              <w:top w:val="single" w:sz="4" w:space="0" w:color="auto"/>
              <w:left w:val="nil"/>
              <w:bottom w:val="nil"/>
              <w:right w:val="nil"/>
            </w:tcBorders>
            <w:noWrap/>
            <w:vAlign w:val="bottom"/>
            <w:hideMark/>
          </w:tcPr>
          <w:p w14:paraId="2C3097F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1" w:type="dxa"/>
            <w:tcBorders>
              <w:top w:val="single" w:sz="4" w:space="0" w:color="auto"/>
              <w:left w:val="nil"/>
              <w:bottom w:val="nil"/>
              <w:right w:val="nil"/>
            </w:tcBorders>
            <w:noWrap/>
            <w:vAlign w:val="bottom"/>
            <w:hideMark/>
          </w:tcPr>
          <w:p w14:paraId="5F4336B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r>
      <w:tr w:rsidR="005938E7" w:rsidRPr="00A45D14" w14:paraId="158D0BEE"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999D162" w14:textId="50C33791"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全球</w:t>
            </w:r>
            <w:ins w:id="118" w:author="Shiqing Tang" w:date="2026-06-01T12:38:00Z" w16du:dateUtc="2026-06-01T04:38:00Z">
              <w:r w:rsidR="0069280A">
                <w:rPr>
                  <w:rFonts w:ascii="楷体" w:eastAsia="楷体" w:hAnsi="楷体" w:cs="宋体" w:hint="eastAsia"/>
                  <w:kern w:val="0"/>
                  <w:sz w:val="21"/>
                  <w:szCs w:val="21"/>
                  <w14:ligatures w14:val="none"/>
                </w:rPr>
                <w:t>什么东西</w:t>
              </w:r>
            </w:ins>
            <w:r w:rsidRPr="00A45D14">
              <w:rPr>
                <w:rFonts w:ascii="楷体" w:eastAsia="楷体" w:hAnsi="楷体" w:cs="宋体"/>
                <w:kern w:val="0"/>
                <w:sz w:val="21"/>
                <w:szCs w:val="21"/>
                <w14:ligatures w14:val="none"/>
              </w:rPr>
              <w:t>市场份额测算（亿美元）</w:t>
            </w:r>
          </w:p>
        </w:tc>
        <w:tc>
          <w:tcPr>
            <w:tcW w:w="1134" w:type="dxa"/>
            <w:tcBorders>
              <w:top w:val="nil"/>
              <w:left w:val="nil"/>
              <w:bottom w:val="single" w:sz="4" w:space="0" w:color="auto"/>
              <w:right w:val="nil"/>
            </w:tcBorders>
            <w:shd w:val="clear" w:color="auto" w:fill="70AD47" w:themeFill="accent6"/>
            <w:noWrap/>
            <w:vAlign w:val="bottom"/>
            <w:hideMark/>
          </w:tcPr>
          <w:p w14:paraId="7D027BE8" w14:textId="3EC6679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263.2</w:t>
            </w:r>
            <w:r w:rsidR="0018028F" w:rsidRPr="00A45D14">
              <w:rPr>
                <w:rFonts w:ascii="楷体" w:eastAsia="楷体" w:hAnsi="楷体" w:cs="宋体" w:hint="eastAsia"/>
                <w:kern w:val="0"/>
                <w:sz w:val="21"/>
                <w:szCs w:val="21"/>
                <w14:ligatures w14:val="none"/>
              </w:rPr>
              <w:t>7</w:t>
            </w:r>
          </w:p>
        </w:tc>
        <w:tc>
          <w:tcPr>
            <w:tcW w:w="1134" w:type="dxa"/>
            <w:tcBorders>
              <w:top w:val="nil"/>
              <w:left w:val="single" w:sz="4" w:space="0" w:color="auto"/>
              <w:bottom w:val="nil"/>
              <w:right w:val="nil"/>
            </w:tcBorders>
            <w:noWrap/>
            <w:vAlign w:val="bottom"/>
            <w:hideMark/>
          </w:tcPr>
          <w:p w14:paraId="6358754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nil"/>
              <w:left w:val="nil"/>
              <w:bottom w:val="nil"/>
              <w:right w:val="nil"/>
            </w:tcBorders>
            <w:noWrap/>
            <w:vAlign w:val="bottom"/>
            <w:hideMark/>
          </w:tcPr>
          <w:p w14:paraId="53982AB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p>
        </w:tc>
        <w:tc>
          <w:tcPr>
            <w:tcW w:w="993" w:type="dxa"/>
            <w:tcBorders>
              <w:top w:val="nil"/>
              <w:left w:val="nil"/>
              <w:bottom w:val="nil"/>
              <w:right w:val="nil"/>
            </w:tcBorders>
            <w:noWrap/>
            <w:vAlign w:val="bottom"/>
            <w:hideMark/>
          </w:tcPr>
          <w:p w14:paraId="0FAA927C"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0" w:type="dxa"/>
            <w:tcBorders>
              <w:top w:val="nil"/>
              <w:left w:val="nil"/>
              <w:bottom w:val="nil"/>
              <w:right w:val="nil"/>
            </w:tcBorders>
            <w:noWrap/>
            <w:vAlign w:val="bottom"/>
            <w:hideMark/>
          </w:tcPr>
          <w:p w14:paraId="1DC24BC8"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1" w:type="dxa"/>
            <w:tcBorders>
              <w:top w:val="nil"/>
              <w:left w:val="nil"/>
              <w:bottom w:val="nil"/>
              <w:right w:val="nil"/>
            </w:tcBorders>
            <w:noWrap/>
            <w:vAlign w:val="bottom"/>
            <w:hideMark/>
          </w:tcPr>
          <w:p w14:paraId="41E1FBFE"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r>
    </w:tbl>
    <w:p w14:paraId="721F416D" w14:textId="1DC63D9C" w:rsidR="0069280A" w:rsidRDefault="0069280A">
      <w:pPr>
        <w:rPr>
          <w:ins w:id="119" w:author="Shiqing Tang" w:date="2026-06-01T12:38:00Z" w16du:dateUtc="2026-06-01T04:38:00Z"/>
          <w:rFonts w:ascii="楷体" w:eastAsia="楷体" w:hAnsi="楷体" w:hint="eastAsia"/>
          <w:sz w:val="21"/>
          <w:szCs w:val="16"/>
        </w:rPr>
      </w:pPr>
      <w:ins w:id="120" w:author="Shiqing Tang" w:date="2026-06-01T12:38:00Z" w16du:dateUtc="2026-06-01T04:38:00Z">
        <w:r>
          <w:rPr>
            <w:rFonts w:ascii="楷体" w:eastAsia="楷体" w:hAnsi="楷体" w:hint="eastAsia"/>
            <w:sz w:val="21"/>
            <w:szCs w:val="16"/>
          </w:rPr>
          <w:t xml:space="preserve">最后两排表格补全 </w:t>
        </w:r>
      </w:ins>
    </w:p>
    <w:p w14:paraId="70A1693A" w14:textId="22856277"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数据来源：kimi，gemini，lightCounting</w:t>
      </w:r>
      <w:r w:rsidR="007C4DFB" w:rsidRPr="00396B2A">
        <w:rPr>
          <w:rFonts w:ascii="楷体" w:eastAsia="楷体" w:hAnsi="楷体" w:hint="eastAsia"/>
          <w:sz w:val="21"/>
          <w:szCs w:val="16"/>
        </w:rPr>
        <w:t>，trendforce，BofA</w:t>
      </w:r>
    </w:p>
    <w:p w14:paraId="1E9CAD37" w14:textId="40471208" w:rsidR="00A056C0" w:rsidRPr="00396B2A" w:rsidRDefault="00BF5047">
      <w:pPr>
        <w:rPr>
          <w:rFonts w:ascii="楷体" w:eastAsia="楷体" w:hAnsi="楷体" w:hint="eastAsia"/>
          <w:sz w:val="16"/>
          <w:szCs w:val="16"/>
        </w:rPr>
      </w:pPr>
      <w:r w:rsidRPr="00396B2A">
        <w:rPr>
          <w:rFonts w:ascii="楷体" w:eastAsia="楷体" w:hAnsi="楷体" w:hint="eastAsia"/>
          <w:sz w:val="21"/>
          <w:szCs w:val="16"/>
        </w:rPr>
        <w:t>注：光模块和LightCounting系数口径（口径1）应只包含光模块以及光器件。广义光通信占比（口径2）</w:t>
      </w:r>
      <w:r w:rsidRPr="00396B2A">
        <w:rPr>
          <w:rFonts w:ascii="楷体" w:eastAsia="楷体" w:hAnsi="楷体"/>
          <w:sz w:val="21"/>
          <w:szCs w:val="16"/>
        </w:rPr>
        <w:t>可能包含光纤缆、交换机、光</w:t>
      </w:r>
      <w:r w:rsidR="00D800EE" w:rsidRPr="00396B2A">
        <w:rPr>
          <w:rFonts w:ascii="楷体" w:eastAsia="楷体" w:hAnsi="楷体" w:hint="eastAsia"/>
          <w:sz w:val="21"/>
          <w:szCs w:val="16"/>
        </w:rPr>
        <w:t>芯片、无源器件</w:t>
      </w:r>
      <w:r w:rsidRPr="00396B2A">
        <w:rPr>
          <w:rFonts w:ascii="楷体" w:eastAsia="楷体" w:hAnsi="楷体"/>
          <w:sz w:val="21"/>
          <w:szCs w:val="16"/>
        </w:rPr>
        <w:t>、</w:t>
      </w:r>
      <w:r w:rsidR="002B5DB6" w:rsidRPr="00396B2A">
        <w:rPr>
          <w:rFonts w:ascii="楷体" w:eastAsia="楷体" w:hAnsi="楷体" w:hint="eastAsia"/>
          <w:sz w:val="21"/>
          <w:szCs w:val="16"/>
        </w:rPr>
        <w:t>其他设备，工程服务</w:t>
      </w:r>
      <w:r w:rsidRPr="00396B2A">
        <w:rPr>
          <w:rFonts w:ascii="楷体" w:eastAsia="楷体" w:hAnsi="楷体"/>
          <w:sz w:val="21"/>
          <w:szCs w:val="16"/>
        </w:rPr>
        <w:t>等更广泛的"光互联"资本化投入</w:t>
      </w:r>
      <w:r w:rsidRPr="00396B2A">
        <w:rPr>
          <w:rFonts w:ascii="楷体" w:eastAsia="楷体" w:hAnsi="楷体" w:hint="eastAsia"/>
          <w:sz w:val="21"/>
          <w:szCs w:val="16"/>
        </w:rPr>
        <w:t>。</w:t>
      </w:r>
    </w:p>
    <w:p w14:paraId="5A0B4BA1" w14:textId="244D946A" w:rsidR="00E95841" w:rsidRPr="00396B2A" w:rsidRDefault="00674EB7" w:rsidP="004A1FA4">
      <w:pPr>
        <w:pStyle w:val="2"/>
        <w:rPr>
          <w:rFonts w:hint="eastAsia"/>
          <w:color w:val="auto"/>
        </w:rPr>
      </w:pPr>
      <w:bookmarkStart w:id="121" w:name="_Toc231143519"/>
      <w:bookmarkStart w:id="122" w:name="_Toc231144049"/>
      <w:r w:rsidRPr="00396B2A">
        <w:rPr>
          <w:rFonts w:ascii="楷体" w:eastAsia="楷体" w:hAnsi="楷体" w:cs="Times New Roman"/>
          <w:b/>
          <w:color w:val="auto"/>
          <w:sz w:val="32"/>
        </w:rPr>
        <w:t>3.</w:t>
      </w:r>
      <w:r w:rsidR="004A1FA4" w:rsidRPr="00396B2A">
        <w:rPr>
          <w:rFonts w:ascii="楷体" w:eastAsia="楷体" w:hAnsi="楷体" w:cs="Times New Roman" w:hint="eastAsia"/>
          <w:b/>
          <w:color w:val="auto"/>
          <w:sz w:val="32"/>
        </w:rPr>
        <w:t xml:space="preserve">3 </w:t>
      </w:r>
      <w:r w:rsidRPr="00396B2A">
        <w:rPr>
          <w:rFonts w:ascii="楷体" w:eastAsia="楷体" w:hAnsi="楷体" w:hint="eastAsia"/>
          <w:b/>
          <w:color w:val="auto"/>
          <w:sz w:val="32"/>
        </w:rPr>
        <w:t>供给侧</w:t>
      </w:r>
      <w:bookmarkEnd w:id="121"/>
      <w:bookmarkEnd w:id="122"/>
      <w:ins w:id="123" w:author="Shiqing Tang" w:date="2026-06-01T12:46:00Z" w16du:dateUtc="2026-06-01T04:46:00Z">
        <w:r w:rsidR="00D00C25">
          <w:rPr>
            <w:rFonts w:ascii="楷体" w:eastAsia="楷体" w:hAnsi="楷体" w:hint="eastAsia"/>
            <w:b/>
            <w:color w:val="auto"/>
            <w:sz w:val="32"/>
          </w:rPr>
          <w:t>：一句话结论</w:t>
        </w:r>
      </w:ins>
    </w:p>
    <w:p w14:paraId="7E61434A" w14:textId="496C3EA7" w:rsidR="00E95841" w:rsidRDefault="00674EB7" w:rsidP="004A1FA4">
      <w:pPr>
        <w:pStyle w:val="3"/>
        <w:rPr>
          <w:ins w:id="124" w:author="Shiqing Tang" w:date="2026-06-01T12:46:00Z" w16du:dateUtc="2026-06-01T04:46:00Z"/>
          <w:rFonts w:ascii="楷体" w:eastAsia="楷体" w:hAnsi="楷体" w:hint="eastAsia"/>
          <w:b/>
          <w:color w:val="auto"/>
          <w:sz w:val="30"/>
        </w:rPr>
      </w:pPr>
      <w:r w:rsidRPr="00396B2A">
        <w:rPr>
          <w:rFonts w:ascii="楷体" w:eastAsia="楷体" w:hAnsi="楷体" w:cs="Times New Roman"/>
          <w:b/>
          <w:color w:val="auto"/>
          <w:sz w:val="30"/>
        </w:rPr>
        <w:t>3.</w:t>
      </w:r>
      <w:r w:rsidR="004A1FA4" w:rsidRPr="00396B2A">
        <w:rPr>
          <w:rFonts w:ascii="楷体" w:eastAsia="楷体" w:hAnsi="楷体" w:cs="Times New Roman" w:hint="eastAsia"/>
          <w:b/>
          <w:color w:val="auto"/>
          <w:sz w:val="30"/>
        </w:rPr>
        <w:t>3.1</w:t>
      </w:r>
      <w:r w:rsidRPr="00396B2A">
        <w:rPr>
          <w:rFonts w:ascii="楷体" w:eastAsia="楷体" w:hAnsi="楷体" w:hint="eastAsia"/>
          <w:b/>
          <w:color w:val="auto"/>
          <w:sz w:val="30"/>
        </w:rPr>
        <w:t>竞争格局良好</w:t>
      </w:r>
    </w:p>
    <w:p w14:paraId="7FCB29A4" w14:textId="23645355" w:rsidR="00D00C25" w:rsidRDefault="00D00C25" w:rsidP="00D00C25">
      <w:pPr>
        <w:rPr>
          <w:ins w:id="125" w:author="Shiqing Tang" w:date="2026-06-01T12:48:00Z" w16du:dateUtc="2026-06-01T04:48:00Z"/>
          <w:rFonts w:hint="eastAsia"/>
        </w:rPr>
      </w:pPr>
      <w:ins w:id="126" w:author="Shiqing Tang" w:date="2026-06-01T12:46:00Z" w16du:dateUtc="2026-06-01T04:46:00Z">
        <w:r>
          <w:rPr>
            <w:rFonts w:hint="eastAsia"/>
          </w:rPr>
          <w:t>光通信行业不只光模块，但</w:t>
        </w:r>
      </w:ins>
      <w:ins w:id="127" w:author="Shiqing Tang" w:date="2026-06-01T12:47:00Z" w16du:dateUtc="2026-06-01T04:47:00Z">
        <w:r>
          <w:rPr>
            <w:rFonts w:hint="eastAsia"/>
          </w:rPr>
          <w:t>部分只用了光模块的数据</w:t>
        </w:r>
      </w:ins>
      <w:ins w:id="128" w:author="Shiqing Tang" w:date="2026-06-01T12:48:00Z" w16du:dateUtc="2026-06-01T04:48:00Z">
        <w:r>
          <w:rPr>
            <w:rFonts w:hint="eastAsia"/>
          </w:rPr>
          <w:t>，是否以偏概全？是否需要添加其他行业的数据？</w:t>
        </w:r>
      </w:ins>
    </w:p>
    <w:p w14:paraId="304B8D02" w14:textId="77777777" w:rsidR="00D00C25" w:rsidRPr="00D00C25" w:rsidRDefault="00D00C25">
      <w:pPr>
        <w:rPr>
          <w:rFonts w:hint="eastAsia"/>
        </w:rPr>
        <w:pPrChange w:id="129" w:author="Shiqing Tang" w:date="2026-06-01T12:46:00Z" w16du:dateUtc="2026-06-01T04:46:00Z">
          <w:pPr>
            <w:pStyle w:val="3"/>
          </w:pPr>
        </w:pPrChange>
      </w:pPr>
    </w:p>
    <w:p w14:paraId="745F6BFC" w14:textId="234A4F45"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表，2026全速率</w:t>
      </w:r>
      <w:r w:rsidR="00951708" w:rsidRPr="00396B2A">
        <w:rPr>
          <w:rFonts w:ascii="楷体" w:eastAsia="楷体" w:hAnsi="楷体" w:hint="eastAsia"/>
          <w:sz w:val="21"/>
          <w:szCs w:val="16"/>
        </w:rPr>
        <w:t>（包括高速率到低速率）</w:t>
      </w:r>
      <w:r w:rsidRPr="00396B2A">
        <w:rPr>
          <w:rFonts w:ascii="楷体" w:eastAsia="楷体" w:hAnsi="楷体" w:hint="eastAsia"/>
          <w:sz w:val="21"/>
          <w:szCs w:val="16"/>
        </w:rPr>
        <w:t>光模块</w:t>
      </w:r>
      <w:r w:rsidR="00974A9A">
        <w:rPr>
          <w:rFonts w:ascii="楷体" w:eastAsia="楷体" w:hAnsi="楷体" w:hint="eastAsia"/>
          <w:sz w:val="21"/>
          <w:szCs w:val="16"/>
        </w:rPr>
        <w:t>全球</w:t>
      </w:r>
      <w:r w:rsidRPr="00396B2A">
        <w:rPr>
          <w:rFonts w:ascii="楷体" w:eastAsia="楷体" w:hAnsi="楷体" w:hint="eastAsia"/>
          <w:sz w:val="21"/>
          <w:szCs w:val="16"/>
        </w:rPr>
        <w:t>CR5</w:t>
      </w:r>
      <w:r w:rsidR="003C3384">
        <w:rPr>
          <w:rFonts w:ascii="楷体" w:eastAsia="楷体" w:hAnsi="楷体" w:hint="eastAsia"/>
          <w:sz w:val="21"/>
          <w:szCs w:val="16"/>
        </w:rPr>
        <w:t>测算</w:t>
      </w:r>
    </w:p>
    <w:tbl>
      <w:tblPr>
        <w:tblStyle w:val="ab"/>
        <w:tblW w:w="9937" w:type="dxa"/>
        <w:tblInd w:w="-856" w:type="dxa"/>
        <w:tblLook w:val="04A0" w:firstRow="1" w:lastRow="0" w:firstColumn="1" w:lastColumn="0" w:noHBand="0" w:noVBand="1"/>
      </w:tblPr>
      <w:tblGrid>
        <w:gridCol w:w="2978"/>
        <w:gridCol w:w="1134"/>
        <w:gridCol w:w="1046"/>
        <w:gridCol w:w="1182"/>
        <w:gridCol w:w="951"/>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6FCC38A5" w:rsidR="00E95841" w:rsidRPr="0043739B" w:rsidRDefault="00FC3F2B">
            <w:pPr>
              <w:spacing w:after="0" w:line="240" w:lineRule="auto"/>
              <w:rPr>
                <w:rFonts w:ascii="楷体" w:eastAsia="楷体" w:hAnsi="楷体" w:hint="eastAsia"/>
                <w:sz w:val="21"/>
                <w:szCs w:val="21"/>
              </w:rPr>
            </w:pPr>
            <w:r w:rsidRPr="0043739B">
              <w:rPr>
                <w:rFonts w:ascii="楷体" w:eastAsia="楷体" w:hAnsi="楷体" w:hint="eastAsia"/>
                <w:sz w:val="21"/>
                <w:szCs w:val="21"/>
              </w:rPr>
              <w:t>L</w:t>
            </w:r>
            <w:r w:rsidR="00CA16CA" w:rsidRPr="0043739B">
              <w:rPr>
                <w:rFonts w:ascii="楷体" w:eastAsia="楷体" w:hAnsi="楷体"/>
                <w:sz w:val="21"/>
                <w:szCs w:val="21"/>
              </w:rPr>
              <w:t>umentum</w:t>
            </w:r>
          </w:p>
        </w:tc>
        <w:tc>
          <w:tcPr>
            <w:tcW w:w="815" w:type="dxa"/>
            <w:noWrap/>
          </w:tcPr>
          <w:p w14:paraId="363EDD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Finisar</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4C59407C" w14:textId="65D21724" w:rsidR="0069280A" w:rsidRDefault="0069280A">
      <w:pPr>
        <w:rPr>
          <w:rFonts w:ascii="楷体" w:eastAsia="楷体" w:hAnsi="楷体" w:hint="eastAsia"/>
          <w:sz w:val="21"/>
          <w:szCs w:val="16"/>
        </w:rPr>
        <w:pPrChange w:id="130" w:author="Shiqing Tang" w:date="2026-06-01T12:43:00Z" w16du:dateUtc="2026-06-01T04:43:00Z">
          <w:pPr>
            <w:jc w:val="center"/>
          </w:pPr>
        </w:pPrChange>
      </w:pPr>
      <w:commentRangeStart w:id="131"/>
      <w:r>
        <w:rPr>
          <w:rFonts w:ascii="楷体" w:eastAsia="楷体" w:hAnsi="楷体" w:hint="eastAsia"/>
          <w:sz w:val="21"/>
          <w:szCs w:val="16"/>
        </w:rPr>
        <w:t>数据来源：</w:t>
      </w:r>
      <w:commentRangeEnd w:id="131"/>
      <w:r w:rsidR="000323A8">
        <w:rPr>
          <w:rStyle w:val="af6"/>
          <w:rFonts w:ascii="楷体" w:eastAsia="楷体" w:hAnsi="楷体" w:hint="eastAsia"/>
          <w:szCs w:val="16"/>
        </w:rPr>
        <w:commentReference w:id="131"/>
      </w:r>
      <w:r w:rsidR="005F493C">
        <w:rPr>
          <w:rFonts w:ascii="楷体" w:eastAsia="楷体" w:hAnsi="楷体" w:hint="eastAsia"/>
          <w:sz w:val="21"/>
          <w:szCs w:val="16"/>
        </w:rPr>
        <w:t>lightcounting，</w:t>
      </w:r>
      <w:r w:rsidR="003C3384">
        <w:rPr>
          <w:rFonts w:ascii="楷体" w:eastAsia="楷体" w:hAnsi="楷体" w:hint="eastAsia"/>
          <w:sz w:val="21"/>
          <w:szCs w:val="16"/>
        </w:rPr>
        <w:t>kimi，gemini整理</w:t>
      </w:r>
    </w:p>
    <w:p w14:paraId="013E28B0" w14:textId="13C4D1FC"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FC3F2B">
        <w:rPr>
          <w:rFonts w:ascii="楷体" w:eastAsia="楷体" w:hAnsi="楷体" w:hint="eastAsia"/>
          <w:sz w:val="21"/>
          <w:szCs w:val="16"/>
        </w:rPr>
        <w:t>2026年</w:t>
      </w:r>
      <w:r w:rsidRPr="00396B2A">
        <w:rPr>
          <w:rFonts w:ascii="楷体" w:eastAsia="楷体" w:hAnsi="楷体" w:hint="eastAsia"/>
          <w:sz w:val="21"/>
          <w:szCs w:val="16"/>
        </w:rPr>
        <w:t>高速率（800G+）</w:t>
      </w:r>
      <w:r w:rsidR="00FC3F2B">
        <w:rPr>
          <w:rFonts w:ascii="楷体" w:eastAsia="楷体" w:hAnsi="楷体" w:hint="eastAsia"/>
          <w:sz w:val="21"/>
          <w:szCs w:val="16"/>
        </w:rPr>
        <w:t>全球</w:t>
      </w:r>
      <w:r w:rsidRPr="00396B2A">
        <w:rPr>
          <w:rFonts w:ascii="楷体" w:eastAsia="楷体" w:hAnsi="楷体" w:hint="eastAsia"/>
          <w:sz w:val="21"/>
          <w:szCs w:val="16"/>
        </w:rPr>
        <w:t xml:space="preserve">CR5 </w:t>
      </w:r>
      <w:r w:rsidR="003C3384">
        <w:rPr>
          <w:rFonts w:ascii="楷体" w:eastAsia="楷体" w:hAnsi="楷体" w:hint="eastAsia"/>
          <w:sz w:val="21"/>
          <w:szCs w:val="16"/>
        </w:rPr>
        <w:t>测算</w:t>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Coherent</w:t>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r w:rsidR="00396B2A" w:rsidRPr="0043739B" w14:paraId="530B2B10" w14:textId="77777777">
        <w:trPr>
          <w:trHeight w:val="285"/>
        </w:trPr>
        <w:tc>
          <w:tcPr>
            <w:tcW w:w="2690" w:type="dxa"/>
            <w:noWrap/>
          </w:tcPr>
          <w:p w14:paraId="2A34A1F0" w14:textId="318CE622"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67B1563B"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3E268E53"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276F564"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w:t>
            </w:r>
            <w:r w:rsidR="0044789F">
              <w:rPr>
                <w:rFonts w:ascii="楷体" w:eastAsia="楷体" w:hAnsi="楷体" w:hint="eastAsia"/>
                <w:sz w:val="21"/>
                <w:szCs w:val="21"/>
              </w:rPr>
              <w:t>2</w:t>
            </w:r>
            <w:r>
              <w:rPr>
                <w:rFonts w:ascii="楷体" w:eastAsia="楷体" w:hAnsi="楷体" w:hint="eastAsia"/>
                <w:sz w:val="21"/>
                <w:szCs w:val="21"/>
              </w:rPr>
              <w:t>%</w:t>
            </w:r>
          </w:p>
        </w:tc>
        <w:tc>
          <w:tcPr>
            <w:tcW w:w="1418" w:type="dxa"/>
            <w:noWrap/>
          </w:tcPr>
          <w:p w14:paraId="37494027" w14:textId="20C2678A"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0C8195F"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1C614C57"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5855C3A4" w:rsidR="0069280A" w:rsidRPr="00974A9A" w:rsidRDefault="0069280A">
      <w:pPr>
        <w:rPr>
          <w:rFonts w:ascii="楷体" w:eastAsia="楷体" w:hAnsi="楷体" w:hint="eastAsia"/>
          <w:sz w:val="21"/>
          <w:szCs w:val="21"/>
        </w:rPr>
      </w:pPr>
      <w:r w:rsidRPr="00974A9A">
        <w:rPr>
          <w:rFonts w:ascii="楷体" w:eastAsia="楷体" w:hAnsi="楷体" w:hint="eastAsia"/>
          <w:sz w:val="21"/>
          <w:szCs w:val="21"/>
        </w:rPr>
        <w:t>数据来源：</w:t>
      </w:r>
      <w:r w:rsidR="005F493C">
        <w:rPr>
          <w:rFonts w:ascii="楷体" w:eastAsia="楷体" w:hAnsi="楷体" w:hint="eastAsia"/>
          <w:sz w:val="21"/>
          <w:szCs w:val="16"/>
        </w:rPr>
        <w:t>lightcounting，</w:t>
      </w:r>
      <w:r w:rsidR="003C3384">
        <w:rPr>
          <w:rFonts w:ascii="楷体" w:eastAsia="楷体" w:hAnsi="楷体" w:hint="eastAsia"/>
          <w:sz w:val="21"/>
          <w:szCs w:val="21"/>
        </w:rPr>
        <w:t>kimi，gemini整理</w:t>
      </w:r>
    </w:p>
    <w:p w14:paraId="3AC17FD1" w14:textId="1AB8E852" w:rsidR="00E95841" w:rsidRPr="00E07465" w:rsidRDefault="00CA16CA">
      <w:pPr>
        <w:rPr>
          <w:rFonts w:ascii="楷体" w:eastAsia="楷体" w:hAnsi="楷体" w:hint="eastAsia"/>
          <w:sz w:val="28"/>
          <w:szCs w:val="28"/>
        </w:rPr>
      </w:pPr>
      <w:r w:rsidRPr="00E07465">
        <w:rPr>
          <w:rFonts w:ascii="楷体" w:eastAsia="楷体" w:hAnsi="楷体" w:hint="eastAsia"/>
          <w:sz w:val="28"/>
          <w:szCs w:val="28"/>
        </w:rPr>
        <w:lastRenderedPageBreak/>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5F5FE5D6" w14:textId="44FDB16B" w:rsidR="00F921E8" w:rsidRDefault="00F921E8">
      <w:pPr>
        <w:rPr>
          <w:rFonts w:ascii="楷体" w:eastAsia="楷体" w:hAnsi="楷体" w:hint="eastAsia"/>
          <w:sz w:val="28"/>
          <w:szCs w:val="28"/>
        </w:rPr>
      </w:pPr>
      <w:r w:rsidRPr="00E07465">
        <w:rPr>
          <w:rFonts w:ascii="楷体" w:eastAsia="楷体" w:hAnsi="楷体" w:hint="eastAsia"/>
          <w:sz w:val="28"/>
          <w:szCs w:val="28"/>
        </w:rPr>
        <w:t>取集中度中性测算，中际旭创</w:t>
      </w:r>
      <w:r w:rsidR="00F50D33" w:rsidRPr="00E07465">
        <w:rPr>
          <w:rFonts w:ascii="楷体" w:eastAsia="楷体" w:hAnsi="楷体" w:hint="eastAsia"/>
          <w:sz w:val="28"/>
          <w:szCs w:val="28"/>
        </w:rPr>
        <w:t>去年374.2亿元营收，新易盛去年247.7亿营收，一共对应约40%的市场总量，由此可以倒推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7A03FA00" w14:textId="77777777" w:rsidR="0054630E" w:rsidRPr="00E07465" w:rsidRDefault="0054630E">
      <w:pPr>
        <w:rPr>
          <w:rFonts w:ascii="楷体" w:eastAsia="楷体" w:hAnsi="楷体" w:hint="eastAsia"/>
          <w:sz w:val="28"/>
          <w:szCs w:val="28"/>
        </w:rPr>
      </w:pPr>
    </w:p>
    <w:p w14:paraId="1E77B2E9" w14:textId="6A019C20" w:rsidR="00D00C25" w:rsidRPr="00B51072" w:rsidRDefault="00674EB7" w:rsidP="00B51072">
      <w:pPr>
        <w:pStyle w:val="3"/>
        <w:rPr>
          <w:rFonts w:ascii="楷体" w:eastAsia="楷体" w:hAnsi="楷体" w:hint="eastAsia"/>
          <w:b/>
          <w:color w:val="auto"/>
          <w:sz w:val="30"/>
        </w:rPr>
      </w:pPr>
      <w:r w:rsidRPr="00396B2A">
        <w:rPr>
          <w:rFonts w:ascii="楷体" w:eastAsia="楷体" w:hAnsi="楷体" w:hint="eastAsia"/>
          <w:b/>
          <w:color w:val="auto"/>
          <w:sz w:val="30"/>
        </w:rPr>
        <w:t>3.2.2供给测算</w:t>
      </w:r>
    </w:p>
    <w:p w14:paraId="46DA2047" w14:textId="77777777"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44789F" w:rsidRDefault="00CA16CA">
      <w:pPr>
        <w:rPr>
          <w:rFonts w:ascii="楷体" w:eastAsia="楷体" w:hAnsi="楷体" w:hint="eastAsia"/>
          <w:sz w:val="16"/>
          <w:szCs w:val="16"/>
        </w:rPr>
      </w:pPr>
      <w:r w:rsidRPr="0044789F">
        <w:rPr>
          <w:rFonts w:ascii="楷体" w:eastAsia="楷体" w:hAnsi="楷体" w:hint="eastAsia"/>
          <w:sz w:val="21"/>
          <w:szCs w:val="16"/>
        </w:rPr>
        <w:t>数据来源：高盛，中信证券，摩根士丹利</w:t>
      </w:r>
    </w:p>
    <w:p w14:paraId="620B616C" w14:textId="46E3AEAF" w:rsidR="00D00C25" w:rsidRPr="00B51072" w:rsidRDefault="00674EB7" w:rsidP="00B51072">
      <w:pPr>
        <w:pStyle w:val="3"/>
        <w:rPr>
          <w:rFonts w:ascii="楷体" w:eastAsia="楷体" w:hAnsi="楷体" w:hint="eastAsia"/>
          <w:b/>
          <w:color w:val="auto"/>
          <w:sz w:val="30"/>
        </w:rPr>
      </w:pPr>
      <w:r w:rsidRPr="00396B2A">
        <w:rPr>
          <w:rFonts w:ascii="楷体" w:eastAsia="楷体" w:hAnsi="楷体" w:hint="eastAsia"/>
          <w:b/>
          <w:color w:val="auto"/>
          <w:sz w:val="30"/>
        </w:rPr>
        <w:lastRenderedPageBreak/>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3上游物料紧张</w:t>
      </w:r>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9"/>
                    <a:srcRect r="49044"/>
                    <a:stretch>
                      <a:fillRect/>
                    </a:stretch>
                  </pic:blipFill>
                  <pic:spPr>
                    <a:xfrm>
                      <a:off x="0" y="0"/>
                      <a:ext cx="2687595" cy="2253615"/>
                    </a:xfrm>
                    <a:prstGeom prst="rect">
                      <a:avLst/>
                    </a:prstGeom>
                    <a:ln>
                      <a:noFill/>
                    </a:ln>
                  </pic:spPr>
                </pic:pic>
              </a:graphicData>
            </a:graphic>
          </wp:inline>
        </w:drawing>
      </w:r>
    </w:p>
    <w:p w14:paraId="6E096B2B"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光模块高景气推动光芯片市场规模快速增长。</w:t>
      </w:r>
    </w:p>
    <w:p w14:paraId="7A6143EF"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预计高速激光器芯片市场规模从CY25 年的 9.3 亿美元跃升至 CY26 年的 40.6 亿美元，同比增长+338%，CY27 年有望进一步扩张至 71.0 亿美元，两年间累计增长超 7 倍。</w:t>
      </w:r>
    </w:p>
    <w:p w14:paraId="007816A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预计增量的核心来自两条主线：其一，EML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E95841" w:rsidRPr="00547A82" w:rsidRDefault="00E95841">
      <w:pPr>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9"/>
                    <a:srcRect l="49551"/>
                    <a:stretch>
                      <a:fillRect/>
                    </a:stretch>
                  </pic:blipFill>
                  <pic:spPr>
                    <a:xfrm>
                      <a:off x="0" y="0"/>
                      <a:ext cx="2660856" cy="2253615"/>
                    </a:xfrm>
                    <a:prstGeom prst="rect">
                      <a:avLst/>
                    </a:prstGeom>
                    <a:ln>
                      <a:noFill/>
                    </a:ln>
                  </pic:spPr>
                </pic:pic>
              </a:graphicData>
            </a:graphic>
          </wp:inline>
        </w:drawing>
      </w:r>
    </w:p>
    <w:p w14:paraId="0A2A2C4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中信测算 CY26 年 200G EML 供给缺口约为20%，400mW CW 缺口达 17%，100G EML 亦存在约 9%的供需缺口，扩产周期 18~24个月的行业特性决定了卖方市场格局在 CY26~CY27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20"/>
                    <a:stretch>
                      <a:fillRect/>
                    </a:stretch>
                  </pic:blipFill>
                  <pic:spPr>
                    <a:xfrm>
                      <a:off x="0" y="0"/>
                      <a:ext cx="5274310" cy="2724785"/>
                    </a:xfrm>
                    <a:prstGeom prst="rect">
                      <a:avLst/>
                    </a:prstGeom>
                  </pic:spPr>
                </pic:pic>
              </a:graphicData>
            </a:graphic>
          </wp:inline>
        </w:drawing>
      </w:r>
    </w:p>
    <w:p w14:paraId="3C2FAE50" w14:textId="77777777" w:rsidR="00E95841" w:rsidRPr="00215AD0" w:rsidRDefault="00CA16CA">
      <w:pPr>
        <w:rPr>
          <w:rFonts w:ascii="楷体" w:eastAsia="楷体" w:hAnsi="楷体" w:hint="eastAsia"/>
          <w:sz w:val="28"/>
          <w:szCs w:val="28"/>
        </w:rPr>
      </w:pPr>
      <w:r w:rsidRPr="00215AD0">
        <w:rPr>
          <w:rFonts w:ascii="楷体" w:eastAsia="楷体" w:hAnsi="楷体"/>
          <w:sz w:val="28"/>
          <w:szCs w:val="28"/>
        </w:rPr>
        <w:t>当前，</w:t>
      </w:r>
      <w:r w:rsidRPr="00215AD0">
        <w:rPr>
          <w:rFonts w:ascii="楷体" w:eastAsia="楷体" w:hAnsi="楷体" w:hint="eastAsia"/>
          <w:sz w:val="28"/>
          <w:szCs w:val="28"/>
        </w:rPr>
        <w:t>磷化铟</w:t>
      </w:r>
      <w:r w:rsidRPr="00215AD0">
        <w:rPr>
          <w:rFonts w:ascii="楷体" w:eastAsia="楷体" w:hAnsi="楷体"/>
          <w:sz w:val="28"/>
          <w:szCs w:val="28"/>
        </w:rPr>
        <w:t>产能严重受限，2025年全球器件需求达200万片，实际产能仅60万片，供需缺口近70%。</w:t>
      </w:r>
      <w:r w:rsidRPr="00215AD0">
        <w:rPr>
          <w:rFonts w:ascii="楷体" w:eastAsia="楷体" w:hAnsi="楷体" w:hint="eastAsia"/>
          <w:sz w:val="28"/>
          <w:szCs w:val="28"/>
        </w:rPr>
        <w:t>Lumentum</w:t>
      </w:r>
      <w:r w:rsidRPr="00215AD0">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今年上半年产能将提升逾40%，相关增量全部源自其日本相模原工厂；此外，日本高尾工厂及英国卡斯威尔工厂也将在后续阶段释放产能。</w:t>
      </w:r>
    </w:p>
    <w:p w14:paraId="0C3EF60D" w14:textId="19D42ECE"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4技术迭代情况</w:t>
      </w:r>
    </w:p>
    <w:p w14:paraId="7D3941FF" w14:textId="10666788" w:rsidR="0028548A" w:rsidRPr="00396B2A" w:rsidRDefault="00674EB7" w:rsidP="004A1FA4">
      <w:pPr>
        <w:pStyle w:val="4"/>
        <w:rPr>
          <w:rFonts w:hint="eastAsia"/>
          <w:color w:val="auto"/>
        </w:rPr>
      </w:pPr>
      <w:r w:rsidRPr="00396B2A">
        <w:rPr>
          <w:rFonts w:ascii="楷体" w:eastAsia="楷体" w:hAnsi="楷体" w:hint="eastAsia"/>
          <w:b/>
          <w:color w:val="auto"/>
        </w:rPr>
        <w:t xml:space="preserve">I. </w:t>
      </w:r>
      <w:r w:rsidR="0028548A" w:rsidRPr="00396B2A">
        <w:rPr>
          <w:rFonts w:ascii="楷体" w:eastAsia="楷体" w:hAnsi="楷体" w:hint="eastAsia"/>
          <w:b/>
          <w:color w:val="auto"/>
        </w:rPr>
        <w:t>基本概念补充</w:t>
      </w:r>
    </w:p>
    <w:p w14:paraId="52031C5F" w14:textId="0B3D10EE" w:rsidR="0028548A" w:rsidRPr="00215AD0" w:rsidRDefault="00D856BA" w:rsidP="0028548A">
      <w:pPr>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内存、几十TB硬盘、高速网卡，顶部放交换机，底部接电源和光纤</w:t>
      </w:r>
      <w:r w:rsidR="00B51072">
        <w:rPr>
          <w:rFonts w:ascii="楷体" w:eastAsia="楷体" w:hAnsi="楷体" w:hint="eastAsia"/>
          <w:sz w:val="28"/>
          <w:szCs w:val="28"/>
        </w:rPr>
        <w:t>。</w:t>
      </w:r>
    </w:p>
    <w:p w14:paraId="671E1F4B" w14:textId="64244D6E" w:rsidR="00D856BA" w:rsidRPr="00547A82" w:rsidRDefault="00D856BA" w:rsidP="00D856BA">
      <w:pPr>
        <w:jc w:val="center"/>
        <w:rPr>
          <w:rFonts w:hint="eastAsia"/>
        </w:rPr>
      </w:pPr>
      <w:r w:rsidRPr="00547A82">
        <w:rPr>
          <w:rFonts w:ascii="楷体" w:eastAsia="楷体" w:hAnsi="楷体" w:hint="eastAsia"/>
          <w:noProof/>
          <w:sz w:val="28"/>
        </w:rPr>
        <w:lastRenderedPageBreak/>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576126DA" w:rsidR="00983AE0" w:rsidRPr="00BE06F0" w:rsidRDefault="00983AE0" w:rsidP="00983AE0">
      <w:pPr>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将数据包发送到交换机，然后从交换机发送至B服务器</w:t>
      </w:r>
      <w:r w:rsidR="009E6A45">
        <w:rPr>
          <w:rFonts w:ascii="楷体" w:eastAsia="楷体" w:hAnsi="楷体" w:hint="eastAsia"/>
          <w:sz w:val="28"/>
          <w:szCs w:val="28"/>
        </w:rPr>
        <w:t>。</w:t>
      </w:r>
    </w:p>
    <w:p w14:paraId="5DADD91D" w14:textId="42A81B72" w:rsidR="00F2649F" w:rsidRPr="00BE06F0" w:rsidRDefault="00F2649F" w:rsidP="0028548A">
      <w:pPr>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A6199A1" w14:textId="77777777" w:rsidR="005D6D75" w:rsidRDefault="005D6D75" w:rsidP="0028548A">
      <w:pPr>
        <w:rPr>
          <w:rFonts w:ascii="楷体" w:eastAsia="楷体" w:hAnsi="楷体" w:hint="eastAsia"/>
        </w:rPr>
      </w:pPr>
    </w:p>
    <w:p w14:paraId="2070F8BC" w14:textId="77777777" w:rsidR="005D6D75" w:rsidRDefault="005D6D75" w:rsidP="0028548A">
      <w:pPr>
        <w:rPr>
          <w:rFonts w:ascii="楷体" w:eastAsia="楷体" w:hAnsi="楷体" w:hint="eastAsia"/>
        </w:rPr>
      </w:pPr>
    </w:p>
    <w:p w14:paraId="5E72DC26" w14:textId="77777777" w:rsidR="005D6D75" w:rsidRDefault="005D6D75" w:rsidP="0028548A">
      <w:pPr>
        <w:rPr>
          <w:rFonts w:ascii="楷体" w:eastAsia="楷体" w:hAnsi="楷体" w:hint="eastAsia"/>
        </w:rPr>
      </w:pPr>
    </w:p>
    <w:p w14:paraId="4B581884" w14:textId="27A98833" w:rsidR="005D6D75" w:rsidRPr="0044789F" w:rsidRDefault="005D6D75" w:rsidP="005D6D75">
      <w:pPr>
        <w:jc w:val="center"/>
        <w:rPr>
          <w:rFonts w:ascii="楷体" w:eastAsia="楷体" w:hAnsi="楷体" w:hint="eastAsia"/>
          <w:sz w:val="16"/>
          <w:szCs w:val="16"/>
        </w:rPr>
      </w:pPr>
      <w:r w:rsidRPr="0044789F">
        <w:rPr>
          <w:rFonts w:ascii="楷体" w:eastAsia="楷体" w:hAnsi="楷体" w:hint="eastAsia"/>
          <w:sz w:val="21"/>
          <w:szCs w:val="16"/>
        </w:rPr>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sz w:val="28"/>
          <w14:ligatures w14:val="none"/>
        </w:rPr>
        <w:lastRenderedPageBreak/>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22"/>
                    <a:stretch>
                      <a:fillRect/>
                    </a:stretch>
                  </pic:blipFill>
                  <pic:spPr>
                    <a:xfrm>
                      <a:off x="0" y="0"/>
                      <a:ext cx="5274310" cy="3152775"/>
                    </a:xfrm>
                    <a:prstGeom prst="rect">
                      <a:avLst/>
                    </a:prstGeom>
                  </pic:spPr>
                </pic:pic>
              </a:graphicData>
            </a:graphic>
          </wp:inline>
        </w:drawing>
      </w:r>
    </w:p>
    <w:p w14:paraId="18D333C5" w14:textId="1218D586" w:rsidR="004A61F4" w:rsidRPr="0044789F" w:rsidRDefault="004A61F4" w:rsidP="0028548A">
      <w:pPr>
        <w:rPr>
          <w:rFonts w:ascii="楷体" w:eastAsia="楷体" w:hAnsi="楷体" w:hint="eastAsia"/>
          <w:sz w:val="16"/>
          <w:szCs w:val="16"/>
        </w:rPr>
      </w:pPr>
      <w:r w:rsidRPr="0044789F">
        <w:rPr>
          <w:rFonts w:ascii="楷体" w:eastAsia="楷体" w:hAnsi="楷体" w:hint="eastAsia"/>
          <w:sz w:val="21"/>
          <w:szCs w:val="16"/>
        </w:rPr>
        <w:t>数据来源：华源证券</w:t>
      </w:r>
    </w:p>
    <w:p w14:paraId="1A2F05E2" w14:textId="5F75F2FC" w:rsidR="00D771E8" w:rsidRPr="005D6D75" w:rsidRDefault="00EC319A" w:rsidP="006F2F35">
      <w:pPr>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28548A">
      <w:pPr>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5915A526" w:rsidR="00D771E8" w:rsidRPr="005D6D75" w:rsidRDefault="00D771E8"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up: 服务器内部连接，gpu to gpu，gpu to cpu，gpu to HBM，cpu to DDR，这些统称为scale up</w:t>
      </w:r>
      <w:r w:rsidR="001514D0">
        <w:rPr>
          <w:rFonts w:ascii="楷体" w:eastAsia="楷体" w:hAnsi="楷体" w:hint="eastAsia"/>
          <w:sz w:val="28"/>
          <w:szCs w:val="28"/>
        </w:rPr>
        <w:t>。</w:t>
      </w:r>
    </w:p>
    <w:p w14:paraId="11B0D157" w14:textId="4407B47C" w:rsidR="00B50989" w:rsidRPr="005D6D75" w:rsidRDefault="00B50989"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r w:rsidR="006B78F9">
        <w:rPr>
          <w:rFonts w:ascii="楷体" w:eastAsia="楷体" w:hAnsi="楷体" w:hint="eastAsia"/>
          <w:sz w:val="28"/>
          <w:szCs w:val="28"/>
        </w:rPr>
        <w:t>。</w:t>
      </w:r>
    </w:p>
    <w:p w14:paraId="14CF959D" w14:textId="7AE8F69F" w:rsidR="006F2F35" w:rsidRDefault="00863A0A"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Across: 通过特定spine或者super spine汇出到其他集群的通信链路，称之为Scale Across</w:t>
      </w:r>
      <w:r w:rsidR="006B78F9">
        <w:rPr>
          <w:rFonts w:ascii="楷体" w:eastAsia="楷体" w:hAnsi="楷体" w:hint="eastAsia"/>
          <w:sz w:val="28"/>
          <w:szCs w:val="28"/>
        </w:rPr>
        <w:t>。</w:t>
      </w:r>
    </w:p>
    <w:p w14:paraId="0F36B1B2" w14:textId="6CC1F9D1" w:rsidR="005D6D75" w:rsidRPr="0044789F" w:rsidRDefault="005D6D75" w:rsidP="005D6D75">
      <w:pPr>
        <w:pStyle w:val="af"/>
        <w:ind w:left="360"/>
        <w:jc w:val="center"/>
        <w:rPr>
          <w:rFonts w:ascii="楷体" w:eastAsia="楷体" w:hAnsi="楷体" w:hint="eastAsia"/>
          <w:sz w:val="16"/>
          <w:szCs w:val="16"/>
        </w:rPr>
      </w:pPr>
      <w:r w:rsidRPr="0044789F">
        <w:rPr>
          <w:rFonts w:ascii="楷体" w:eastAsia="楷体" w:hAnsi="楷体" w:hint="eastAsia"/>
          <w:sz w:val="21"/>
          <w:szCs w:val="16"/>
        </w:rPr>
        <w:t>表：三类互联方式定义</w:t>
      </w:r>
    </w:p>
    <w:p w14:paraId="52A5A3B4" w14:textId="4716DCB0" w:rsidR="006F2F35" w:rsidRPr="00547A82" w:rsidRDefault="006F2F35" w:rsidP="006F2F35">
      <w:pPr>
        <w:jc w:val="center"/>
        <w:rPr>
          <w:rFonts w:hint="eastAsia"/>
        </w:rPr>
      </w:pPr>
      <w:r w:rsidRPr="00547A82">
        <w:rPr>
          <w:rFonts w:ascii="楷体" w:eastAsia="楷体" w:hAnsi="楷体"/>
          <w:noProof/>
          <w:sz w:val="28"/>
        </w:rPr>
        <w:lastRenderedPageBreak/>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23"/>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rPr>
          <w:rFonts w:hint="eastAsia"/>
        </w:rPr>
      </w:pPr>
      <w:r w:rsidRPr="00547A82">
        <w:rPr>
          <w:rFonts w:ascii="楷体" w:eastAsia="楷体" w:hAnsi="楷体"/>
          <w:noProof/>
          <w:sz w:val="28"/>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4"/>
                    <a:stretch>
                      <a:fillRect/>
                    </a:stretch>
                  </pic:blipFill>
                  <pic:spPr>
                    <a:xfrm>
                      <a:off x="0" y="0"/>
                      <a:ext cx="5039175" cy="3398076"/>
                    </a:xfrm>
                    <a:prstGeom prst="rect">
                      <a:avLst/>
                    </a:prstGeom>
                  </pic:spPr>
                </pic:pic>
              </a:graphicData>
            </a:graphic>
          </wp:inline>
        </w:drawing>
      </w:r>
    </w:p>
    <w:p w14:paraId="3C761768" w14:textId="6C0C8025" w:rsidR="00432AEE" w:rsidRDefault="00210592" w:rsidP="00BE255F">
      <w:pPr>
        <w:rPr>
          <w:rFonts w:hint="eastAsia"/>
        </w:rPr>
      </w:pPr>
      <w:r>
        <w:rPr>
          <w:rFonts w:hint="eastAsia"/>
        </w:rPr>
        <w:t>图片来源：研究员绘制</w:t>
      </w:r>
    </w:p>
    <w:p w14:paraId="7AD767C3" w14:textId="77777777" w:rsidR="00432AEE" w:rsidRDefault="00432AEE" w:rsidP="00BE255F">
      <w:pPr>
        <w:rPr>
          <w:rFonts w:hint="eastAsia"/>
        </w:rPr>
      </w:pPr>
    </w:p>
    <w:p w14:paraId="10201618" w14:textId="77777777" w:rsidR="00432AEE" w:rsidRDefault="00432AEE" w:rsidP="00BE255F">
      <w:pPr>
        <w:rPr>
          <w:rFonts w:hint="eastAsia"/>
        </w:rPr>
      </w:pPr>
    </w:p>
    <w:p w14:paraId="1D5B617D" w14:textId="77777777" w:rsidR="00432AEE" w:rsidRDefault="00432AEE" w:rsidP="00BE255F">
      <w:pPr>
        <w:rPr>
          <w:rFonts w:hint="eastAsia"/>
        </w:rPr>
      </w:pPr>
    </w:p>
    <w:p w14:paraId="0235D60C" w14:textId="77777777" w:rsidR="00432AEE" w:rsidRDefault="00432AEE" w:rsidP="00BE255F">
      <w:pPr>
        <w:rPr>
          <w:rFonts w:hint="eastAsia"/>
        </w:rPr>
      </w:pPr>
    </w:p>
    <w:p w14:paraId="3A0FBD9E" w14:textId="77777777" w:rsidR="00432AEE" w:rsidRDefault="00432AEE" w:rsidP="00BE255F">
      <w:pPr>
        <w:rPr>
          <w:rFonts w:hint="eastAsia"/>
        </w:rPr>
      </w:pPr>
    </w:p>
    <w:p w14:paraId="1A916E1D" w14:textId="77777777" w:rsidR="00432AEE" w:rsidRDefault="00432AEE" w:rsidP="00BE255F">
      <w:pPr>
        <w:rPr>
          <w:rFonts w:hint="eastAsia"/>
        </w:rPr>
      </w:pPr>
    </w:p>
    <w:p w14:paraId="43A2C7D1" w14:textId="77777777" w:rsidR="00432AEE" w:rsidRDefault="00432AEE" w:rsidP="00BE255F"/>
    <w:p w14:paraId="4B14672E" w14:textId="77777777" w:rsidR="00210592" w:rsidRDefault="00210592" w:rsidP="00BE255F">
      <w:pPr>
        <w:rPr>
          <w:rFonts w:hint="eastAsia"/>
        </w:rPr>
      </w:pPr>
    </w:p>
    <w:p w14:paraId="47C79FAA" w14:textId="60ABAC9E" w:rsidR="00BE255F" w:rsidRPr="0044789F" w:rsidRDefault="00432AEE" w:rsidP="00432AEE">
      <w:pPr>
        <w:jc w:val="center"/>
        <w:rPr>
          <w:rFonts w:ascii="楷体" w:eastAsia="楷体" w:hAnsi="楷体" w:hint="eastAsia"/>
          <w:sz w:val="16"/>
          <w:szCs w:val="16"/>
        </w:rPr>
      </w:pPr>
      <w:r w:rsidRPr="0044789F">
        <w:rPr>
          <w:rFonts w:ascii="楷体" w:eastAsia="楷体" w:hAnsi="楷体" w:hint="eastAsia"/>
          <w:sz w:val="21"/>
          <w:szCs w:val="16"/>
        </w:rPr>
        <w:lastRenderedPageBreak/>
        <w:t>表：</w:t>
      </w:r>
      <w:r w:rsidR="00BE255F" w:rsidRPr="0044789F">
        <w:rPr>
          <w:rFonts w:ascii="楷体" w:eastAsia="楷体" w:hAnsi="楷体" w:hint="eastAsia"/>
          <w:sz w:val="21"/>
          <w:szCs w:val="16"/>
        </w:rPr>
        <w:t>典型光模块的大致结构</w:t>
      </w:r>
    </w:p>
    <w:p w14:paraId="7C81E41F" w14:textId="4C145843" w:rsidR="00BE255F" w:rsidRDefault="00BE255F" w:rsidP="00BE255F">
      <w:pPr>
        <w:jc w:val="center"/>
      </w:pPr>
      <w:r w:rsidRPr="00BE255F">
        <w:rPr>
          <w:rFonts w:ascii="楷体" w:eastAsia="楷体" w:hAnsi="楷体"/>
          <w:noProof/>
          <w:sz w:val="28"/>
        </w:rPr>
        <w:drawing>
          <wp:inline distT="0" distB="0" distL="0" distR="0" wp14:anchorId="2827FA69" wp14:editId="5F1F2B27">
            <wp:extent cx="2946350" cy="3944192"/>
            <wp:effectExtent l="0" t="0" r="6985" b="0"/>
            <wp:docPr id="74692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7564" cy="3959204"/>
                    </a:xfrm>
                    <a:prstGeom prst="rect">
                      <a:avLst/>
                    </a:prstGeom>
                    <a:noFill/>
                    <a:ln>
                      <a:noFill/>
                    </a:ln>
                  </pic:spPr>
                </pic:pic>
              </a:graphicData>
            </a:graphic>
          </wp:inline>
        </w:drawing>
      </w:r>
    </w:p>
    <w:p w14:paraId="4BB0A704" w14:textId="7439B3E5" w:rsidR="00210592" w:rsidRPr="00210592" w:rsidRDefault="00210592" w:rsidP="00210592">
      <w:pPr>
        <w:rPr>
          <w:rFonts w:ascii="楷体" w:eastAsia="楷体" w:hAnsi="楷体" w:hint="eastAsia"/>
          <w:sz w:val="21"/>
          <w:szCs w:val="22"/>
        </w:rPr>
      </w:pPr>
      <w:r w:rsidRPr="00210592">
        <w:rPr>
          <w:rFonts w:ascii="楷体" w:eastAsia="楷体" w:hAnsi="楷体" w:hint="eastAsia"/>
          <w:sz w:val="21"/>
          <w:szCs w:val="22"/>
        </w:rPr>
        <w:t>图片来源：白馥说公众号</w:t>
      </w:r>
    </w:p>
    <w:p w14:paraId="66721308" w14:textId="3D8B1404" w:rsidR="00E95841" w:rsidRPr="0044789F" w:rsidRDefault="00674EB7" w:rsidP="004A1FA4">
      <w:pPr>
        <w:pStyle w:val="4"/>
        <w:rPr>
          <w:rFonts w:hint="eastAsia"/>
          <w:color w:val="auto"/>
        </w:rPr>
      </w:pPr>
      <w:r w:rsidRPr="0044789F">
        <w:rPr>
          <w:rFonts w:ascii="楷体" w:eastAsia="楷体" w:hAnsi="楷体" w:hint="eastAsia"/>
          <w:b/>
          <w:color w:val="auto"/>
        </w:rPr>
        <w:t>II. 硅光</w:t>
      </w:r>
    </w:p>
    <w:p w14:paraId="41511098" w14:textId="78186E55"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p>
    <w:p w14:paraId="43AA47B6" w14:textId="77777777" w:rsidR="00C70561" w:rsidRDefault="00C70561">
      <w:pPr>
        <w:rPr>
          <w:rFonts w:ascii="楷体" w:eastAsia="楷体" w:hAnsi="楷体"/>
          <w:sz w:val="28"/>
          <w:szCs w:val="28"/>
        </w:rPr>
      </w:pPr>
    </w:p>
    <w:p w14:paraId="23C149EA" w14:textId="11DEA3E9" w:rsidR="00C70561" w:rsidRPr="00C70561" w:rsidRDefault="00C70561" w:rsidP="00C70561">
      <w:pPr>
        <w:jc w:val="center"/>
        <w:rPr>
          <w:rFonts w:ascii="楷体" w:eastAsia="楷体" w:hAnsi="楷体" w:hint="eastAsia"/>
          <w:sz w:val="21"/>
          <w:szCs w:val="21"/>
        </w:rPr>
      </w:pPr>
      <w:r w:rsidRPr="00C70561">
        <w:rPr>
          <w:rFonts w:ascii="楷体" w:eastAsia="楷体" w:hAnsi="楷体" w:hint="eastAsia"/>
          <w:sz w:val="21"/>
          <w:szCs w:val="21"/>
        </w:rPr>
        <w:lastRenderedPageBreak/>
        <w:t>表：硅光路线在光模块中的渗透率测算</w:t>
      </w:r>
    </w:p>
    <w:p w14:paraId="5DF66644" w14:textId="44C3B9F2" w:rsidR="00E95841" w:rsidRPr="000E7D28" w:rsidRDefault="00CA16CA">
      <w:pPr>
        <w:rPr>
          <w:rFonts w:ascii="楷体" w:eastAsia="楷体" w:hAnsi="楷体" w:hint="eastAsia"/>
          <w:sz w:val="28"/>
          <w:szCs w:val="28"/>
        </w:rPr>
      </w:pPr>
      <w:r w:rsidRPr="000E7D28">
        <w:rPr>
          <w:rFonts w:ascii="楷体" w:eastAsia="楷体" w:hAnsi="楷体"/>
          <w:noProof/>
          <w:sz w:val="28"/>
          <w:szCs w:val="28"/>
        </w:rPr>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6"/>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EML芯片，成本约160</w:t>
      </w:r>
      <w:r w:rsidRPr="000E7D28">
        <w:rPr>
          <w:rFonts w:ascii="楷体" w:eastAsia="楷体" w:hAnsi="楷体" w:hint="eastAsia"/>
          <w:sz w:val="28"/>
          <w:szCs w:val="28"/>
        </w:rPr>
        <w:lastRenderedPageBreak/>
        <w:t>美元。</w:t>
      </w:r>
    </w:p>
    <w:p w14:paraId="54EA7FCF" w14:textId="7B00B25E"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w:t>
      </w:r>
      <w:commentRangeStart w:id="132"/>
      <w:r w:rsidRPr="000E7D28">
        <w:rPr>
          <w:rFonts w:ascii="楷体" w:eastAsia="楷体" w:hAnsi="楷体" w:hint="eastAsia"/>
          <w:sz w:val="28"/>
          <w:szCs w:val="28"/>
        </w:rPr>
        <w:t>一览</w:t>
      </w:r>
      <w:commentRangeEnd w:id="132"/>
      <w:r w:rsidR="00BE4DC4" w:rsidRPr="000E7D28">
        <w:rPr>
          <w:rStyle w:val="af6"/>
          <w:rFonts w:ascii="楷体" w:eastAsia="楷体" w:hAnsi="楷体" w:hint="eastAsia"/>
          <w:sz w:val="28"/>
          <w:szCs w:val="28"/>
        </w:rPr>
        <w:commentReference w:id="132"/>
      </w:r>
      <w:r w:rsidRPr="000E7D28">
        <w:rPr>
          <w:rFonts w:ascii="楷体" w:eastAsia="楷体" w:hAnsi="楷体" w:hint="eastAsia"/>
          <w:sz w:val="28"/>
          <w:szCs w:val="28"/>
        </w:rPr>
        <w:t>III-V族特殊产线，扩产难度大。</w:t>
      </w:r>
    </w:p>
    <w:p w14:paraId="09DF2C79" w14:textId="2ECF6F0B"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w:t>
      </w:r>
      <w:r w:rsidR="00BE4DC4">
        <w:rPr>
          <w:rFonts w:ascii="楷体" w:eastAsia="楷体" w:hAnsi="楷体" w:hint="eastAsia"/>
          <w:sz w:val="28"/>
          <w:szCs w:val="28"/>
        </w:rPr>
        <w:t>向</w:t>
      </w:r>
      <w:r w:rsidRPr="000E7D28">
        <w:rPr>
          <w:rFonts w:ascii="楷体" w:eastAsia="楷体" w:hAnsi="楷体" w:hint="eastAsia"/>
          <w:sz w:val="28"/>
          <w:szCs w:val="28"/>
        </w:rPr>
        <w:t>具备光子集成电路和硅光芯片设计能力的企业集中，而非由</w:t>
      </w:r>
      <w:commentRangeStart w:id="133"/>
      <w:r w:rsidRPr="000E7D28">
        <w:rPr>
          <w:rFonts w:ascii="楷体" w:eastAsia="楷体" w:hAnsi="楷体" w:hint="eastAsia"/>
          <w:sz w:val="28"/>
          <w:szCs w:val="28"/>
        </w:rPr>
        <w:t>上游把控大头</w:t>
      </w:r>
      <w:commentRangeEnd w:id="133"/>
      <w:r w:rsidR="00BE4DC4" w:rsidRPr="000E7D28">
        <w:rPr>
          <w:rStyle w:val="af6"/>
          <w:rFonts w:ascii="楷体" w:eastAsia="楷体" w:hAnsi="楷体" w:hint="eastAsia"/>
          <w:sz w:val="28"/>
          <w:szCs w:val="28"/>
        </w:rPr>
        <w:commentReference w:id="133"/>
      </w:r>
      <w:r w:rsidRPr="000E7D28">
        <w:rPr>
          <w:rFonts w:ascii="楷体" w:eastAsia="楷体" w:hAnsi="楷体" w:hint="eastAsia"/>
          <w:sz w:val="28"/>
          <w:szCs w:val="28"/>
        </w:rPr>
        <w:t>。这会导致价值链的重构。具备芯片设计能力的企业，如Intel，Cisco，Marvell，中际旭创，华为海思，光迅科技等会得到较大利好，届时预计产业集中度会进一步提升。</w:t>
      </w:r>
    </w:p>
    <w:p w14:paraId="0DF622D1" w14:textId="13B732B2" w:rsidR="00343CD4" w:rsidRPr="0044789F" w:rsidRDefault="00674EB7" w:rsidP="004A1FA4">
      <w:pPr>
        <w:pStyle w:val="4"/>
        <w:rPr>
          <w:rFonts w:hint="eastAsia"/>
          <w:color w:val="auto"/>
        </w:rPr>
      </w:pPr>
      <w:r w:rsidRPr="0044789F">
        <w:rPr>
          <w:rFonts w:ascii="楷体" w:eastAsia="楷体" w:hAnsi="楷体" w:hint="eastAsia"/>
          <w:b/>
          <w:color w:val="auto"/>
        </w:rPr>
        <w:t xml:space="preserve">III. </w:t>
      </w:r>
      <w:r w:rsidR="00343CD4" w:rsidRPr="0044789F">
        <w:rPr>
          <w:rFonts w:ascii="楷体" w:eastAsia="楷体" w:hAnsi="楷体" w:hint="eastAsia"/>
          <w:b/>
          <w:color w:val="auto"/>
        </w:rPr>
        <w:t>薄膜铌酸锂（TFLN）</w:t>
      </w:r>
    </w:p>
    <w:p w14:paraId="2283F70D" w14:textId="173FCA00" w:rsidR="00157000" w:rsidRPr="000E7D28" w:rsidRDefault="00343CD4" w:rsidP="00157000">
      <w:pPr>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r w:rsidR="00BE4DC4">
        <w:rPr>
          <w:rFonts w:ascii="楷体" w:eastAsia="楷体" w:hAnsi="楷体" w:hint="eastAsia"/>
          <w:sz w:val="28"/>
          <w:szCs w:val="28"/>
        </w:rPr>
        <w:t>。</w:t>
      </w:r>
    </w:p>
    <w:p w14:paraId="36A276A1" w14:textId="3BA98491" w:rsidR="00343CD4" w:rsidRPr="000E7D28" w:rsidRDefault="00343CD4" w:rsidP="00343CD4">
      <w:pPr>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1F9A9087" w:rsidR="0006772E" w:rsidRPr="000E7D28" w:rsidRDefault="0006772E" w:rsidP="00343CD4">
      <w:pPr>
        <w:rPr>
          <w:rFonts w:ascii="楷体" w:eastAsia="楷体" w:hAnsi="楷体" w:hint="eastAsia"/>
          <w:sz w:val="28"/>
          <w:szCs w:val="28"/>
        </w:rPr>
      </w:pPr>
      <w:r w:rsidRPr="000E7D28">
        <w:rPr>
          <w:rFonts w:ascii="楷体" w:eastAsia="楷体" w:hAnsi="楷体" w:hint="eastAsia"/>
          <w:sz w:val="28"/>
          <w:szCs w:val="28"/>
        </w:rPr>
        <w:t>薄膜铌酸锂有以下四个优势</w:t>
      </w:r>
      <w:r w:rsidR="00BE4DC4">
        <w:rPr>
          <w:rFonts w:ascii="楷体" w:eastAsia="楷体" w:hAnsi="楷体" w:hint="eastAsia"/>
          <w:sz w:val="28"/>
          <w:szCs w:val="28"/>
        </w:rPr>
        <w:t>：</w:t>
      </w:r>
    </w:p>
    <w:p w14:paraId="63FC08C6" w14:textId="01C1BD04"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lastRenderedPageBreak/>
        <w:t>高带宽 (&gt;110GHz)：意味着单通道可以跑到200G甚至400Gbps，这是支撑1.6T/3.2T光模块、满足Scale Up和Scale Out高带宽需求的核心。</w:t>
      </w:r>
    </w:p>
    <w:p w14:paraId="7B03B917" w14:textId="59F35DB9" w:rsidR="00916D50" w:rsidRPr="000E7D28" w:rsidRDefault="0006772E" w:rsidP="00916D50">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lastRenderedPageBreak/>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44789F" w:rsidRDefault="00674EB7" w:rsidP="004A1FA4">
      <w:pPr>
        <w:pStyle w:val="4"/>
        <w:rPr>
          <w:rFonts w:hint="eastAsia"/>
          <w:color w:val="auto"/>
        </w:rPr>
      </w:pPr>
      <w:r w:rsidRPr="0044789F">
        <w:rPr>
          <w:rFonts w:ascii="楷体" w:eastAsia="楷体" w:hAnsi="楷体" w:hint="eastAsia"/>
          <w:b/>
          <w:color w:val="auto"/>
        </w:rPr>
        <w:t>IV. CPO</w:t>
      </w:r>
    </w:p>
    <w:p w14:paraId="606243F8" w14:textId="6C6C7098"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Default="002D40B7">
      <w:pPr>
        <w:rPr>
          <w:rFonts w:ascii="楷体" w:eastAsia="楷体" w:hAnsi="楷体" w:hint="eastAsia"/>
          <w:szCs w:val="22"/>
        </w:rPr>
      </w:pPr>
      <w:r>
        <w:rPr>
          <w:rFonts w:ascii="楷体" w:eastAsia="楷体" w:hAnsi="楷体" w:hint="eastAsia"/>
          <w:noProof/>
          <w:sz w:val="28"/>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1C7C894D" w14:textId="77777777" w:rsidR="0054630E" w:rsidRDefault="0054630E">
      <w:pPr>
        <w:rPr>
          <w:rFonts w:ascii="楷体" w:eastAsia="楷体" w:hAnsi="楷体" w:hint="eastAsia"/>
          <w:szCs w:val="22"/>
        </w:rPr>
      </w:pPr>
    </w:p>
    <w:p w14:paraId="11AA6A2B" w14:textId="77777777" w:rsidR="0054630E" w:rsidRPr="00547A82" w:rsidRDefault="0054630E">
      <w:pPr>
        <w:rPr>
          <w:rFonts w:ascii="楷体" w:eastAsia="楷体" w:hAnsi="楷体" w:hint="eastAsia"/>
          <w:szCs w:val="22"/>
        </w:rPr>
      </w:pPr>
    </w:p>
    <w:tbl>
      <w:tblPr>
        <w:tblStyle w:val="ab"/>
        <w:tblW w:w="0" w:type="auto"/>
        <w:tblLook w:val="04A0" w:firstRow="1" w:lastRow="0" w:firstColumn="1" w:lastColumn="0" w:noHBand="0" w:noVBand="1"/>
      </w:tblPr>
      <w:tblGrid>
        <w:gridCol w:w="1981"/>
        <w:gridCol w:w="1945"/>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光引擎位于PCB基板上，围绕主芯片。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光引擎位于封装基板上，与主芯片并排放置。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光引擎与主芯片</w:t>
            </w:r>
            <w:r w:rsidRPr="0077393B">
              <w:rPr>
                <w:rFonts w:ascii="楷体" w:eastAsia="楷体" w:hAnsi="楷体"/>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33"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4"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5"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6"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pPr>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44789F" w:rsidRDefault="00674EB7" w:rsidP="004A1FA4">
      <w:pPr>
        <w:pStyle w:val="4"/>
        <w:rPr>
          <w:rFonts w:hint="eastAsia"/>
          <w:color w:val="auto"/>
        </w:rPr>
      </w:pPr>
      <w:r w:rsidRPr="0044789F">
        <w:rPr>
          <w:rFonts w:ascii="楷体" w:eastAsia="楷体" w:hAnsi="楷体" w:hint="eastAsia"/>
          <w:b/>
          <w:color w:val="auto"/>
        </w:rPr>
        <w:t>V. OCS</w:t>
      </w:r>
    </w:p>
    <w:p w14:paraId="1F8B6A8B" w14:textId="305E0EF6" w:rsidR="00E95841" w:rsidRPr="003923CB" w:rsidRDefault="00CA16CA">
      <w:pPr>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096485F8" w:rsidR="00E95841" w:rsidRPr="003923CB" w:rsidRDefault="00CA16CA">
      <w:pPr>
        <w:rPr>
          <w:rFonts w:ascii="楷体" w:eastAsia="楷体" w:hAnsi="楷体" w:hint="eastAsia"/>
          <w:sz w:val="28"/>
          <w:szCs w:val="28"/>
        </w:rPr>
      </w:pPr>
      <w:r w:rsidRPr="003923CB">
        <w:rPr>
          <w:rFonts w:ascii="楷体" w:eastAsia="楷体" w:hAnsi="楷体"/>
          <w:sz w:val="28"/>
          <w:szCs w:val="28"/>
        </w:rPr>
        <w:lastRenderedPageBreak/>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（把交换机</w:t>
      </w:r>
      <w:commentRangeStart w:id="134"/>
      <w:r w:rsidR="00DB35A9" w:rsidRPr="003923CB">
        <w:rPr>
          <w:rFonts w:ascii="楷体" w:eastAsia="楷体" w:hAnsi="楷体" w:hint="eastAsia"/>
          <w:sz w:val="28"/>
          <w:szCs w:val="28"/>
        </w:rPr>
        <w:t>干掉了</w:t>
      </w:r>
      <w:commentRangeEnd w:id="134"/>
      <w:r w:rsidR="00BE4DC4" w:rsidRPr="003923CB">
        <w:rPr>
          <w:rStyle w:val="af6"/>
          <w:rFonts w:ascii="楷体" w:eastAsia="楷体" w:hAnsi="楷体" w:hint="eastAsia"/>
          <w:sz w:val="28"/>
          <w:szCs w:val="28"/>
        </w:rPr>
        <w:commentReference w:id="134"/>
      </w:r>
      <w:r w:rsidR="00DB35A9" w:rsidRPr="003923CB">
        <w:rPr>
          <w:rFonts w:ascii="楷体" w:eastAsia="楷体" w:hAnsi="楷体" w:hint="eastAsia"/>
          <w:sz w:val="28"/>
          <w:szCs w:val="28"/>
        </w:rPr>
        <w:t>，但是跨服务器的通信还是有光电过程）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707D50DE" w:rsidR="00C77DE1" w:rsidRPr="003923CB" w:rsidRDefault="00770717" w:rsidP="004E2EAC">
      <w:pPr>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w:t>
      </w:r>
      <w:r w:rsidR="001E4226">
        <w:rPr>
          <w:rFonts w:ascii="楷体" w:eastAsia="楷体" w:hAnsi="楷体" w:hint="eastAsia"/>
          <w:sz w:val="28"/>
          <w:szCs w:val="28"/>
        </w:rPr>
        <w:t>分歧</w:t>
      </w:r>
      <w:r w:rsidR="00196FB7" w:rsidRPr="003923CB">
        <w:rPr>
          <w:rFonts w:ascii="楷体" w:eastAsia="楷体" w:hAnsi="楷体" w:hint="eastAsia"/>
          <w:sz w:val="28"/>
          <w:szCs w:val="28"/>
        </w:rPr>
        <w:t>，谷歌开始偏向硅光波导来获取更低时延和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E2EAC">
      <w:pPr>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GPU互联和城域DCI，英伟达等企业已开始探索使用。2026年微软、Meta等CSP厂商也在积极导入测试，CignalAI预计市场规模从当前的5</w:t>
      </w:r>
      <w:r w:rsidRPr="003923CB">
        <w:rPr>
          <w:rFonts w:ascii="楷体" w:eastAsia="楷体" w:hAnsi="楷体"/>
          <w:sz w:val="28"/>
          <w:szCs w:val="28"/>
        </w:rPr>
        <w:lastRenderedPageBreak/>
        <w:t>至6亿美元，到2029年将超过25亿美元。</w:t>
      </w:r>
      <w:r w:rsidRPr="003923CB">
        <w:rPr>
          <w:rFonts w:ascii="楷体" w:eastAsia="楷体" w:hAnsi="楷体" w:hint="eastAsia"/>
          <w:sz w:val="28"/>
          <w:szCs w:val="28"/>
        </w:rPr>
        <w:t>一旦OCS得到推广，上述拥有OCS订单的会率先受益。</w:t>
      </w:r>
    </w:p>
    <w:p w14:paraId="042A4FBE" w14:textId="255B8063" w:rsidR="00F26332" w:rsidRPr="003923CB" w:rsidRDefault="00CA16CA">
      <w:pPr>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w:t>
      </w:r>
      <w:r w:rsidR="001E4226">
        <w:rPr>
          <w:rFonts w:ascii="楷体" w:eastAsia="楷体" w:hAnsi="楷体" w:hint="eastAsia"/>
          <w:sz w:val="28"/>
          <w:szCs w:val="28"/>
        </w:rPr>
        <w:t>受</w:t>
      </w:r>
      <w:r w:rsidRPr="003923CB">
        <w:rPr>
          <w:rFonts w:ascii="楷体" w:eastAsia="楷体" w:hAnsi="楷体" w:hint="eastAsia"/>
          <w:sz w:val="28"/>
          <w:szCs w:val="28"/>
        </w:rPr>
        <w:t>益。如果OCS得以大发展，低速率光模块的需求会大幅下降，市场进一步出清，硅光也会部分承压。</w:t>
      </w:r>
    </w:p>
    <w:p w14:paraId="730C16A3" w14:textId="347E09EF" w:rsidR="00B87D6F" w:rsidRPr="0044789F" w:rsidRDefault="001E1316">
      <w:pPr>
        <w:rPr>
          <w:rFonts w:ascii="楷体" w:eastAsia="楷体" w:hAnsi="楷体" w:hint="eastAsia"/>
          <w:sz w:val="28"/>
          <w:szCs w:val="28"/>
        </w:rPr>
      </w:pPr>
      <w:r w:rsidRPr="003923CB">
        <w:rPr>
          <w:rFonts w:ascii="楷体" w:eastAsia="楷体" w:hAnsi="楷体" w:hint="eastAsia"/>
          <w:sz w:val="28"/>
          <w:szCs w:val="28"/>
        </w:rPr>
        <w:t>有消息称</w:t>
      </w:r>
      <w:r w:rsidR="00B87D6F" w:rsidRPr="003923CB">
        <w:rPr>
          <w:rFonts w:ascii="楷体" w:eastAsia="楷体" w:hAnsi="楷体" w:hint="eastAsia"/>
          <w:sz w:val="28"/>
          <w:szCs w:val="28"/>
        </w:rPr>
        <w:t>目前MEMS方案很容易被</w:t>
      </w:r>
      <w:commentRangeStart w:id="135"/>
      <w:r w:rsidR="00B87D6F" w:rsidRPr="003923CB">
        <w:rPr>
          <w:rFonts w:ascii="楷体" w:eastAsia="楷体" w:hAnsi="楷体" w:hint="eastAsia"/>
          <w:sz w:val="28"/>
          <w:szCs w:val="28"/>
        </w:rPr>
        <w:t>干掉</w:t>
      </w:r>
      <w:commentRangeEnd w:id="135"/>
      <w:r w:rsidR="001E4226" w:rsidRPr="003923CB">
        <w:rPr>
          <w:rStyle w:val="af6"/>
          <w:rFonts w:ascii="楷体" w:eastAsia="楷体" w:hAnsi="楷体" w:hint="eastAsia"/>
          <w:sz w:val="28"/>
          <w:szCs w:val="28"/>
        </w:rPr>
        <w:commentReference w:id="135"/>
      </w:r>
      <w:r w:rsidR="00B87D6F" w:rsidRPr="003923CB">
        <w:rPr>
          <w:rFonts w:ascii="楷体" w:eastAsia="楷体" w:hAnsi="楷体" w:hint="eastAsia"/>
          <w:sz w:val="28"/>
          <w:szCs w:val="28"/>
        </w:rPr>
        <w:t>，整体还是往硅滤波方向发</w:t>
      </w:r>
      <w:r w:rsidR="00B87D6F" w:rsidRPr="0044789F">
        <w:rPr>
          <w:rFonts w:ascii="楷体" w:eastAsia="楷体" w:hAnsi="楷体" w:hint="eastAsia"/>
          <w:sz w:val="28"/>
          <w:szCs w:val="28"/>
        </w:rPr>
        <w:t>展。</w:t>
      </w:r>
    </w:p>
    <w:p w14:paraId="1F2C33C6" w14:textId="724359C0" w:rsidR="00F26332" w:rsidRPr="0044789F" w:rsidRDefault="00674EB7" w:rsidP="004A1FA4">
      <w:pPr>
        <w:pStyle w:val="4"/>
        <w:rPr>
          <w:rFonts w:hint="eastAsia"/>
          <w:color w:val="auto"/>
        </w:rPr>
      </w:pPr>
      <w:r w:rsidRPr="0044789F">
        <w:rPr>
          <w:rFonts w:ascii="楷体" w:eastAsia="楷体" w:hAnsi="楷体" w:hint="eastAsia"/>
          <w:b/>
          <w:color w:val="auto"/>
        </w:rPr>
        <w:t xml:space="preserve">VI. </w:t>
      </w:r>
      <w:r w:rsidR="00F26332" w:rsidRPr="0044789F">
        <w:rPr>
          <w:rFonts w:ascii="楷体" w:eastAsia="楷体" w:hAnsi="楷体" w:hint="eastAsia"/>
          <w:b/>
          <w:color w:val="auto"/>
        </w:rPr>
        <w:t>MicroLED</w:t>
      </w:r>
    </w:p>
    <w:p w14:paraId="70258FE6" w14:textId="20EC38F3" w:rsidR="00F26332" w:rsidRPr="003923CB" w:rsidRDefault="006E65ED">
      <w:pPr>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pPr>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lastRenderedPageBreak/>
        <w:t>能够突破现有物理距离：在高速传输下，传统铜缆的传输距离已经下降到1-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041590">
      <w:pPr>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66DD6">
      <w:pPr>
        <w:rPr>
          <w:rFonts w:ascii="楷体" w:eastAsia="楷体" w:hAnsi="楷体" w:hint="eastAsia"/>
          <w:sz w:val="28"/>
          <w:szCs w:val="28"/>
        </w:rPr>
      </w:pPr>
      <w:r w:rsidRPr="003923CB">
        <w:rPr>
          <w:rFonts w:ascii="楷体" w:eastAsia="楷体" w:hAnsi="楷体" w:hint="eastAsia"/>
          <w:sz w:val="28"/>
          <w:szCs w:val="28"/>
        </w:rPr>
        <w:t xml:space="preserve">3）当前 Micro LED 芯片成本 0.5-1 美元/颗，800G 模块需 460 </w:t>
      </w:r>
      <w:r w:rsidRPr="003923CB">
        <w:rPr>
          <w:rFonts w:ascii="楷体" w:eastAsia="楷体" w:hAnsi="楷体" w:hint="eastAsia"/>
          <w:sz w:val="28"/>
          <w:szCs w:val="28"/>
        </w:rPr>
        <w:lastRenderedPageBreak/>
        <w:t>颗，1.6T 模块需 920 颗，单模块光芯片成本就达数百美元。多芯光纤、TIR 透镜、CIS 传感器等配套供应链尚未成熟，万芯级光纤制造难度大，光学元件精密加工成本高。</w:t>
      </w:r>
    </w:p>
    <w:p w14:paraId="2D13DBB7" w14:textId="1B219CB3" w:rsidR="00466DD6"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092B31CC" w:rsidR="00F126F7"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r w:rsidR="001E4226">
        <w:rPr>
          <w:rFonts w:ascii="楷体" w:eastAsia="楷体" w:hAnsi="楷体" w:hint="eastAsia"/>
          <w:sz w:val="28"/>
          <w:szCs w:val="28"/>
        </w:rPr>
        <w:t>。</w:t>
      </w:r>
    </w:p>
    <w:p w14:paraId="2CA66AF4" w14:textId="17BDE24F" w:rsidR="006A6B03" w:rsidRPr="003923CB" w:rsidRDefault="006A6B03" w:rsidP="00041590">
      <w:pPr>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308D67D8" w:rsidR="00E95841" w:rsidRPr="002E0119" w:rsidRDefault="000E17A5">
      <w:pPr>
        <w:pStyle w:val="2"/>
        <w:rPr>
          <w:rFonts w:ascii="楷体" w:eastAsia="楷体" w:hAnsi="楷体" w:hint="eastAsia"/>
          <w:b/>
          <w:bCs/>
          <w:color w:val="auto"/>
          <w:sz w:val="32"/>
          <w:szCs w:val="32"/>
        </w:rPr>
      </w:pPr>
      <w:bookmarkStart w:id="136" w:name="_Toc231143520"/>
      <w:bookmarkStart w:id="137" w:name="_Toc231144050"/>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4</w:t>
      </w:r>
      <w:r w:rsidRPr="002E0119">
        <w:rPr>
          <w:rFonts w:ascii="楷体" w:eastAsia="楷体" w:hAnsi="楷体" w:hint="eastAsia"/>
          <w:b/>
          <w:bCs/>
          <w:color w:val="auto"/>
          <w:sz w:val="32"/>
          <w:szCs w:val="32"/>
        </w:rPr>
        <w:t xml:space="preserve"> 市场空间测算</w:t>
      </w:r>
      <w:bookmarkEnd w:id="136"/>
      <w:bookmarkEnd w:id="137"/>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52EA41A" wp14:editId="43B1F38F">
            <wp:extent cx="6207176" cy="1938528"/>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7"/>
                    <a:stretch>
                      <a:fillRect/>
                    </a:stretch>
                  </pic:blipFill>
                  <pic:spPr>
                    <a:xfrm>
                      <a:off x="0" y="0"/>
                      <a:ext cx="6252131" cy="1952568"/>
                    </a:xfrm>
                    <a:prstGeom prst="rect">
                      <a:avLst/>
                    </a:prstGeom>
                  </pic:spPr>
                </pic:pic>
              </a:graphicData>
            </a:graphic>
          </wp:inline>
        </w:drawing>
      </w:r>
    </w:p>
    <w:p w14:paraId="71C575EF" w14:textId="77777777" w:rsidR="004824E7" w:rsidRDefault="004824E7">
      <w:pPr>
        <w:jc w:val="center"/>
        <w:rPr>
          <w:rFonts w:ascii="楷体" w:eastAsia="楷体" w:hAnsi="楷体" w:hint="eastAsia"/>
          <w:sz w:val="21"/>
          <w:szCs w:val="16"/>
        </w:rPr>
      </w:pPr>
    </w:p>
    <w:p w14:paraId="223C6A70" w14:textId="77777777" w:rsidR="004824E7" w:rsidRDefault="004824E7">
      <w:pPr>
        <w:jc w:val="center"/>
        <w:rPr>
          <w:rFonts w:ascii="楷体" w:eastAsia="楷体" w:hAnsi="楷体" w:hint="eastAsia"/>
          <w:sz w:val="21"/>
          <w:szCs w:val="16"/>
        </w:rPr>
      </w:pPr>
    </w:p>
    <w:p w14:paraId="6C3205C2" w14:textId="77777777" w:rsidR="004824E7" w:rsidRDefault="004824E7">
      <w:pPr>
        <w:jc w:val="center"/>
        <w:rPr>
          <w:rFonts w:ascii="楷体" w:eastAsia="楷体" w:hAnsi="楷体" w:hint="eastAsia"/>
          <w:sz w:val="21"/>
          <w:szCs w:val="16"/>
        </w:rPr>
      </w:pPr>
    </w:p>
    <w:p w14:paraId="4F584968" w14:textId="77777777" w:rsidR="004824E7" w:rsidRDefault="004824E7">
      <w:pPr>
        <w:jc w:val="center"/>
        <w:rPr>
          <w:rFonts w:ascii="楷体" w:eastAsia="楷体" w:hAnsi="楷体" w:hint="eastAsia"/>
          <w:sz w:val="21"/>
          <w:szCs w:val="16"/>
        </w:rPr>
      </w:pPr>
    </w:p>
    <w:p w14:paraId="1F121EF6" w14:textId="77777777" w:rsidR="004824E7" w:rsidRDefault="004824E7">
      <w:pPr>
        <w:jc w:val="center"/>
        <w:rPr>
          <w:rFonts w:ascii="楷体" w:eastAsia="楷体" w:hAnsi="楷体" w:hint="eastAsia"/>
          <w:sz w:val="21"/>
          <w:szCs w:val="16"/>
        </w:rPr>
      </w:pPr>
    </w:p>
    <w:p w14:paraId="00949B22" w14:textId="77777777" w:rsidR="004824E7" w:rsidRDefault="004824E7">
      <w:pPr>
        <w:jc w:val="center"/>
        <w:rPr>
          <w:rFonts w:ascii="楷体" w:eastAsia="楷体" w:hAnsi="楷体" w:hint="eastAsia"/>
          <w:sz w:val="21"/>
          <w:szCs w:val="16"/>
        </w:rPr>
      </w:pPr>
    </w:p>
    <w:p w14:paraId="640CA84A" w14:textId="153A81DC"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w:t>
      </w:r>
      <w:r w:rsidR="00CE3ADC" w:rsidRPr="0044789F">
        <w:rPr>
          <w:rFonts w:ascii="楷体" w:eastAsia="楷体" w:hAnsi="楷体" w:hint="eastAsia"/>
          <w:sz w:val="21"/>
          <w:szCs w:val="16"/>
        </w:rPr>
        <w:t>2025-2031</w:t>
      </w:r>
      <w:r w:rsidRPr="0044789F">
        <w:rPr>
          <w:rFonts w:ascii="楷体" w:eastAsia="楷体" w:hAnsi="楷体" w:hint="eastAsia"/>
          <w:sz w:val="21"/>
          <w:szCs w:val="16"/>
        </w:rPr>
        <w:t>光模块</w:t>
      </w:r>
      <w:r w:rsidR="00CE3ADC" w:rsidRPr="0044789F">
        <w:rPr>
          <w:rFonts w:ascii="楷体" w:eastAsia="楷体" w:hAnsi="楷体" w:hint="eastAsia"/>
          <w:sz w:val="21"/>
          <w:szCs w:val="16"/>
        </w:rPr>
        <w:t>全球</w:t>
      </w:r>
      <w:r w:rsidRPr="0044789F">
        <w:rPr>
          <w:rFonts w:ascii="楷体" w:eastAsia="楷体" w:hAnsi="楷体" w:hint="eastAsia"/>
          <w:sz w:val="21"/>
          <w:szCs w:val="16"/>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44789F" w:rsidRDefault="00CE3ADC">
      <w:pPr>
        <w:rPr>
          <w:rFonts w:ascii="楷体" w:eastAsia="楷体" w:hAnsi="楷体" w:hint="eastAsia"/>
          <w:sz w:val="16"/>
          <w:szCs w:val="16"/>
        </w:rPr>
      </w:pPr>
      <w:r w:rsidRPr="0044789F">
        <w:rPr>
          <w:rFonts w:ascii="楷体" w:eastAsia="楷体" w:hAnsi="楷体" w:hint="eastAsia"/>
          <w:sz w:val="21"/>
          <w:szCs w:val="16"/>
        </w:rPr>
        <w:t>数据来源：银河证券，高盛，摩根士丹利，川江测算</w:t>
      </w:r>
    </w:p>
    <w:p w14:paraId="77307D11" w14:textId="0E9414EC" w:rsidR="003F4EBF" w:rsidRPr="0044789F" w:rsidRDefault="003F4EBF">
      <w:pPr>
        <w:rPr>
          <w:rFonts w:ascii="楷体" w:eastAsia="楷体" w:hAnsi="楷体" w:hint="eastAsia"/>
          <w:sz w:val="16"/>
          <w:szCs w:val="16"/>
        </w:rPr>
      </w:pPr>
      <w:r w:rsidRPr="0044789F">
        <w:rPr>
          <w:rFonts w:ascii="楷体" w:eastAsia="楷体" w:hAnsi="楷体" w:hint="eastAsia"/>
          <w:sz w:val="21"/>
          <w:szCs w:val="16"/>
        </w:rPr>
        <w:t>注：橙色为采取lightcounting测算系数的计算结果</w:t>
      </w:r>
    </w:p>
    <w:p w14:paraId="5BDDF24D" w14:textId="0985D1D0" w:rsidR="00E95841" w:rsidRPr="002E0119" w:rsidRDefault="000E17A5">
      <w:pPr>
        <w:pStyle w:val="2"/>
        <w:rPr>
          <w:rFonts w:ascii="楷体" w:eastAsia="楷体" w:hAnsi="楷体" w:hint="eastAsia"/>
          <w:b/>
          <w:bCs/>
          <w:color w:val="auto"/>
          <w:sz w:val="32"/>
          <w:szCs w:val="32"/>
        </w:rPr>
      </w:pPr>
      <w:bookmarkStart w:id="138" w:name="_Toc231143521"/>
      <w:bookmarkStart w:id="139" w:name="_Toc231144051"/>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5</w:t>
      </w:r>
      <w:r w:rsidRPr="002E0119">
        <w:rPr>
          <w:rFonts w:ascii="楷体" w:eastAsia="楷体" w:hAnsi="楷体" w:hint="eastAsia"/>
          <w:b/>
          <w:bCs/>
          <w:color w:val="auto"/>
          <w:sz w:val="32"/>
          <w:szCs w:val="32"/>
        </w:rPr>
        <w:t xml:space="preserve"> 市场格局</w:t>
      </w:r>
      <w:bookmarkEnd w:id="138"/>
      <w:bookmarkEnd w:id="139"/>
    </w:p>
    <w:p w14:paraId="6CA55201" w14:textId="20A0AEAF" w:rsidR="00E95841" w:rsidRPr="002E0119" w:rsidRDefault="009C600D">
      <w:pPr>
        <w:pStyle w:val="3"/>
        <w:rPr>
          <w:rFonts w:ascii="楷体" w:eastAsia="楷体" w:hAnsi="楷体" w:hint="eastAsia"/>
          <w:b/>
          <w:bCs/>
          <w:color w:val="auto"/>
          <w:sz w:val="28"/>
          <w:szCs w:val="28"/>
        </w:rPr>
      </w:pPr>
      <w:r w:rsidRPr="002E0119">
        <w:rPr>
          <w:rFonts w:ascii="楷体" w:eastAsia="楷体" w:hAnsi="楷体" w:hint="eastAsia"/>
          <w:b/>
          <w:bCs/>
          <w:color w:val="auto"/>
          <w:sz w:val="30"/>
          <w:szCs w:val="28"/>
        </w:rPr>
        <w:t>3.</w:t>
      </w:r>
      <w:r w:rsidR="004A1FA4">
        <w:rPr>
          <w:rFonts w:ascii="楷体" w:eastAsia="楷体" w:hAnsi="楷体" w:hint="eastAsia"/>
          <w:b/>
          <w:bCs/>
          <w:color w:val="auto"/>
          <w:sz w:val="30"/>
          <w:szCs w:val="28"/>
        </w:rPr>
        <w:t>5</w:t>
      </w:r>
      <w:r w:rsidRPr="002E0119">
        <w:rPr>
          <w:rFonts w:ascii="楷体" w:eastAsia="楷体" w:hAnsi="楷体" w:hint="eastAsia"/>
          <w:b/>
          <w:bCs/>
          <w:color w:val="auto"/>
          <w:sz w:val="30"/>
          <w:szCs w:val="28"/>
        </w:rPr>
        <w:t>.1景气度</w:t>
      </w:r>
      <w:ins w:id="140" w:author="Shiqing Tang" w:date="2026-06-01T13:52:00Z" w16du:dateUtc="2026-06-01T05:52:00Z">
        <w:r w:rsidR="00E95477">
          <w:rPr>
            <w:rFonts w:ascii="楷体" w:eastAsia="楷体" w:hAnsi="楷体" w:hint="eastAsia"/>
            <w:b/>
            <w:bCs/>
            <w:color w:val="auto"/>
            <w:sz w:val="30"/>
            <w:szCs w:val="28"/>
          </w:rPr>
          <w:t xml:space="preserve"> 这部分还没写完么</w:t>
        </w:r>
      </w:ins>
    </w:p>
    <w:p w14:paraId="1D47EEFF"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从资本开支，订单能见度，出口数据，板块业绩</w:t>
      </w:r>
    </w:p>
    <w:p w14:paraId="6BA85F36"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需求侧</w:t>
      </w:r>
    </w:p>
    <w:p w14:paraId="35598BC3" w14:textId="2022CD8C"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w:t>
      </w:r>
      <w:r w:rsidR="00A94FC8">
        <w:rPr>
          <w:rFonts w:ascii="楷体" w:eastAsia="楷体" w:hAnsi="楷体" w:hint="eastAsia"/>
          <w:sz w:val="28"/>
          <w:szCs w:val="28"/>
        </w:rPr>
        <w:t>超过</w:t>
      </w:r>
      <w:r w:rsidRPr="002E0119">
        <w:rPr>
          <w:rFonts w:ascii="楷体" w:eastAsia="楷体" w:hAnsi="楷体" w:hint="eastAsia"/>
          <w:sz w:val="28"/>
          <w:szCs w:val="28"/>
        </w:rPr>
        <w:t>7000亿美元，国内三大云资本开支同比增加43%至6030亿人民币。需求拉动强劲。</w:t>
      </w:r>
    </w:p>
    <w:p w14:paraId="4753761B"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供给侧</w:t>
      </w:r>
    </w:p>
    <w:p w14:paraId="0155B962" w14:textId="25BEC62C"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lastRenderedPageBreak/>
        <w:t>一季度光模块出口额增加2.79%达14.2亿美元，出口均价同比增加17.62%至1592美元/</w:t>
      </w:r>
      <w:commentRangeStart w:id="141"/>
      <w:r w:rsidRPr="002E0119">
        <w:rPr>
          <w:rFonts w:ascii="楷体" w:eastAsia="楷体" w:hAnsi="楷体" w:hint="eastAsia"/>
          <w:sz w:val="28"/>
          <w:szCs w:val="28"/>
        </w:rPr>
        <w:t>kg</w:t>
      </w:r>
      <w:commentRangeEnd w:id="141"/>
      <w:r w:rsidR="001E4226" w:rsidRPr="002E0119">
        <w:rPr>
          <w:rStyle w:val="af6"/>
          <w:rFonts w:ascii="楷体" w:eastAsia="楷体" w:hAnsi="楷体" w:hint="eastAsia"/>
          <w:sz w:val="28"/>
          <w:szCs w:val="28"/>
        </w:rPr>
        <w:commentReference w:id="141"/>
      </w:r>
      <w:r w:rsidRPr="002E0119">
        <w:rPr>
          <w:rFonts w:ascii="楷体" w:eastAsia="楷体" w:hAnsi="楷体" w:hint="eastAsia"/>
          <w:sz w:val="28"/>
          <w:szCs w:val="28"/>
        </w:rPr>
        <w:t>，板块营收同比增长96%，归母净利润同比增加137%，结构性产能升级进程顺利，高速率光模块对于低端产品的替代正在加速。</w:t>
      </w:r>
    </w:p>
    <w:p w14:paraId="50B5A7F6" w14:textId="624C30A4" w:rsidR="00E95841" w:rsidRPr="00F34820" w:rsidRDefault="009C600D">
      <w:pPr>
        <w:pStyle w:val="3"/>
        <w:rPr>
          <w:rFonts w:ascii="楷体" w:eastAsia="楷体" w:hAnsi="楷体" w:hint="eastAsia"/>
          <w:b/>
          <w:bCs/>
          <w:color w:val="auto"/>
          <w:sz w:val="30"/>
          <w:szCs w:val="30"/>
        </w:rPr>
      </w:pPr>
      <w:r w:rsidRPr="00F34820">
        <w:rPr>
          <w:rFonts w:ascii="楷体" w:eastAsia="楷体" w:hAnsi="楷体" w:hint="eastAsia"/>
          <w:b/>
          <w:bCs/>
          <w:color w:val="auto"/>
          <w:sz w:val="30"/>
          <w:szCs w:val="30"/>
        </w:rPr>
        <w:t>3.</w:t>
      </w:r>
      <w:r w:rsidR="004A1FA4">
        <w:rPr>
          <w:rFonts w:ascii="楷体" w:eastAsia="楷体" w:hAnsi="楷体" w:hint="eastAsia"/>
          <w:b/>
          <w:bCs/>
          <w:color w:val="auto"/>
          <w:sz w:val="30"/>
          <w:szCs w:val="30"/>
        </w:rPr>
        <w:t>5</w:t>
      </w:r>
      <w:r w:rsidRPr="00F34820">
        <w:rPr>
          <w:rFonts w:ascii="楷体" w:eastAsia="楷体" w:hAnsi="楷体" w:hint="eastAsia"/>
          <w:b/>
          <w:bCs/>
          <w:color w:val="auto"/>
          <w:sz w:val="30"/>
          <w:szCs w:val="30"/>
        </w:rPr>
        <w:t>.2价值链</w:t>
      </w:r>
      <w:ins w:id="142" w:author="Shiqing Tang" w:date="2026-06-01T13:24:00Z" w16du:dateUtc="2026-06-01T05:24:00Z">
        <w:r w:rsidR="001E4226">
          <w:rPr>
            <w:rFonts w:ascii="楷体" w:eastAsia="楷体" w:hAnsi="楷体" w:hint="eastAsia"/>
            <w:b/>
            <w:bCs/>
            <w:color w:val="auto"/>
            <w:sz w:val="30"/>
            <w:szCs w:val="30"/>
          </w:rPr>
          <w:t xml:space="preserve"> </w:t>
        </w:r>
      </w:ins>
      <w:ins w:id="143" w:author="Shiqing Tang" w:date="2026-06-01T13:28:00Z" w16du:dateUtc="2026-06-01T05:28:00Z">
        <w:r w:rsidR="00B218E5">
          <w:rPr>
            <w:rFonts w:ascii="楷体" w:eastAsia="楷体" w:hAnsi="楷体" w:hint="eastAsia"/>
            <w:b/>
            <w:bCs/>
            <w:color w:val="auto"/>
            <w:sz w:val="30"/>
            <w:szCs w:val="30"/>
          </w:rPr>
          <w:t>1.</w:t>
        </w:r>
      </w:ins>
      <w:ins w:id="144" w:author="Shiqing Tang" w:date="2026-06-01T13:24:00Z" w16du:dateUtc="2026-06-01T05:24:00Z">
        <w:r w:rsidR="001E4226">
          <w:rPr>
            <w:rFonts w:ascii="楷体" w:eastAsia="楷体" w:hAnsi="楷体" w:hint="eastAsia"/>
            <w:b/>
            <w:bCs/>
            <w:color w:val="auto"/>
            <w:sz w:val="30"/>
            <w:szCs w:val="30"/>
          </w:rPr>
          <w:t>这部分可以往前放 先让读者有个产业链印象</w:t>
        </w:r>
      </w:ins>
      <w:ins w:id="145" w:author="Shiqing Tang" w:date="2026-06-01T13:28:00Z" w16du:dateUtc="2026-06-01T05:28:00Z">
        <w:r w:rsidR="00B218E5">
          <w:rPr>
            <w:rFonts w:ascii="楷体" w:eastAsia="楷体" w:hAnsi="楷体" w:hint="eastAsia"/>
            <w:b/>
            <w:bCs/>
            <w:color w:val="auto"/>
            <w:sz w:val="30"/>
            <w:szCs w:val="30"/>
          </w:rPr>
          <w:t>；2.产业链是重要部分，写得太简单了，需要进一步扩展。</w:t>
        </w:r>
      </w:ins>
    </w:p>
    <w:p w14:paraId="63F96D85" w14:textId="77777777" w:rsidR="00E95841" w:rsidRPr="002E0119" w:rsidRDefault="00CA16CA">
      <w:pPr>
        <w:rPr>
          <w:rFonts w:ascii="楷体" w:eastAsia="楷体" w:hAnsi="楷体" w:hint="eastAsia"/>
          <w:sz w:val="28"/>
          <w:szCs w:val="28"/>
        </w:rPr>
      </w:pPr>
      <w:commentRangeStart w:id="146"/>
      <w:r w:rsidRPr="002E0119">
        <w:rPr>
          <w:rFonts w:ascii="楷体" w:eastAsia="楷体" w:hAnsi="楷体"/>
          <w:bCs/>
          <w:sz w:val="28"/>
          <w:szCs w:val="28"/>
        </w:rPr>
        <w:t>一、</w:t>
      </w:r>
      <w:commentRangeEnd w:id="146"/>
      <w:r w:rsidR="001E4226" w:rsidRPr="002E0119">
        <w:rPr>
          <w:rStyle w:val="af6"/>
          <w:rFonts w:ascii="楷体" w:eastAsia="楷体" w:hAnsi="楷体"/>
          <w:bCs/>
          <w:sz w:val="28"/>
          <w:szCs w:val="28"/>
        </w:rPr>
        <w:commentReference w:id="146"/>
      </w:r>
      <w:r w:rsidRPr="002E0119">
        <w:rPr>
          <w:rFonts w:ascii="楷体" w:eastAsia="楷体" w:hAnsi="楷体"/>
          <w:bCs/>
          <w:sz w:val="28"/>
          <w:szCs w:val="28"/>
        </w:rPr>
        <w:t>上游：核心器件与材料</w:t>
      </w:r>
    </w:p>
    <w:p w14:paraId="72EB74DC"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光模块上游是产业链技术壁垒最高、价值量最集中的部分，主要包括光/电芯片、光器件、封装材料及生产设备四大类：</w:t>
      </w:r>
    </w:p>
    <w:p w14:paraId="4DEF0B31"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668D2699"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500EA694"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3）</w:t>
      </w:r>
      <w:r w:rsidRPr="002E0119">
        <w:rPr>
          <w:rFonts w:ascii="楷体" w:eastAsia="楷体" w:hAnsi="楷体"/>
          <w:sz w:val="28"/>
          <w:szCs w:val="28"/>
        </w:rPr>
        <w:t>封装材料方面，散热基板、光学透镜、连接器及光纤阵列等部件影响光模块的耦合效率与长期可靠性。</w:t>
      </w:r>
    </w:p>
    <w:p w14:paraId="5D19644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lastRenderedPageBreak/>
        <w:t>4）</w:t>
      </w:r>
      <w:r w:rsidRPr="002E0119">
        <w:rPr>
          <w:rFonts w:ascii="楷体" w:eastAsia="楷体" w:hAnsi="楷体"/>
          <w:sz w:val="28"/>
          <w:szCs w:val="28"/>
        </w:rPr>
        <w:t>生产设备环节，贴片机精度、耦合机对准能力以及老化测试设备决定了产品良率与交付一致性。</w:t>
      </w:r>
    </w:p>
    <w:p w14:paraId="322953A2"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二、中游：光模块生产商</w:t>
      </w:r>
    </w:p>
    <w:p w14:paraId="767A4524" w14:textId="32894C1A" w:rsidR="00E95841" w:rsidRPr="002E0119" w:rsidRDefault="00CA16CA">
      <w:pPr>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ins w:id="147" w:author="Shiqing Tang" w:date="2026-06-01T13:27:00Z" w16du:dateUtc="2026-06-01T05:27:00Z">
        <w:r w:rsidR="00B218E5">
          <w:rPr>
            <w:rFonts w:ascii="楷体" w:eastAsia="楷体" w:hAnsi="楷体" w:hint="eastAsia"/>
            <w:sz w:val="28"/>
            <w:szCs w:val="28"/>
          </w:rPr>
          <w:t>国内的呢。</w:t>
        </w:r>
      </w:ins>
    </w:p>
    <w:p w14:paraId="4BBB675F"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三、下游：应用市场</w:t>
      </w:r>
    </w:p>
    <w:p w14:paraId="6F797390"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2153432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bCs/>
          <w:sz w:val="28"/>
          <w:szCs w:val="28"/>
          <w:highlight w:val="yellow"/>
        </w:rPr>
        <w:t>数通市场</w:t>
      </w:r>
      <w:r w:rsidRPr="002E0119">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6EA990A1" w14:textId="57B2F7A9" w:rsidR="00D079F5" w:rsidRPr="002E0119" w:rsidRDefault="00CA16CA" w:rsidP="00D079F5">
      <w:pPr>
        <w:rPr>
          <w:rFonts w:ascii="楷体" w:eastAsia="楷体" w:hAnsi="楷体" w:hint="eastAsia"/>
          <w:sz w:val="28"/>
          <w:szCs w:val="28"/>
        </w:rPr>
      </w:pPr>
      <w:r w:rsidRPr="002E0119">
        <w:rPr>
          <w:rFonts w:ascii="楷体" w:eastAsia="楷体" w:hAnsi="楷体"/>
          <w:bCs/>
          <w:sz w:val="28"/>
          <w:szCs w:val="28"/>
        </w:rPr>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68C5B3F2" w14:textId="0A12C429" w:rsidR="00B218E5" w:rsidRPr="00E95477" w:rsidRDefault="005B32DB" w:rsidP="00E95477">
      <w:pPr>
        <w:pStyle w:val="1"/>
        <w:rPr>
          <w:rFonts w:ascii="楷体" w:eastAsia="楷体" w:hAnsi="楷体" w:hint="eastAsia"/>
          <w:b/>
          <w:bCs/>
          <w:color w:val="auto"/>
          <w:sz w:val="36"/>
          <w:szCs w:val="36"/>
        </w:rPr>
      </w:pPr>
      <w:bookmarkStart w:id="148" w:name="_Toc231143522"/>
      <w:bookmarkStart w:id="149" w:name="_Toc231144052"/>
      <w:r w:rsidRPr="002D419C">
        <w:rPr>
          <w:rFonts w:ascii="楷体" w:eastAsia="楷体" w:hAnsi="楷体" w:hint="eastAsia"/>
          <w:b/>
          <w:bCs/>
          <w:color w:val="auto"/>
          <w:sz w:val="36"/>
          <w:szCs w:val="36"/>
        </w:rPr>
        <w:lastRenderedPageBreak/>
        <w:t>4.</w:t>
      </w:r>
      <w:r w:rsidR="00791476" w:rsidRPr="002D419C">
        <w:rPr>
          <w:rFonts w:ascii="楷体" w:eastAsia="楷体" w:hAnsi="楷体" w:hint="eastAsia"/>
          <w:b/>
          <w:bCs/>
          <w:color w:val="auto"/>
          <w:sz w:val="36"/>
          <w:szCs w:val="36"/>
        </w:rPr>
        <w:t xml:space="preserve"> </w:t>
      </w:r>
      <w:r w:rsidR="00B218E5">
        <w:rPr>
          <w:rFonts w:ascii="楷体" w:eastAsia="楷体" w:hAnsi="楷体" w:hint="eastAsia"/>
          <w:b/>
          <w:bCs/>
          <w:color w:val="auto"/>
          <w:sz w:val="36"/>
          <w:szCs w:val="36"/>
        </w:rPr>
        <w:t>二级</w:t>
      </w:r>
      <w:r w:rsidR="00791476" w:rsidRPr="002D419C">
        <w:rPr>
          <w:rFonts w:ascii="楷体" w:eastAsia="楷体" w:hAnsi="楷体" w:hint="eastAsia"/>
          <w:b/>
          <w:bCs/>
          <w:color w:val="auto"/>
          <w:sz w:val="36"/>
          <w:szCs w:val="36"/>
        </w:rPr>
        <w:t>市场</w:t>
      </w:r>
      <w:bookmarkEnd w:id="148"/>
      <w:bookmarkEnd w:id="149"/>
    </w:p>
    <w:p w14:paraId="55ECFC51" w14:textId="19983F1F" w:rsidR="005B32DB" w:rsidRDefault="005B32DB" w:rsidP="005B32DB">
      <w:pPr>
        <w:pStyle w:val="2"/>
        <w:rPr>
          <w:rFonts w:ascii="楷体" w:eastAsia="楷体" w:hAnsi="楷体"/>
          <w:b/>
          <w:bCs/>
          <w:color w:val="auto"/>
          <w:sz w:val="32"/>
          <w:szCs w:val="22"/>
        </w:rPr>
      </w:pPr>
      <w:bookmarkStart w:id="150" w:name="_Toc231143523"/>
      <w:bookmarkStart w:id="151" w:name="_Toc231144053"/>
      <w:r w:rsidRPr="0077393B">
        <w:rPr>
          <w:rFonts w:ascii="楷体" w:eastAsia="楷体" w:hAnsi="楷体" w:hint="eastAsia"/>
          <w:b/>
          <w:bCs/>
          <w:color w:val="auto"/>
          <w:sz w:val="32"/>
          <w:szCs w:val="22"/>
        </w:rPr>
        <w:t>4.1 历史回顾</w:t>
      </w:r>
      <w:bookmarkEnd w:id="150"/>
      <w:bookmarkEnd w:id="151"/>
    </w:p>
    <w:p w14:paraId="67665018" w14:textId="18AFC686" w:rsidR="009B1AED" w:rsidRPr="008C37F9" w:rsidRDefault="009B1AED" w:rsidP="008C37F9">
      <w:pPr>
        <w:jc w:val="center"/>
        <w:rPr>
          <w:rFonts w:ascii="楷体" w:eastAsia="楷体" w:hAnsi="楷体" w:hint="eastAsia"/>
          <w:sz w:val="21"/>
          <w:szCs w:val="22"/>
        </w:rPr>
      </w:pPr>
      <w:r w:rsidRPr="008C37F9">
        <w:rPr>
          <w:rFonts w:ascii="楷体" w:eastAsia="楷体" w:hAnsi="楷体" w:hint="eastAsia"/>
          <w:sz w:val="21"/>
          <w:szCs w:val="22"/>
        </w:rPr>
        <w:t>表：申万行业指数：一级行业通信</w:t>
      </w:r>
      <w:r w:rsidR="008C37F9" w:rsidRPr="008C37F9">
        <w:rPr>
          <w:rFonts w:ascii="楷体" w:eastAsia="楷体" w:hAnsi="楷体" w:hint="eastAsia"/>
          <w:sz w:val="21"/>
          <w:szCs w:val="22"/>
        </w:rPr>
        <w:t>暨中信通信行业指数</w:t>
      </w:r>
    </w:p>
    <w:p w14:paraId="22CE0287" w14:textId="1EAFFB70" w:rsidR="00B218E5" w:rsidRPr="00547A82" w:rsidRDefault="00F7086A" w:rsidP="008C37F9">
      <w:pPr>
        <w:jc w:val="center"/>
        <w:rPr>
          <w:rFonts w:ascii="楷体" w:eastAsia="楷体" w:hAnsi="楷体" w:hint="eastAsia"/>
          <w:szCs w:val="22"/>
        </w:rPr>
      </w:pPr>
      <w:r w:rsidRPr="00547A82">
        <w:rPr>
          <w:rFonts w:ascii="楷体" w:eastAsia="楷体" w:hAnsi="楷体"/>
          <w:noProof/>
          <w:sz w:val="28"/>
        </w:rPr>
        <w:drawing>
          <wp:inline distT="0" distB="0" distL="0" distR="0" wp14:anchorId="21E19473" wp14:editId="4D5023C6">
            <wp:extent cx="5775242" cy="1900281"/>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83863" cy="1903118"/>
                    </a:xfrm>
                    <a:prstGeom prst="rect">
                      <a:avLst/>
                    </a:prstGeom>
                    <a:noFill/>
                    <a:ln>
                      <a:noFill/>
                    </a:ln>
                  </pic:spPr>
                </pic:pic>
              </a:graphicData>
            </a:graphic>
          </wp:inline>
        </w:drawing>
      </w:r>
    </w:p>
    <w:p w14:paraId="508E1AB0" w14:textId="62797BE4"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2006.06-2008.01</w:t>
      </w:r>
      <w:r w:rsidR="00CA6B7E" w:rsidRPr="0061058C">
        <w:rPr>
          <w:rFonts w:ascii="楷体" w:eastAsia="楷体" w:hAnsi="楷体" w:hint="eastAsia"/>
          <w:color w:val="EE0000"/>
          <w:sz w:val="28"/>
          <w:szCs w:val="22"/>
        </w:rPr>
        <w:t>：第一次周期主升，核心原因为对3G预期的炒作</w:t>
      </w:r>
    </w:p>
    <w:p w14:paraId="430611EC" w14:textId="67E45128" w:rsidR="00CA6B7E" w:rsidRPr="00547A82" w:rsidRDefault="00A456F5" w:rsidP="00826800">
      <w:pPr>
        <w:rPr>
          <w:rFonts w:ascii="楷体" w:eastAsia="楷体" w:hAnsi="楷体" w:hint="eastAsia"/>
          <w:szCs w:val="22"/>
        </w:rPr>
      </w:pPr>
      <w:r w:rsidRPr="00547A82">
        <w:rPr>
          <w:rFonts w:ascii="楷体" w:eastAsia="楷体" w:hAnsi="楷体" w:hint="eastAsia"/>
          <w:sz w:val="28"/>
          <w:szCs w:val="22"/>
        </w:rPr>
        <w:t>2008.01-2008.10：金融危机，3G建设延迟，估值回归</w:t>
      </w:r>
    </w:p>
    <w:p w14:paraId="59000DFB" w14:textId="395AA2EA"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2008</w:t>
      </w:r>
      <w:r w:rsidR="00930379" w:rsidRPr="0061058C">
        <w:rPr>
          <w:rFonts w:ascii="楷体" w:eastAsia="楷体" w:hAnsi="楷体" w:hint="eastAsia"/>
          <w:color w:val="EE0000"/>
          <w:sz w:val="28"/>
          <w:szCs w:val="22"/>
        </w:rPr>
        <w:t>.10-2010.01</w:t>
      </w:r>
      <w:r w:rsidR="00A456F5" w:rsidRPr="0061058C">
        <w:rPr>
          <w:rFonts w:ascii="楷体" w:eastAsia="楷体" w:hAnsi="楷体" w:hint="eastAsia"/>
          <w:color w:val="EE0000"/>
          <w:sz w:val="28"/>
          <w:szCs w:val="22"/>
        </w:rPr>
        <w:t>：4万亿刺激，</w:t>
      </w:r>
      <w:r w:rsidR="00990C9E" w:rsidRPr="0061058C">
        <w:rPr>
          <w:rFonts w:ascii="楷体" w:eastAsia="楷体" w:hAnsi="楷体" w:hint="eastAsia"/>
          <w:color w:val="EE0000"/>
          <w:sz w:val="28"/>
          <w:szCs w:val="22"/>
        </w:rPr>
        <w:t>4G消息预热</w:t>
      </w:r>
    </w:p>
    <w:p w14:paraId="645A3570" w14:textId="21FA0157" w:rsidR="00990C9E" w:rsidRPr="00547A82" w:rsidRDefault="00990C9E" w:rsidP="00826800">
      <w:pPr>
        <w:rPr>
          <w:rFonts w:ascii="楷体" w:eastAsia="楷体" w:hAnsi="楷体" w:hint="eastAsia"/>
          <w:szCs w:val="22"/>
        </w:rPr>
      </w:pPr>
      <w:r w:rsidRPr="00547A82">
        <w:rPr>
          <w:rFonts w:ascii="楷体" w:eastAsia="楷体" w:hAnsi="楷体" w:hint="eastAsia"/>
          <w:sz w:val="28"/>
          <w:szCs w:val="22"/>
        </w:rPr>
        <w:t>2010.01-2012.12：</w:t>
      </w:r>
      <w:r w:rsidR="00906C27" w:rsidRPr="00547A82">
        <w:rPr>
          <w:rFonts w:ascii="楷体" w:eastAsia="楷体" w:hAnsi="楷体" w:hint="eastAsia"/>
          <w:sz w:val="28"/>
          <w:szCs w:val="22"/>
        </w:rPr>
        <w:t>3G投资退潮，4G预期落空，估值消化，横盘</w:t>
      </w:r>
    </w:p>
    <w:p w14:paraId="4503A35A" w14:textId="1EDCB23E" w:rsidR="00906C27" w:rsidRPr="0061058C" w:rsidRDefault="00906C27" w:rsidP="00826800">
      <w:pPr>
        <w:rPr>
          <w:rFonts w:ascii="楷体" w:eastAsia="楷体" w:hAnsi="楷体" w:hint="eastAsia"/>
          <w:color w:val="EE0000"/>
          <w:szCs w:val="22"/>
        </w:rPr>
      </w:pPr>
      <w:r w:rsidRPr="0061058C">
        <w:rPr>
          <w:rFonts w:ascii="楷体" w:eastAsia="楷体" w:hAnsi="楷体" w:hint="eastAsia"/>
          <w:color w:val="EE0000"/>
          <w:sz w:val="28"/>
          <w:szCs w:val="22"/>
        </w:rPr>
        <w:t>2013.01-2015.06</w:t>
      </w:r>
      <w:r w:rsidR="00FC1EAD" w:rsidRPr="0061058C">
        <w:rPr>
          <w:rFonts w:ascii="楷体" w:eastAsia="楷体" w:hAnsi="楷体" w:hint="eastAsia"/>
          <w:color w:val="EE0000"/>
          <w:sz w:val="28"/>
          <w:szCs w:val="22"/>
        </w:rPr>
        <w:t>：移动互联网爆发，叠加2013.12 4G拍照发放</w:t>
      </w:r>
    </w:p>
    <w:p w14:paraId="329B772E" w14:textId="22C2D399" w:rsidR="00D77CD6" w:rsidRPr="00547A82" w:rsidRDefault="002B3ED3" w:rsidP="00826800">
      <w:pPr>
        <w:rPr>
          <w:rFonts w:ascii="楷体" w:eastAsia="楷体" w:hAnsi="楷体" w:hint="eastAsia"/>
          <w:szCs w:val="22"/>
        </w:rPr>
      </w:pPr>
      <w:r w:rsidRPr="00547A82">
        <w:rPr>
          <w:rFonts w:ascii="楷体" w:eastAsia="楷体" w:hAnsi="楷体" w:hint="eastAsia"/>
          <w:sz w:val="28"/>
          <w:szCs w:val="22"/>
        </w:rPr>
        <w:t>2015.06-2018.10</w:t>
      </w:r>
      <w:r w:rsidR="00C2491A" w:rsidRPr="00547A82">
        <w:rPr>
          <w:rFonts w:ascii="楷体" w:eastAsia="楷体" w:hAnsi="楷体" w:hint="eastAsia"/>
          <w:sz w:val="28"/>
          <w:szCs w:val="22"/>
        </w:rPr>
        <w:t>：</w:t>
      </w:r>
      <w:r w:rsidR="00805AD8" w:rsidRPr="00547A82">
        <w:rPr>
          <w:rFonts w:ascii="楷体" w:eastAsia="楷体" w:hAnsi="楷体" w:hint="eastAsia"/>
          <w:sz w:val="28"/>
          <w:szCs w:val="22"/>
        </w:rPr>
        <w:t>两次股灾，</w:t>
      </w:r>
      <w:r w:rsidR="00C2491A" w:rsidRPr="00547A82">
        <w:rPr>
          <w:rFonts w:ascii="楷体" w:eastAsia="楷体" w:hAnsi="楷体" w:hint="eastAsia"/>
          <w:sz w:val="28"/>
          <w:szCs w:val="22"/>
        </w:rPr>
        <w:t>4G退潮</w:t>
      </w:r>
      <w:r w:rsidR="00063752" w:rsidRPr="00547A82">
        <w:rPr>
          <w:rFonts w:ascii="楷体" w:eastAsia="楷体" w:hAnsi="楷体" w:hint="eastAsia"/>
          <w:sz w:val="28"/>
          <w:szCs w:val="22"/>
        </w:rPr>
        <w:t>，运营商Capex三年连降</w:t>
      </w:r>
    </w:p>
    <w:p w14:paraId="59DB7F14" w14:textId="62B83814" w:rsidR="000B452B" w:rsidRPr="0061058C" w:rsidRDefault="00DC2DC8" w:rsidP="00826800">
      <w:pPr>
        <w:rPr>
          <w:rFonts w:ascii="楷体" w:eastAsia="楷体" w:hAnsi="楷体" w:hint="eastAsia"/>
          <w:color w:val="EE0000"/>
          <w:szCs w:val="22"/>
        </w:rPr>
      </w:pPr>
      <w:r w:rsidRPr="0061058C">
        <w:rPr>
          <w:rFonts w:ascii="楷体" w:eastAsia="楷体" w:hAnsi="楷体" w:hint="eastAsia"/>
          <w:color w:val="EE0000"/>
          <w:sz w:val="28"/>
          <w:szCs w:val="22"/>
        </w:rPr>
        <w:t>2018</w:t>
      </w:r>
      <w:r w:rsidR="00D77CD6" w:rsidRPr="0061058C">
        <w:rPr>
          <w:rFonts w:ascii="楷体" w:eastAsia="楷体" w:hAnsi="楷体" w:hint="eastAsia"/>
          <w:color w:val="EE0000"/>
          <w:sz w:val="28"/>
          <w:szCs w:val="22"/>
        </w:rPr>
        <w:t>.10-2020.02：中美贸易摩擦</w:t>
      </w:r>
      <w:r w:rsidR="002B3ED3" w:rsidRPr="0061058C">
        <w:rPr>
          <w:rFonts w:ascii="楷体" w:eastAsia="楷体" w:hAnsi="楷体" w:hint="eastAsia"/>
          <w:color w:val="EE0000"/>
          <w:sz w:val="28"/>
          <w:szCs w:val="22"/>
        </w:rPr>
        <w:t>，国产化预期催化</w:t>
      </w:r>
      <w:r w:rsidR="00D77CD6" w:rsidRPr="0061058C">
        <w:rPr>
          <w:rFonts w:ascii="楷体" w:eastAsia="楷体" w:hAnsi="楷体" w:hint="eastAsia"/>
          <w:color w:val="EE0000"/>
          <w:sz w:val="28"/>
          <w:szCs w:val="22"/>
        </w:rPr>
        <w:t>，叠加2019.06 5G拍照发放</w:t>
      </w:r>
    </w:p>
    <w:p w14:paraId="27EE6685" w14:textId="0C8BDD9D" w:rsidR="00776F49" w:rsidRPr="00547A82" w:rsidRDefault="00776F49" w:rsidP="00826800">
      <w:pPr>
        <w:rPr>
          <w:rFonts w:ascii="楷体" w:eastAsia="楷体" w:hAnsi="楷体" w:hint="eastAsia"/>
          <w:szCs w:val="22"/>
        </w:rPr>
      </w:pPr>
      <w:r w:rsidRPr="00547A82">
        <w:rPr>
          <w:rFonts w:ascii="楷体" w:eastAsia="楷体" w:hAnsi="楷体" w:hint="eastAsia"/>
          <w:sz w:val="28"/>
          <w:szCs w:val="22"/>
        </w:rPr>
        <w:t>2020.02-2022.1</w:t>
      </w:r>
      <w:r w:rsidR="002B3ED3" w:rsidRPr="00547A82">
        <w:rPr>
          <w:rFonts w:ascii="楷体" w:eastAsia="楷体" w:hAnsi="楷体" w:hint="eastAsia"/>
          <w:sz w:val="28"/>
          <w:szCs w:val="22"/>
        </w:rPr>
        <w:t>2</w:t>
      </w:r>
      <w:r w:rsidR="00216756" w:rsidRPr="00547A82">
        <w:rPr>
          <w:rFonts w:ascii="楷体" w:eastAsia="楷体" w:hAnsi="楷体" w:hint="eastAsia"/>
          <w:sz w:val="28"/>
          <w:szCs w:val="22"/>
        </w:rPr>
        <w:t>：5G应用未爆发，基建</w:t>
      </w:r>
      <w:r w:rsidR="00C2491A" w:rsidRPr="00547A82">
        <w:rPr>
          <w:rFonts w:ascii="楷体" w:eastAsia="楷体" w:hAnsi="楷体" w:hint="eastAsia"/>
          <w:sz w:val="28"/>
          <w:szCs w:val="22"/>
        </w:rPr>
        <w:t>速度放缓，逐渐退潮</w:t>
      </w:r>
      <w:r w:rsidR="00216756" w:rsidRPr="00547A82">
        <w:rPr>
          <w:rFonts w:ascii="楷体" w:eastAsia="楷体" w:hAnsi="楷体" w:hint="eastAsia"/>
          <w:sz w:val="28"/>
          <w:szCs w:val="22"/>
        </w:rPr>
        <w:t>，运营商Capex见顶，</w:t>
      </w:r>
      <w:r w:rsidR="002B3ED3" w:rsidRPr="00547A82">
        <w:rPr>
          <w:rFonts w:ascii="楷体" w:eastAsia="楷体" w:hAnsi="楷体" w:hint="eastAsia"/>
          <w:sz w:val="28"/>
          <w:szCs w:val="22"/>
        </w:rPr>
        <w:t>疫情叠加</w:t>
      </w:r>
    </w:p>
    <w:p w14:paraId="26DE5C67" w14:textId="4F61BBB3" w:rsidR="00D77CD6" w:rsidRPr="0061058C" w:rsidRDefault="00E104E6" w:rsidP="00826800">
      <w:pPr>
        <w:rPr>
          <w:rFonts w:ascii="楷体" w:eastAsia="楷体" w:hAnsi="楷体" w:hint="eastAsia"/>
          <w:color w:val="EE0000"/>
          <w:szCs w:val="22"/>
        </w:rPr>
      </w:pPr>
      <w:r w:rsidRPr="0061058C">
        <w:rPr>
          <w:rFonts w:ascii="楷体" w:eastAsia="楷体" w:hAnsi="楷体" w:hint="eastAsia"/>
          <w:color w:val="EE0000"/>
          <w:sz w:val="28"/>
          <w:szCs w:val="22"/>
        </w:rPr>
        <w:t>2022.12-2023.0</w:t>
      </w:r>
      <w:r w:rsidR="00C2491A" w:rsidRPr="0061058C">
        <w:rPr>
          <w:rFonts w:ascii="楷体" w:eastAsia="楷体" w:hAnsi="楷体" w:hint="eastAsia"/>
          <w:color w:val="EE0000"/>
          <w:sz w:val="28"/>
          <w:szCs w:val="22"/>
        </w:rPr>
        <w:t>6</w:t>
      </w:r>
      <w:r w:rsidRPr="0061058C">
        <w:rPr>
          <w:rFonts w:ascii="楷体" w:eastAsia="楷体" w:hAnsi="楷体" w:hint="eastAsia"/>
          <w:color w:val="EE0000"/>
          <w:sz w:val="28"/>
          <w:szCs w:val="22"/>
        </w:rPr>
        <w:t>：ChatGPT3.5问世，AI算力元年，光模块启动</w:t>
      </w:r>
    </w:p>
    <w:p w14:paraId="776B1107" w14:textId="43B9244A" w:rsidR="00D77CD6" w:rsidRPr="00547A82" w:rsidRDefault="00C2491A" w:rsidP="00826800">
      <w:pPr>
        <w:rPr>
          <w:rFonts w:ascii="楷体" w:eastAsia="楷体" w:hAnsi="楷体" w:hint="eastAsia"/>
          <w:szCs w:val="22"/>
        </w:rPr>
      </w:pPr>
      <w:r w:rsidRPr="00547A82">
        <w:rPr>
          <w:rFonts w:ascii="楷体" w:eastAsia="楷体" w:hAnsi="楷体" w:hint="eastAsia"/>
          <w:sz w:val="28"/>
          <w:szCs w:val="22"/>
        </w:rPr>
        <w:lastRenderedPageBreak/>
        <w:t>2023.06-2024.09：</w:t>
      </w:r>
      <w:r w:rsidR="00805AD8" w:rsidRPr="00547A82">
        <w:rPr>
          <w:rFonts w:ascii="楷体" w:eastAsia="楷体" w:hAnsi="楷体" w:hint="eastAsia"/>
          <w:sz w:val="28"/>
          <w:szCs w:val="22"/>
        </w:rPr>
        <w:t>AI预期分化，光模块</w:t>
      </w:r>
      <w:r w:rsidR="00230A27" w:rsidRPr="00547A82">
        <w:rPr>
          <w:rFonts w:ascii="楷体" w:eastAsia="楷体" w:hAnsi="楷体" w:hint="eastAsia"/>
          <w:sz w:val="28"/>
          <w:szCs w:val="22"/>
        </w:rPr>
        <w:t>业绩验证期，24季报，中报验证爆发</w:t>
      </w:r>
      <w:r w:rsidR="00BD37E2" w:rsidRPr="00547A82">
        <w:rPr>
          <w:rFonts w:ascii="楷体" w:eastAsia="楷体" w:hAnsi="楷体" w:hint="eastAsia"/>
          <w:sz w:val="28"/>
          <w:szCs w:val="22"/>
        </w:rPr>
        <w:t>，</w:t>
      </w:r>
      <w:r w:rsidR="0077124B" w:rsidRPr="00547A82">
        <w:rPr>
          <w:rFonts w:ascii="楷体" w:eastAsia="楷体" w:hAnsi="楷体" w:hint="eastAsia"/>
          <w:sz w:val="28"/>
          <w:szCs w:val="22"/>
        </w:rPr>
        <w:t>但产业整体</w:t>
      </w:r>
      <w:r w:rsidR="00BD37E2" w:rsidRPr="00547A82">
        <w:rPr>
          <w:rFonts w:ascii="楷体" w:eastAsia="楷体" w:hAnsi="楷体" w:hint="eastAsia"/>
          <w:sz w:val="28"/>
          <w:szCs w:val="22"/>
        </w:rPr>
        <w:t>横盘调整</w:t>
      </w:r>
    </w:p>
    <w:p w14:paraId="35520DF6" w14:textId="25E9E15A" w:rsidR="001D6C1C" w:rsidRPr="0061058C" w:rsidRDefault="004E033E" w:rsidP="001D6C1C">
      <w:pPr>
        <w:rPr>
          <w:rFonts w:ascii="楷体" w:eastAsia="楷体" w:hAnsi="楷体" w:hint="eastAsia"/>
          <w:color w:val="EE0000"/>
          <w:szCs w:val="22"/>
        </w:rPr>
      </w:pPr>
      <w:r w:rsidRPr="0061058C">
        <w:rPr>
          <w:rFonts w:ascii="楷体" w:eastAsia="楷体" w:hAnsi="楷体" w:hint="eastAsia"/>
          <w:color w:val="EE0000"/>
          <w:sz w:val="28"/>
          <w:szCs w:val="22"/>
        </w:rPr>
        <w:t>2024.09-至今：924行情</w:t>
      </w:r>
      <w:r w:rsidR="00A4653D" w:rsidRPr="0061058C">
        <w:rPr>
          <w:rFonts w:ascii="楷体" w:eastAsia="楷体" w:hAnsi="楷体" w:hint="eastAsia"/>
          <w:color w:val="EE0000"/>
          <w:sz w:val="28"/>
          <w:szCs w:val="22"/>
        </w:rPr>
        <w:t>，叠加DeepSeek出圈，带来国产算力重估，训练，推理需求双重爆发</w:t>
      </w:r>
      <w:r w:rsidR="0077124B" w:rsidRPr="0061058C">
        <w:rPr>
          <w:rFonts w:ascii="楷体" w:eastAsia="楷体" w:hAnsi="楷体" w:hint="eastAsia"/>
          <w:color w:val="EE0000"/>
          <w:sz w:val="28"/>
          <w:szCs w:val="22"/>
        </w:rPr>
        <w:t>。</w:t>
      </w:r>
    </w:p>
    <w:p w14:paraId="297D743B" w14:textId="6257CA6D" w:rsidR="001D6C1C" w:rsidRPr="00547A82" w:rsidRDefault="001D6C1C" w:rsidP="001D6C1C">
      <w:pPr>
        <w:rPr>
          <w:rFonts w:ascii="楷体" w:eastAsia="楷体" w:hAnsi="楷体" w:hint="eastAsia"/>
        </w:rPr>
      </w:pPr>
      <w:r w:rsidRPr="00547A82">
        <w:rPr>
          <w:rFonts w:ascii="楷体" w:eastAsia="楷体" w:hAnsi="楷体"/>
          <w:sz w:val="28"/>
        </w:rPr>
        <w:t>通信指数二十年走了五个大周期：3G/4G/5G都是"政策预期→牌照发放→建设峰值→应用缺失→估值崩塌"的循环，唯有当前AI算力周期是"产业趋势驱动"而非政策驱动——光模块（</w:t>
      </w:r>
      <w:r w:rsidR="00BF1CA9">
        <w:rPr>
          <w:rFonts w:ascii="楷体" w:eastAsia="楷体" w:hAnsi="楷体" w:hint="eastAsia"/>
          <w:sz w:val="28"/>
        </w:rPr>
        <w:t>中际旭创，新易盛，天孚通信</w:t>
      </w:r>
      <w:r w:rsidRPr="00547A82">
        <w:rPr>
          <w:rFonts w:ascii="楷体" w:eastAsia="楷体" w:hAnsi="楷体"/>
          <w:sz w:val="28"/>
        </w:rPr>
        <w:t>）替代了主设备商（中兴、华为）成为核心引擎，涨幅和持续性远超前几轮。但历史规律警示：每次"预期Peak→业绩证伪"都伴随深度回调，当前估值在历史高位</w:t>
      </w:r>
      <w:r w:rsidR="00B218E5">
        <w:rPr>
          <w:rFonts w:ascii="楷体" w:eastAsia="楷体" w:hAnsi="楷体" w:hint="eastAsia"/>
          <w:sz w:val="28"/>
        </w:rPr>
        <w:t>。</w:t>
      </w:r>
    </w:p>
    <w:p w14:paraId="15BC38C9" w14:textId="7EA45B26" w:rsidR="0040165E" w:rsidRPr="0077393B" w:rsidRDefault="005B32DB" w:rsidP="00C263E3">
      <w:pPr>
        <w:pStyle w:val="2"/>
        <w:rPr>
          <w:rFonts w:ascii="楷体" w:eastAsia="楷体" w:hAnsi="楷体" w:hint="eastAsia"/>
          <w:b/>
          <w:bCs/>
          <w:color w:val="auto"/>
          <w:sz w:val="22"/>
          <w:szCs w:val="22"/>
        </w:rPr>
      </w:pPr>
      <w:bookmarkStart w:id="152" w:name="_Toc231143524"/>
      <w:bookmarkStart w:id="153" w:name="_Toc231144054"/>
      <w:r w:rsidRPr="0077393B">
        <w:rPr>
          <w:rFonts w:ascii="楷体" w:eastAsia="楷体" w:hAnsi="楷体" w:hint="eastAsia"/>
          <w:b/>
          <w:bCs/>
          <w:color w:val="auto"/>
          <w:sz w:val="32"/>
          <w:szCs w:val="22"/>
        </w:rPr>
        <w:t>4.2</w:t>
      </w:r>
      <w:r w:rsidR="00C263E3" w:rsidRPr="0077393B">
        <w:rPr>
          <w:rFonts w:ascii="楷体" w:eastAsia="楷体" w:hAnsi="楷体" w:hint="eastAsia"/>
          <w:b/>
          <w:bCs/>
          <w:color w:val="auto"/>
          <w:sz w:val="32"/>
          <w:szCs w:val="22"/>
        </w:rPr>
        <w:t xml:space="preserve"> </w:t>
      </w:r>
      <w:r w:rsidR="00A10243" w:rsidRPr="0077393B">
        <w:rPr>
          <w:rFonts w:ascii="楷体" w:eastAsia="楷体" w:hAnsi="楷体" w:hint="eastAsia"/>
          <w:b/>
          <w:bCs/>
          <w:color w:val="auto"/>
          <w:sz w:val="32"/>
          <w:szCs w:val="22"/>
        </w:rPr>
        <w:t>跟踪指标</w:t>
      </w:r>
      <w:bookmarkEnd w:id="152"/>
      <w:bookmarkEnd w:id="153"/>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.1 四大云厂季度Capex</w:t>
      </w:r>
    </w:p>
    <w:p w14:paraId="7588CBB7" w14:textId="6C52AF11" w:rsidR="00A10243" w:rsidRPr="00547A82" w:rsidRDefault="00A10243" w:rsidP="00A10243">
      <w:pPr>
        <w:rPr>
          <w:rFonts w:ascii="楷体" w:eastAsia="楷体" w:hAnsi="楷体" w:hint="eastAsia"/>
          <w:szCs w:val="22"/>
        </w:rPr>
      </w:pPr>
      <w:r w:rsidRPr="00547A82">
        <w:rPr>
          <w:rFonts w:ascii="楷体" w:eastAsia="楷体" w:hAnsi="楷体" w:hint="eastAsia"/>
          <w:sz w:val="28"/>
          <w:szCs w:val="22"/>
        </w:rPr>
        <w:t>目前光模块市场预期紧跟美国方面</w:t>
      </w:r>
      <w:r w:rsidR="004E402D" w:rsidRPr="00547A82">
        <w:rPr>
          <w:rFonts w:ascii="楷体" w:eastAsia="楷体" w:hAnsi="楷体" w:hint="eastAsia"/>
          <w:sz w:val="28"/>
          <w:szCs w:val="22"/>
        </w:rPr>
        <w:t>云服务厂商需求，因此四云</w:t>
      </w:r>
      <w:r w:rsidRPr="00547A82">
        <w:rPr>
          <w:rFonts w:ascii="楷体" w:eastAsia="楷体" w:hAnsi="楷体" w:hint="eastAsia"/>
          <w:sz w:val="28"/>
          <w:szCs w:val="22"/>
        </w:rPr>
        <w:t>资本开支</w:t>
      </w:r>
      <w:r w:rsidR="004E402D" w:rsidRPr="00547A82">
        <w:rPr>
          <w:rFonts w:ascii="楷体" w:eastAsia="楷体" w:hAnsi="楷体" w:hint="eastAsia"/>
          <w:sz w:val="28"/>
          <w:szCs w:val="22"/>
        </w:rPr>
        <w:t>是一个重要跟踪指标</w:t>
      </w:r>
      <w:r w:rsidRPr="00547A82">
        <w:rPr>
          <w:rFonts w:ascii="楷体" w:eastAsia="楷体" w:hAnsi="楷体" w:hint="eastAsia"/>
          <w:sz w:val="28"/>
          <w:szCs w:val="22"/>
        </w:rPr>
        <w:t>，鉴于四大云厂</w:t>
      </w:r>
      <w:r w:rsidR="00F87A98" w:rsidRPr="00547A82">
        <w:rPr>
          <w:rFonts w:ascii="楷体" w:eastAsia="楷体" w:hAnsi="楷体" w:hint="eastAsia"/>
          <w:sz w:val="28"/>
          <w:szCs w:val="22"/>
        </w:rPr>
        <w:t>自由现金流均有较大下降，因此交易员</w:t>
      </w:r>
      <w:r w:rsidR="00AB0916">
        <w:rPr>
          <w:rFonts w:ascii="楷体" w:eastAsia="楷体" w:hAnsi="楷体" w:hint="eastAsia"/>
          <w:sz w:val="28"/>
          <w:szCs w:val="22"/>
        </w:rPr>
        <w:t>建议</w:t>
      </w:r>
      <w:r w:rsidR="00F87A98" w:rsidRPr="00547A82">
        <w:rPr>
          <w:rFonts w:ascii="楷体" w:eastAsia="楷体" w:hAnsi="楷体" w:hint="eastAsia"/>
          <w:sz w:val="28"/>
          <w:szCs w:val="22"/>
        </w:rPr>
        <w:t>，应该以季度为基准跟踪四大云厂Capex，一旦增速放缓，甚至支出停滞，则应视为重大风险信号</w:t>
      </w:r>
      <w:r w:rsidR="004E402D"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r w:rsidR="00A13893" w:rsidRPr="00547A82">
        <w:rPr>
          <w:rFonts w:ascii="楷体" w:eastAsia="楷体" w:hAnsi="楷体" w:hint="eastAsia"/>
          <w:sz w:val="28"/>
          <w:szCs w:val="22"/>
        </w:rPr>
        <w:t>。</w:t>
      </w:r>
    </w:p>
    <w:p w14:paraId="66525C48" w14:textId="3A55E7DC"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 xml:space="preserve">.2 </w:t>
      </w:r>
      <w:r w:rsidR="00D07048">
        <w:rPr>
          <w:rFonts w:ascii="楷体" w:eastAsia="楷体" w:hAnsi="楷体" w:hint="eastAsia"/>
          <w:b/>
          <w:bCs/>
          <w:color w:val="auto"/>
          <w:sz w:val="30"/>
          <w:szCs w:val="22"/>
        </w:rPr>
        <w:t>全球主要</w:t>
      </w:r>
      <w:r w:rsidR="009C600D" w:rsidRPr="0077393B">
        <w:rPr>
          <w:rFonts w:ascii="楷体" w:eastAsia="楷体" w:hAnsi="楷体" w:hint="eastAsia"/>
          <w:b/>
          <w:bCs/>
          <w:color w:val="auto"/>
          <w:sz w:val="30"/>
          <w:szCs w:val="22"/>
        </w:rPr>
        <w:t>云capex占全市场capex比率</w:t>
      </w:r>
    </w:p>
    <w:p w14:paraId="6F9C3A69" w14:textId="3AEF8BB3" w:rsidR="00F87A98" w:rsidRPr="00547A82" w:rsidRDefault="004E402D" w:rsidP="00A10243">
      <w:pPr>
        <w:rPr>
          <w:rFonts w:ascii="楷体" w:eastAsia="楷体" w:hAnsi="楷体" w:hint="eastAsia"/>
          <w:szCs w:val="22"/>
        </w:rPr>
      </w:pPr>
      <w:r w:rsidRPr="00547A82">
        <w:rPr>
          <w:rFonts w:ascii="楷体" w:eastAsia="楷体" w:hAnsi="楷体" w:hint="eastAsia"/>
          <w:sz w:val="28"/>
          <w:szCs w:val="22"/>
        </w:rPr>
        <w:t>同时交易员还</w:t>
      </w:r>
      <w:r w:rsidR="00AB0916">
        <w:rPr>
          <w:rFonts w:ascii="楷体" w:eastAsia="楷体" w:hAnsi="楷体" w:hint="eastAsia"/>
          <w:sz w:val="28"/>
          <w:szCs w:val="22"/>
        </w:rPr>
        <w:t>建议</w:t>
      </w:r>
      <w:r w:rsidRPr="00547A82">
        <w:rPr>
          <w:rFonts w:ascii="楷体" w:eastAsia="楷体" w:hAnsi="楷体" w:hint="eastAsia"/>
          <w:sz w:val="28"/>
          <w:szCs w:val="22"/>
        </w:rPr>
        <w:t>，应该跟踪</w:t>
      </w:r>
      <w:r w:rsidR="00D07048">
        <w:rPr>
          <w:rFonts w:ascii="楷体" w:eastAsia="楷体" w:hAnsi="楷体" w:hint="eastAsia"/>
          <w:sz w:val="28"/>
          <w:szCs w:val="22"/>
        </w:rPr>
        <w:t>全球主要九大</w:t>
      </w:r>
      <w:r w:rsidR="00B305CA" w:rsidRPr="00547A82">
        <w:rPr>
          <w:rFonts w:ascii="楷体" w:eastAsia="楷体" w:hAnsi="楷体" w:hint="eastAsia"/>
          <w:sz w:val="28"/>
          <w:szCs w:val="22"/>
        </w:rPr>
        <w:t>云厂</w:t>
      </w:r>
      <w:r w:rsidR="009C600D" w:rsidRPr="00547A82">
        <w:rPr>
          <w:rFonts w:ascii="楷体" w:eastAsia="楷体" w:hAnsi="楷体" w:hint="eastAsia"/>
          <w:sz w:val="28"/>
          <w:szCs w:val="22"/>
        </w:rPr>
        <w:t>capex相对全市场占比，以70%为警戒线</w:t>
      </w:r>
      <w:r w:rsidR="00D07048">
        <w:rPr>
          <w:rFonts w:ascii="楷体" w:eastAsia="楷体" w:hAnsi="楷体" w:hint="eastAsia"/>
          <w:sz w:val="28"/>
          <w:szCs w:val="22"/>
        </w:rPr>
        <w:t>，如果超过警戒线，应当视为风险，考虑逐步减仓</w:t>
      </w:r>
      <w:r w:rsidR="009C600D" w:rsidRPr="00547A82">
        <w:rPr>
          <w:rFonts w:ascii="楷体" w:eastAsia="楷体" w:hAnsi="楷体" w:hint="eastAsia"/>
          <w:sz w:val="28"/>
          <w:szCs w:val="22"/>
        </w:rPr>
        <w:t>。</w:t>
      </w:r>
      <w:r w:rsidR="00B434BD" w:rsidRPr="00547A82">
        <w:rPr>
          <w:rFonts w:ascii="楷体" w:eastAsia="楷体" w:hAnsi="楷体" w:hint="eastAsia"/>
          <w:sz w:val="28"/>
          <w:szCs w:val="22"/>
        </w:rPr>
        <w:t>标普500</w:t>
      </w:r>
      <w:r w:rsidR="008C70D6" w:rsidRPr="00547A82">
        <w:rPr>
          <w:rFonts w:ascii="楷体" w:eastAsia="楷体" w:hAnsi="楷体" w:hint="eastAsia"/>
          <w:sz w:val="28"/>
          <w:szCs w:val="22"/>
        </w:rPr>
        <w:t>上市企业2026capex总和约为2.2万亿美元，目</w:t>
      </w:r>
      <w:r w:rsidR="008C70D6" w:rsidRPr="00547A82">
        <w:rPr>
          <w:rFonts w:ascii="楷体" w:eastAsia="楷体" w:hAnsi="楷体" w:hint="eastAsia"/>
          <w:sz w:val="28"/>
          <w:szCs w:val="22"/>
        </w:rPr>
        <w:lastRenderedPageBreak/>
        <w:t>前比率在34%左右</w:t>
      </w:r>
      <w:r w:rsidR="00600448"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 xml:space="preserve">4.2.3 </w:t>
      </w:r>
      <w:r w:rsidR="009F2FDB" w:rsidRPr="0077393B">
        <w:rPr>
          <w:rFonts w:ascii="楷体" w:eastAsia="楷体" w:hAnsi="楷体" w:hint="eastAsia"/>
          <w:b/>
          <w:bCs/>
          <w:color w:val="auto"/>
          <w:sz w:val="30"/>
          <w:szCs w:val="22"/>
        </w:rPr>
        <w:t>制造端生产</w:t>
      </w:r>
      <w:r w:rsidR="00395556" w:rsidRPr="0077393B">
        <w:rPr>
          <w:rFonts w:ascii="楷体" w:eastAsia="楷体" w:hAnsi="楷体" w:hint="eastAsia"/>
          <w:b/>
          <w:bCs/>
          <w:color w:val="auto"/>
          <w:sz w:val="30"/>
          <w:szCs w:val="22"/>
        </w:rPr>
        <w:t>情况</w:t>
      </w:r>
    </w:p>
    <w:p w14:paraId="5F3DDA23" w14:textId="1826351C" w:rsidR="009F2FDB" w:rsidRPr="00547A82" w:rsidRDefault="009F2FDB" w:rsidP="009F2FDB">
      <w:pPr>
        <w:rPr>
          <w:rFonts w:ascii="楷体" w:eastAsia="楷体" w:hAnsi="楷体" w:hint="eastAsia"/>
          <w:szCs w:val="22"/>
        </w:rPr>
      </w:pPr>
      <w:r w:rsidRPr="00547A82">
        <w:rPr>
          <w:rFonts w:ascii="楷体" w:eastAsia="楷体" w:hAnsi="楷体" w:hint="eastAsia"/>
          <w:sz w:val="28"/>
          <w:szCs w:val="22"/>
        </w:rPr>
        <w:t>光模块产业目前呈现出</w:t>
      </w:r>
      <w:r w:rsidR="00010EAC" w:rsidRPr="00547A82">
        <w:rPr>
          <w:rFonts w:ascii="楷体" w:eastAsia="楷体" w:hAnsi="楷体" w:hint="eastAsia"/>
          <w:sz w:val="28"/>
          <w:szCs w:val="22"/>
        </w:rPr>
        <w:t>供给侧的高集中度，因此跟踪少量头部企业即可大略跟踪整个产业的景气情况</w:t>
      </w:r>
      <w:r w:rsidR="00BB67FD" w:rsidRPr="00547A82">
        <w:rPr>
          <w:rFonts w:ascii="楷体" w:eastAsia="楷体" w:hAnsi="楷体" w:hint="eastAsia"/>
          <w:sz w:val="28"/>
          <w:szCs w:val="22"/>
        </w:rPr>
        <w:t>。</w:t>
      </w:r>
      <w:r w:rsidR="001450E2">
        <w:rPr>
          <w:rFonts w:ascii="楷体" w:eastAsia="楷体" w:hAnsi="楷体" w:hint="eastAsia"/>
          <w:sz w:val="28"/>
          <w:szCs w:val="22"/>
        </w:rPr>
        <w:t>本指标</w:t>
      </w:r>
      <w:r w:rsidR="00BB67FD" w:rsidRPr="00547A82">
        <w:rPr>
          <w:rFonts w:ascii="楷体" w:eastAsia="楷体" w:hAnsi="楷体" w:hint="eastAsia"/>
          <w:sz w:val="28"/>
          <w:szCs w:val="22"/>
        </w:rPr>
        <w:t>主要跟踪制造侧龙头企业盈利情况，库存，订单可见度，产能情况，扩产计划等。数据来源为券商研报，光通信Pro</w:t>
      </w:r>
      <w:r w:rsidR="00446B60" w:rsidRPr="00547A82">
        <w:rPr>
          <w:rFonts w:ascii="楷体" w:eastAsia="楷体" w:hAnsi="楷体" w:hint="eastAsia"/>
          <w:sz w:val="28"/>
          <w:szCs w:val="22"/>
        </w:rPr>
        <w:t>等</w:t>
      </w:r>
      <w:r w:rsidR="00BB67FD" w:rsidRPr="00547A82">
        <w:rPr>
          <w:rFonts w:ascii="楷体" w:eastAsia="楷体" w:hAnsi="楷体" w:hint="eastAsia"/>
          <w:sz w:val="28"/>
          <w:szCs w:val="22"/>
        </w:rPr>
        <w:t>公众号。</w:t>
      </w:r>
      <w:r w:rsidR="009C5560" w:rsidRPr="00547A82">
        <w:rPr>
          <w:rFonts w:ascii="楷体" w:eastAsia="楷体" w:hAnsi="楷体" w:hint="eastAsia"/>
          <w:sz w:val="28"/>
          <w:szCs w:val="22"/>
        </w:rPr>
        <w:t>跟踪频率为每日</w:t>
      </w:r>
      <w:r w:rsidR="00741EC4">
        <w:rPr>
          <w:rFonts w:ascii="楷体" w:eastAsia="楷体" w:hAnsi="楷体" w:hint="eastAsia"/>
          <w:sz w:val="28"/>
          <w:szCs w:val="22"/>
        </w:rPr>
        <w:t>。</w:t>
      </w:r>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30"/>
          <w:szCs w:val="22"/>
        </w:rPr>
        <w:t>产业政策</w:t>
      </w:r>
    </w:p>
    <w:p w14:paraId="10D3C2B4" w14:textId="7AFAFC89" w:rsidR="00446B60" w:rsidRPr="00547A82" w:rsidRDefault="00547A82" w:rsidP="00446B60">
      <w:pPr>
        <w:rPr>
          <w:rFonts w:ascii="楷体" w:eastAsia="楷体" w:hAnsi="楷体" w:hint="eastAsia"/>
        </w:rPr>
      </w:pPr>
      <w:r w:rsidRPr="00547A82">
        <w:rPr>
          <w:rFonts w:ascii="楷体" w:eastAsia="楷体" w:hAnsi="楷体" w:hint="eastAsia"/>
          <w:sz w:val="28"/>
        </w:rPr>
        <w:t>关注政府政策和行业新闻，跟踪频率不定</w:t>
      </w:r>
      <w:r w:rsidR="00741EC4">
        <w:rPr>
          <w:rFonts w:ascii="楷体" w:eastAsia="楷体" w:hAnsi="楷体" w:hint="eastAsia"/>
          <w:sz w:val="28"/>
        </w:rPr>
        <w:t>。</w:t>
      </w:r>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bookmarkStart w:id="154" w:name="_Toc231143525"/>
      <w:bookmarkStart w:id="155" w:name="_Toc231144055"/>
      <w:r w:rsidRPr="0077393B">
        <w:rPr>
          <w:rFonts w:ascii="楷体" w:eastAsia="楷体" w:hAnsi="楷体" w:hint="eastAsia"/>
          <w:b/>
          <w:bCs/>
          <w:color w:val="auto"/>
          <w:sz w:val="36"/>
          <w:szCs w:val="36"/>
        </w:rPr>
        <w:t>相关ETF概况</w:t>
      </w:r>
      <w:bookmarkEnd w:id="154"/>
      <w:bookmarkEnd w:id="155"/>
    </w:p>
    <w:p w14:paraId="6065E278" w14:textId="7B4A5810" w:rsidR="00BC244C" w:rsidRPr="0044789F" w:rsidRDefault="00BC244C" w:rsidP="002366D2">
      <w:pPr>
        <w:pStyle w:val="af2"/>
        <w:rPr>
          <w:sz w:val="18"/>
        </w:rPr>
      </w:pPr>
      <w:r w:rsidRPr="0044789F">
        <w:rPr>
          <w:rFonts w:ascii="楷体" w:hAnsi="楷体" w:hint="eastAsia"/>
        </w:rPr>
        <w:t>表</w:t>
      </w:r>
      <w:r w:rsidR="002366D2" w:rsidRPr="0044789F">
        <w:rPr>
          <w:rFonts w:ascii="楷体" w:hAnsi="楷体" w:hint="eastAsia"/>
        </w:rPr>
        <w:t>：通信产业</w:t>
      </w:r>
      <w:r w:rsidRPr="0044789F">
        <w:rPr>
          <w:rFonts w:ascii="楷体" w:hAnsi="楷体" w:hint="eastAsia"/>
        </w:rPr>
        <w:t>相关指数概况</w:t>
      </w:r>
    </w:p>
    <w:tbl>
      <w:tblPr>
        <w:tblStyle w:val="ab"/>
        <w:tblW w:w="5000" w:type="pct"/>
        <w:tblLook w:val="04A0" w:firstRow="1" w:lastRow="0" w:firstColumn="1" w:lastColumn="0" w:noHBand="0" w:noVBand="1"/>
      </w:tblPr>
      <w:tblGrid>
        <w:gridCol w:w="1266"/>
        <w:gridCol w:w="759"/>
        <w:gridCol w:w="846"/>
        <w:gridCol w:w="1508"/>
        <w:gridCol w:w="1079"/>
        <w:gridCol w:w="2838"/>
      </w:tblGrid>
      <w:tr w:rsidR="00BC244C" w:rsidRPr="008F3B0B" w14:paraId="01C412C6" w14:textId="77777777" w:rsidTr="00EF0D30">
        <w:trPr>
          <w:trHeight w:val="694"/>
        </w:trPr>
        <w:tc>
          <w:tcPr>
            <w:tcW w:w="630" w:type="pct"/>
            <w:vAlign w:val="center"/>
          </w:tcPr>
          <w:p w14:paraId="3FAE0AEF" w14:textId="27799361" w:rsidR="00BC244C" w:rsidRPr="008F3B0B" w:rsidRDefault="001D64A1" w:rsidP="00EF0D30">
            <w:pPr>
              <w:pStyle w:val="af2"/>
              <w:rPr>
                <w:b/>
                <w:bCs/>
                <w:sz w:val="22"/>
                <w:szCs w:val="22"/>
              </w:rPr>
            </w:pPr>
            <w:r>
              <w:rPr>
                <w:rFonts w:ascii="楷体" w:hAnsi="楷体" w:hint="eastAsia"/>
                <w:bCs/>
                <w:szCs w:val="22"/>
              </w:rPr>
              <w:t>通信</w:t>
            </w:r>
            <w:r w:rsidR="00BC244C" w:rsidRPr="008F3B0B">
              <w:rPr>
                <w:rFonts w:ascii="楷体" w:hAnsi="楷体" w:hint="eastAsia"/>
                <w:bCs/>
                <w:szCs w:val="22"/>
              </w:rPr>
              <w:t>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ascii="楷体" w:hAnsi="楷体" w:hint="eastAsia"/>
                <w:bCs/>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ascii="楷体" w:hAnsi="楷体" w:hint="eastAsia"/>
                <w:bCs/>
                <w:szCs w:val="22"/>
              </w:rPr>
              <w:t>对应ETF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ascii="楷体" w:hAnsi="楷体" w:hint="eastAsia"/>
                <w:bCs/>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ascii="楷体" w:hAnsi="楷体" w:hint="eastAsia"/>
                <w:bCs/>
                <w:szCs w:val="22"/>
              </w:rPr>
              <w:t>近一年</w:t>
            </w:r>
            <w:r w:rsidR="00BC244C" w:rsidRPr="008F3B0B">
              <w:rPr>
                <w:rFonts w:ascii="楷体" w:hAnsi="楷体" w:hint="eastAsia"/>
                <w:bCs/>
                <w:szCs w:val="22"/>
              </w:rPr>
              <w:t>涨跌幅（%）</w:t>
            </w:r>
          </w:p>
        </w:tc>
        <w:tc>
          <w:tcPr>
            <w:tcW w:w="1757" w:type="pct"/>
            <w:vAlign w:val="center"/>
          </w:tcPr>
          <w:p w14:paraId="44440D6E" w14:textId="77777777" w:rsidR="00BC244C" w:rsidRPr="008F3B0B" w:rsidRDefault="00BC244C" w:rsidP="00EF0D30">
            <w:pPr>
              <w:pStyle w:val="af2"/>
              <w:rPr>
                <w:b/>
                <w:bCs/>
                <w:sz w:val="22"/>
                <w:szCs w:val="22"/>
              </w:rPr>
            </w:pPr>
            <w:r w:rsidRPr="008F3B0B">
              <w:rPr>
                <w:rFonts w:ascii="楷体" w:hAnsi="楷体" w:hint="eastAsia"/>
                <w:bCs/>
                <w:szCs w:val="22"/>
              </w:rPr>
              <w:t>成分情况（2025Q3，权重占比由高到低）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ascii="楷体" w:hAnsi="楷体" w:hint="eastAsia"/>
                <w:szCs w:val="22"/>
              </w:rPr>
              <w:t>931079</w:t>
            </w:r>
            <w:r w:rsidR="00E04D56" w:rsidRPr="008F3B0B">
              <w:rPr>
                <w:rFonts w:ascii="楷体" w:hAnsi="楷体" w:hint="eastAsia"/>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ascii="楷体" w:hAnsi="楷体" w:hint="eastAsia"/>
                <w:szCs w:val="22"/>
              </w:rPr>
              <w:t>5G通信</w:t>
            </w:r>
          </w:p>
        </w:tc>
        <w:tc>
          <w:tcPr>
            <w:tcW w:w="458" w:type="pct"/>
            <w:vAlign w:val="center"/>
          </w:tcPr>
          <w:p w14:paraId="08555F5B" w14:textId="6D24187E" w:rsidR="00BC244C" w:rsidRPr="008F3B0B" w:rsidRDefault="00E04D56" w:rsidP="00EF0D30">
            <w:pPr>
              <w:pStyle w:val="af2"/>
              <w:rPr>
                <w:sz w:val="22"/>
                <w:szCs w:val="22"/>
              </w:rPr>
            </w:pPr>
            <w:r w:rsidRPr="008F3B0B">
              <w:rPr>
                <w:rFonts w:ascii="楷体" w:hAnsi="楷体" w:hint="eastAsia"/>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ascii="楷体" w:hAnsi="楷体" w:hint="eastAsia"/>
                <w:szCs w:val="22"/>
              </w:rPr>
              <w:t>5G通信</w:t>
            </w:r>
            <w:r w:rsidR="00BC244C" w:rsidRPr="008F3B0B">
              <w:rPr>
                <w:rFonts w:ascii="楷体" w:hAnsi="楷体"/>
                <w:szCs w:val="22"/>
              </w:rPr>
              <w:t>产业</w:t>
            </w:r>
            <w:r w:rsidR="00BC244C" w:rsidRPr="008F3B0B">
              <w:rPr>
                <w:rFonts w:ascii="楷体" w:hAnsi="楷体" w:hint="eastAsia"/>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ascii="楷体" w:hAnsi="楷体" w:hint="eastAsia"/>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ascii="楷体" w:hAnsi="楷体" w:hint="eastAsia"/>
                <w:szCs w:val="22"/>
              </w:rPr>
              <w:t>中际旭创、新易盛、兆易创新、立讯精密、东山精密、工业富联、天孚通信、</w:t>
            </w:r>
            <w:r w:rsidR="00F37C68" w:rsidRPr="008F3B0B">
              <w:rPr>
                <w:rFonts w:ascii="楷体" w:hAnsi="楷体" w:hint="eastAsia"/>
                <w:szCs w:val="22"/>
              </w:rPr>
              <w:t>沪电股份</w:t>
            </w:r>
            <w:r w:rsidRPr="008F3B0B">
              <w:rPr>
                <w:rFonts w:ascii="楷体" w:hAnsi="楷体" w:hint="eastAsia"/>
                <w:szCs w:val="22"/>
              </w:rPr>
              <w:t>、</w:t>
            </w:r>
            <w:r w:rsidR="00F37C68" w:rsidRPr="008F3B0B">
              <w:rPr>
                <w:rFonts w:ascii="楷体" w:hAnsi="楷体" w:hint="eastAsia"/>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ascii="楷体" w:hAnsi="楷体" w:hint="eastAsia"/>
                <w:szCs w:val="22"/>
              </w:rPr>
              <w:t>931160</w:t>
            </w:r>
            <w:r w:rsidR="00BC244C" w:rsidRPr="008F3B0B">
              <w:rPr>
                <w:rFonts w:ascii="楷体" w:hAnsi="楷体" w:hint="eastAsia"/>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ascii="楷体" w:hAnsi="楷体" w:hint="eastAsia"/>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ascii="楷体" w:hAnsi="楷体" w:hint="eastAsia"/>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ascii="楷体" w:hAnsi="楷体" w:hint="eastAsia"/>
                <w:szCs w:val="22"/>
              </w:rPr>
              <w:t>通信设备</w:t>
            </w:r>
            <w:r w:rsidR="00BC244C" w:rsidRPr="008F3B0B">
              <w:rPr>
                <w:rFonts w:ascii="楷体" w:hAnsi="楷体" w:hint="eastAsia"/>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ascii="楷体" w:hAnsi="楷体" w:hint="eastAsia"/>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ascii="楷体" w:hAnsi="楷体" w:hint="eastAsia"/>
                <w:szCs w:val="22"/>
              </w:rPr>
              <w:t>中际旭创、新易盛、工业富联、天孚通信、亨通光电、中兴通讯、中天科技、信维通信、光迅科技、剑桥科技</w:t>
            </w:r>
          </w:p>
        </w:tc>
      </w:tr>
    </w:tbl>
    <w:p w14:paraId="77F446D6" w14:textId="77777777" w:rsidR="00BC244C" w:rsidRDefault="00BC244C" w:rsidP="00BC244C">
      <w:pPr>
        <w:rPr>
          <w:rFonts w:hint="eastAsia"/>
        </w:rPr>
      </w:pPr>
    </w:p>
    <w:p w14:paraId="0EFC6B76" w14:textId="77777777" w:rsidR="0054630E" w:rsidRDefault="0054630E" w:rsidP="00BC244C">
      <w:pPr>
        <w:rPr>
          <w:rFonts w:hint="eastAsia"/>
        </w:rPr>
      </w:pPr>
    </w:p>
    <w:p w14:paraId="6E7980A2" w14:textId="77777777" w:rsidR="0054630E" w:rsidRDefault="0054630E" w:rsidP="00BC244C">
      <w:pPr>
        <w:rPr>
          <w:rFonts w:hint="eastAsia"/>
        </w:rPr>
      </w:pPr>
    </w:p>
    <w:p w14:paraId="4B7F8B18" w14:textId="77777777" w:rsidR="0054630E" w:rsidRDefault="0054630E" w:rsidP="00BC244C">
      <w:pPr>
        <w:rPr>
          <w:rFonts w:hint="eastAsia"/>
        </w:rPr>
      </w:pPr>
    </w:p>
    <w:p w14:paraId="2457A6D7" w14:textId="77777777" w:rsidR="0054630E" w:rsidRPr="00BC244C" w:rsidRDefault="0054630E"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bookmarkStart w:id="156" w:name="_Toc231143526"/>
      <w:bookmarkStart w:id="157" w:name="_Toc231144056"/>
      <w:r w:rsidRPr="0077393B">
        <w:rPr>
          <w:rFonts w:ascii="楷体" w:eastAsia="楷体" w:hAnsi="楷体" w:hint="eastAsia"/>
          <w:b/>
          <w:bCs/>
          <w:color w:val="auto"/>
          <w:sz w:val="32"/>
          <w:szCs w:val="22"/>
        </w:rPr>
        <w:lastRenderedPageBreak/>
        <w:t>5</w:t>
      </w:r>
      <w:r w:rsidR="000E17A5" w:rsidRPr="0077393B">
        <w:rPr>
          <w:rFonts w:ascii="楷体" w:eastAsia="楷体" w:hAnsi="楷体" w:hint="eastAsia"/>
          <w:b/>
          <w:bCs/>
          <w:color w:val="auto"/>
          <w:sz w:val="32"/>
          <w:szCs w:val="22"/>
        </w:rPr>
        <w:t>.1 通信ETF华夏（515050.SH）</w:t>
      </w:r>
      <w:bookmarkEnd w:id="156"/>
      <w:bookmarkEnd w:id="157"/>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.1.1 概况</w:t>
      </w:r>
    </w:p>
    <w:p w14:paraId="60476388" w14:textId="0BB17D53" w:rsidR="00E95841" w:rsidRPr="0044789F" w:rsidRDefault="00CA16CA">
      <w:pPr>
        <w:pStyle w:val="af2"/>
        <w:rPr>
          <w:rFonts w:ascii="楷体" w:hAnsi="楷体" w:hint="eastAsia"/>
          <w:sz w:val="18"/>
        </w:rPr>
      </w:pPr>
      <w:r w:rsidRPr="0044789F">
        <w:rPr>
          <w:rFonts w:ascii="楷体" w:hAnsi="楷体" w:hint="eastAsia"/>
        </w:rPr>
        <w:t>表：ETF基本信息（2025年</w:t>
      </w:r>
      <w:r w:rsidR="00CA71C4" w:rsidRPr="0044789F">
        <w:rPr>
          <w:rFonts w:ascii="楷体" w:hAnsi="楷体" w:hint="eastAsia"/>
        </w:rPr>
        <w:t>5</w:t>
      </w:r>
      <w:r w:rsidRPr="0044789F">
        <w:rPr>
          <w:rFonts w:ascii="楷体" w:hAnsi="楷体" w:hint="eastAsia"/>
        </w:rPr>
        <w:t>月2</w:t>
      </w:r>
      <w:r w:rsidR="00CA71C4" w:rsidRPr="0044789F">
        <w:rPr>
          <w:rFonts w:ascii="楷体" w:hAnsi="楷体" w:hint="eastAsia"/>
        </w:rPr>
        <w:t>6</w:t>
      </w:r>
      <w:r w:rsidRPr="0044789F">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D522A9" w:rsidRPr="00547A82">
              <w:rPr>
                <w:rFonts w:ascii="楷体" w:hAnsi="楷体" w:hint="eastAsia"/>
                <w:szCs w:val="22"/>
              </w:rPr>
              <w:t>8</w:t>
            </w:r>
            <w:r w:rsidRPr="00547A82">
              <w:rPr>
                <w:rFonts w:ascii="楷体" w:hAnsi="楷体" w:hint="eastAsia"/>
                <w:szCs w:val="22"/>
              </w:rPr>
              <w:t>月</w:t>
            </w:r>
            <w:r w:rsidR="00D522A9" w:rsidRPr="00547A82">
              <w:rPr>
                <w:rFonts w:ascii="楷体" w:hAnsi="楷体" w:hint="eastAsia"/>
                <w:szCs w:val="22"/>
              </w:rPr>
              <w:t>30</w:t>
            </w:r>
            <w:r w:rsidRPr="00547A82">
              <w:rPr>
                <w:rFonts w:ascii="楷体" w:hAnsi="楷体" w:hint="eastAsia"/>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Cs w:val="22"/>
              </w:rPr>
              <w:t>2019年9月17日/41.5</w:t>
            </w:r>
            <w:r w:rsidR="00D522A9" w:rsidRPr="00547A82">
              <w:rPr>
                <w:rFonts w:ascii="楷体" w:hAnsi="楷体" w:hint="eastAsia"/>
                <w:szCs w:val="22"/>
              </w:rPr>
              <w:t>41</w:t>
            </w:r>
            <w:r w:rsidRPr="00547A82">
              <w:rPr>
                <w:rFonts w:ascii="楷体" w:hAnsi="楷体" w:hint="eastAsia"/>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Cs w:val="22"/>
              </w:rPr>
              <w:t>1</w:t>
            </w:r>
            <w:r w:rsidR="00D522A9" w:rsidRPr="00547A82">
              <w:rPr>
                <w:rFonts w:ascii="楷体" w:hAnsi="楷体" w:hint="eastAsia"/>
                <w:szCs w:val="22"/>
              </w:rPr>
              <w:t>51</w:t>
            </w:r>
            <w:r w:rsidRPr="00547A82">
              <w:rPr>
                <w:rFonts w:ascii="楷体" w:hAnsi="楷体" w:hint="eastAsia"/>
                <w:szCs w:val="22"/>
              </w:rPr>
              <w:t>.</w:t>
            </w:r>
            <w:r w:rsidR="00D522A9" w:rsidRPr="00547A82">
              <w:rPr>
                <w:rFonts w:ascii="楷体" w:hAnsi="楷体" w:hint="eastAsia"/>
                <w:szCs w:val="22"/>
              </w:rPr>
              <w:t>37</w:t>
            </w:r>
            <w:r w:rsidRPr="00547A82">
              <w:rPr>
                <w:rFonts w:ascii="楷体" w:hAnsi="楷体" w:hint="eastAsia"/>
                <w:szCs w:val="22"/>
              </w:rPr>
              <w:t>亿元/（截止至：2026年0</w:t>
            </w:r>
            <w:r w:rsidR="00D522A9" w:rsidRPr="00547A82">
              <w:rPr>
                <w:rFonts w:ascii="楷体" w:hAnsi="楷体" w:hint="eastAsia"/>
                <w:szCs w:val="22"/>
              </w:rPr>
              <w:t>5</w:t>
            </w:r>
            <w:r w:rsidRPr="00547A82">
              <w:rPr>
                <w:rFonts w:ascii="楷体" w:hAnsi="楷体" w:hint="eastAsia"/>
                <w:szCs w:val="22"/>
              </w:rPr>
              <w:t>月2</w:t>
            </w:r>
            <w:r w:rsidR="00D522A9" w:rsidRPr="00547A82">
              <w:rPr>
                <w:rFonts w:ascii="楷体" w:hAnsi="楷体" w:hint="eastAsia"/>
                <w:szCs w:val="22"/>
              </w:rPr>
              <w:t>6</w:t>
            </w:r>
            <w:r w:rsidRPr="00547A82">
              <w:rPr>
                <w:rFonts w:ascii="楷体" w:hAnsi="楷体" w:hint="eastAsia"/>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Cs w:val="22"/>
              </w:rPr>
              <w:t>125.6521</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Cs w:val="22"/>
              </w:rPr>
              <w:t>中证5G通信主题指数</w:t>
            </w:r>
            <w:r w:rsidR="00CA71C4" w:rsidRPr="00547A82">
              <w:rPr>
                <w:rFonts w:ascii="楷体" w:hAnsi="楷体" w:hint="eastAsia"/>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.1.2 投资范围及策略</w:t>
      </w:r>
    </w:p>
    <w:p w14:paraId="54694792" w14:textId="77777777" w:rsidR="00E95841" w:rsidRDefault="00CA16CA">
      <w:pPr>
        <w:rPr>
          <w:rFonts w:ascii="楷体" w:eastAsia="楷体" w:hAnsi="楷体" w:hint="eastAsia"/>
          <w:sz w:val="28"/>
          <w:szCs w:val="22"/>
        </w:rPr>
      </w:pPr>
      <w:r w:rsidRPr="00547A82">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60CD6A19" w:rsidR="00741EC4" w:rsidRPr="00547A82" w:rsidRDefault="00741EC4" w:rsidP="001450E2">
      <w:pPr>
        <w:jc w:val="center"/>
        <w:rPr>
          <w:rFonts w:ascii="楷体" w:eastAsia="楷体" w:hAnsi="楷体" w:hint="eastAsia"/>
          <w:szCs w:val="22"/>
        </w:rPr>
      </w:pPr>
      <w:r>
        <w:rPr>
          <w:rFonts w:ascii="楷体" w:eastAsia="楷体" w:hAnsi="楷体" w:hint="eastAsia"/>
          <w:szCs w:val="22"/>
        </w:rPr>
        <w:t>表：</w:t>
      </w:r>
      <w:r w:rsidR="002D4693">
        <w:rPr>
          <w:rFonts w:ascii="楷体" w:eastAsia="楷体" w:hAnsi="楷体" w:hint="eastAsia"/>
          <w:szCs w:val="22"/>
        </w:rPr>
        <w:t>通信ETF华夏</w:t>
      </w:r>
      <w:r w:rsidR="001450E2">
        <w:rPr>
          <w:rFonts w:ascii="楷体" w:eastAsia="楷体" w:hAnsi="楷体" w:hint="eastAsia"/>
          <w:szCs w:val="22"/>
        </w:rPr>
        <w:t>十大持仓</w:t>
      </w:r>
      <w:r w:rsidR="009509E2">
        <w:rPr>
          <w:rFonts w:ascii="楷体" w:eastAsia="楷体" w:hAnsi="楷体" w:hint="eastAsia"/>
          <w:szCs w:val="22"/>
        </w:rPr>
        <w:t>情况</w:t>
      </w:r>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 xml:space="preserve">全球光模块龙头，800G 出货量市占率第一，1.6T 硅光模块已进入英伟达、谷歌等核心客户供应链。通过收购储翰科技完善硅光芯片自主能力，深度绑定台积电 CMOS </w:t>
            </w:r>
            <w:r w:rsidRPr="00547A82">
              <w:rPr>
                <w:rFonts w:ascii="楷体" w:eastAsia="楷体" w:hAnsi="楷体" w:hint="eastAsia"/>
                <w:sz w:val="21"/>
                <w:szCs w:val="22"/>
              </w:rPr>
              <w:lastRenderedPageBreak/>
              <w:t>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5</w:t>
      </w:r>
      <w:r w:rsidR="00CA16CA" w:rsidRPr="0077393B">
        <w:rPr>
          <w:rFonts w:ascii="楷体" w:eastAsia="楷体" w:hAnsi="楷体" w:hint="eastAsia"/>
          <w:b/>
          <w:bCs/>
          <w:color w:val="auto"/>
          <w:sz w:val="30"/>
          <w:szCs w:val="22"/>
        </w:rPr>
        <w:t>.1.3 业绩情况</w:t>
      </w:r>
    </w:p>
    <w:p w14:paraId="2238C343" w14:textId="75A0409A" w:rsidR="00E95841" w:rsidRPr="00547A82" w:rsidRDefault="00E0360C">
      <w:pPr>
        <w:rPr>
          <w:rFonts w:ascii="楷体" w:eastAsia="楷体" w:hAnsi="楷体" w:hint="eastAsia"/>
          <w:szCs w:val="22"/>
        </w:rPr>
      </w:pPr>
      <w:r>
        <w:rPr>
          <w:rFonts w:ascii="楷体" w:eastAsia="楷体" w:hAnsi="楷体"/>
          <w:noProof/>
          <w:sz w:val="28"/>
        </w:rPr>
        <w:drawing>
          <wp:inline distT="0" distB="0" distL="0" distR="0" wp14:anchorId="3A607943" wp14:editId="7637044C">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bookmarkStart w:id="158" w:name="_Toc231143527"/>
      <w:bookmarkStart w:id="159" w:name="_Toc231144057"/>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.2 通信ETF国泰</w:t>
      </w:r>
      <w:r w:rsidR="00E0360C" w:rsidRPr="0077393B">
        <w:rPr>
          <w:rFonts w:ascii="楷体" w:eastAsia="楷体" w:hAnsi="楷体" w:hint="eastAsia"/>
          <w:b/>
          <w:bCs/>
          <w:color w:val="auto"/>
          <w:sz w:val="32"/>
          <w:szCs w:val="22"/>
        </w:rPr>
        <w:t>（515880.SH）</w:t>
      </w:r>
      <w:bookmarkEnd w:id="158"/>
      <w:bookmarkEnd w:id="159"/>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.2.1 概况</w:t>
      </w:r>
    </w:p>
    <w:p w14:paraId="264E3528" w14:textId="7883AAC1" w:rsidR="00E95841" w:rsidRPr="004824E7" w:rsidRDefault="00CA16CA">
      <w:pPr>
        <w:pStyle w:val="af2"/>
        <w:rPr>
          <w:rFonts w:ascii="楷体" w:hAnsi="楷体" w:hint="eastAsia"/>
          <w:sz w:val="18"/>
        </w:rPr>
      </w:pPr>
      <w:r w:rsidRPr="004824E7">
        <w:rPr>
          <w:rFonts w:ascii="楷体" w:hAnsi="楷体" w:hint="eastAsia"/>
        </w:rPr>
        <w:t>表：ETF基本信息（2026年</w:t>
      </w:r>
      <w:r w:rsidR="007118A0" w:rsidRPr="004824E7">
        <w:rPr>
          <w:rFonts w:ascii="楷体" w:hAnsi="楷体" w:hint="eastAsia"/>
        </w:rPr>
        <w:t>5</w:t>
      </w:r>
      <w:r w:rsidRPr="004824E7">
        <w:rPr>
          <w:rFonts w:ascii="楷体" w:hAnsi="楷体" w:hint="eastAsia"/>
        </w:rPr>
        <w:t>月2</w:t>
      </w:r>
      <w:r w:rsidR="007118A0" w:rsidRPr="004824E7">
        <w:rPr>
          <w:rFonts w:ascii="楷体" w:hAnsi="楷体" w:hint="eastAsia"/>
        </w:rPr>
        <w:t>6</w:t>
      </w:r>
      <w:r w:rsidRPr="004824E7">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7B42CB" w:rsidRPr="00547A82">
              <w:rPr>
                <w:rFonts w:ascii="楷体" w:hAnsi="楷体" w:hint="eastAsia"/>
                <w:szCs w:val="22"/>
              </w:rPr>
              <w:t>7</w:t>
            </w:r>
            <w:r w:rsidRPr="00547A82">
              <w:rPr>
                <w:rFonts w:ascii="楷体" w:hAnsi="楷体" w:hint="eastAsia"/>
                <w:szCs w:val="22"/>
              </w:rPr>
              <w:t>月</w:t>
            </w:r>
            <w:r w:rsidR="007B42CB" w:rsidRPr="00547A82">
              <w:rPr>
                <w:rFonts w:ascii="楷体" w:hAnsi="楷体" w:hint="eastAsia"/>
                <w:szCs w:val="22"/>
              </w:rPr>
              <w:t>22</w:t>
            </w:r>
            <w:r w:rsidRPr="00547A82">
              <w:rPr>
                <w:rFonts w:ascii="楷体" w:hAnsi="楷体" w:hint="eastAsia"/>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Cs w:val="22"/>
              </w:rPr>
              <w:t>2019年8月16日/</w:t>
            </w:r>
            <w:r w:rsidR="007B42CB" w:rsidRPr="00547A82">
              <w:rPr>
                <w:rFonts w:ascii="楷体" w:hAnsi="楷体" w:hint="eastAsia"/>
                <w:szCs w:val="22"/>
              </w:rPr>
              <w:t>4.776</w:t>
            </w:r>
            <w:r w:rsidRPr="00547A82">
              <w:rPr>
                <w:rFonts w:ascii="楷体" w:hAnsi="楷体" w:hint="eastAsia"/>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Cs w:val="22"/>
              </w:rPr>
              <w:t>313.63</w:t>
            </w:r>
            <w:r w:rsidR="00CA16CA" w:rsidRPr="00547A82">
              <w:rPr>
                <w:rFonts w:ascii="楷体" w:hAnsi="楷体" w:hint="eastAsia"/>
                <w:szCs w:val="22"/>
              </w:rPr>
              <w:t>亿元/（截止至：2026年0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Cs w:val="22"/>
              </w:rPr>
              <w:t>202.4089</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.2.2 投资范围及策略</w:t>
      </w:r>
    </w:p>
    <w:p w14:paraId="29ADDB34" w14:textId="1557B43B" w:rsidR="00C04AE7" w:rsidRDefault="00C04AE7">
      <w:pPr>
        <w:rPr>
          <w:rFonts w:ascii="楷体" w:eastAsia="楷体" w:hAnsi="楷体" w:hint="eastAsia"/>
          <w:sz w:val="28"/>
          <w:szCs w:val="22"/>
        </w:rPr>
      </w:pPr>
      <w:r w:rsidRPr="00C04AE7">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79C13D3C" w14:textId="7FE77AFE" w:rsidR="002D4693" w:rsidRPr="00547A82" w:rsidRDefault="002D4693" w:rsidP="002D4693">
      <w:pPr>
        <w:jc w:val="center"/>
        <w:rPr>
          <w:rFonts w:ascii="楷体" w:eastAsia="楷体" w:hAnsi="楷体" w:hint="eastAsia"/>
          <w:szCs w:val="22"/>
        </w:rPr>
      </w:pPr>
      <w:r>
        <w:rPr>
          <w:rFonts w:ascii="楷体" w:eastAsia="楷体" w:hAnsi="楷体" w:hint="eastAsia"/>
          <w:szCs w:val="22"/>
        </w:rPr>
        <w:t>表：通信ETF</w:t>
      </w:r>
      <w:r>
        <w:rPr>
          <w:rFonts w:ascii="楷体" w:eastAsia="楷体" w:hAnsi="楷体" w:hint="eastAsia"/>
          <w:szCs w:val="22"/>
        </w:rPr>
        <w:t>国泰</w:t>
      </w:r>
      <w:r>
        <w:rPr>
          <w:rFonts w:ascii="楷体" w:eastAsia="楷体" w:hAnsi="楷体" w:hint="eastAsia"/>
          <w:szCs w:val="22"/>
        </w:rPr>
        <w:t>十大持仓情况</w:t>
      </w:r>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lastRenderedPageBreak/>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lastRenderedPageBreak/>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.2.3 业绩情况</w:t>
      </w:r>
    </w:p>
    <w:p w14:paraId="33030AD3" w14:textId="60102265" w:rsidR="0044789F" w:rsidRPr="00547A82" w:rsidRDefault="005A2FB2">
      <w:pPr>
        <w:rPr>
          <w:rFonts w:ascii="楷体" w:eastAsia="楷体" w:hAnsi="楷体" w:hint="eastAsia"/>
          <w:szCs w:val="22"/>
        </w:rPr>
      </w:pPr>
      <w:r>
        <w:rPr>
          <w:rFonts w:ascii="楷体" w:eastAsia="楷体" w:hAnsi="楷体"/>
          <w:noProof/>
          <w:sz w:val="28"/>
        </w:rPr>
        <w:drawing>
          <wp:inline distT="0" distB="0" distL="0" distR="0" wp14:anchorId="27D0D181" wp14:editId="73935529">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3A738C9D" w14:textId="7AA895CA" w:rsidR="00741EC4" w:rsidRDefault="0041354B" w:rsidP="00741EC4">
      <w:pPr>
        <w:pStyle w:val="1"/>
        <w:numPr>
          <w:ilvl w:val="0"/>
          <w:numId w:val="4"/>
        </w:numPr>
        <w:rPr>
          <w:ins w:id="160" w:author="Shiqing Tang" w:date="2026-06-01T13:44:00Z" w16du:dateUtc="2026-06-01T05:44:00Z"/>
          <w:rFonts w:ascii="楷体" w:eastAsia="楷体" w:hAnsi="楷体" w:hint="eastAsia"/>
          <w:b/>
          <w:bCs/>
          <w:color w:val="auto"/>
          <w:sz w:val="36"/>
          <w:szCs w:val="36"/>
        </w:rPr>
      </w:pPr>
      <w:bookmarkStart w:id="161" w:name="_Toc231143528"/>
      <w:bookmarkStart w:id="162" w:name="_Toc231144058"/>
      <w:r w:rsidRPr="002D419C">
        <w:rPr>
          <w:rFonts w:ascii="楷体" w:eastAsia="楷体" w:hAnsi="楷体" w:hint="eastAsia"/>
          <w:b/>
          <w:bCs/>
          <w:color w:val="auto"/>
          <w:sz w:val="36"/>
          <w:szCs w:val="36"/>
        </w:rPr>
        <w:t>交易策略</w:t>
      </w:r>
      <w:bookmarkEnd w:id="161"/>
      <w:bookmarkEnd w:id="162"/>
    </w:p>
    <w:p w14:paraId="40E647CD" w14:textId="4A50E531" w:rsidR="00741EC4" w:rsidRDefault="00741EC4" w:rsidP="00741EC4">
      <w:pPr>
        <w:rPr>
          <w:ins w:id="163" w:author="Shiqing Tang" w:date="2026-06-01T13:54:00Z" w16du:dateUtc="2026-06-01T05:54:00Z"/>
          <w:rFonts w:hint="eastAsia"/>
        </w:rPr>
      </w:pPr>
      <w:ins w:id="164" w:author="Shiqing Tang" w:date="2026-06-01T13:44:00Z" w16du:dateUtc="2026-06-01T05:44:00Z">
        <w:r>
          <w:rPr>
            <w:rFonts w:hint="eastAsia"/>
          </w:rPr>
          <w:t>交易策略里面，1</w:t>
        </w:r>
      </w:ins>
      <w:ins w:id="165" w:author="Shiqing Tang" w:date="2026-06-01T13:45:00Z" w16du:dateUtc="2026-06-01T05:45:00Z">
        <w:r>
          <w:rPr>
            <w:rFonts w:hint="eastAsia"/>
          </w:rPr>
          <w:t>、2都是</w:t>
        </w:r>
      </w:ins>
      <w:ins w:id="166" w:author="Shiqing Tang" w:date="2026-06-01T13:46:00Z" w16du:dateUtc="2026-06-01T05:46:00Z">
        <w:r w:rsidR="00E95477">
          <w:rPr>
            <w:rFonts w:hint="eastAsia"/>
          </w:rPr>
          <w:t>减持</w:t>
        </w:r>
      </w:ins>
      <w:ins w:id="167" w:author="Shiqing Tang" w:date="2026-06-01T13:45:00Z" w16du:dateUtc="2026-06-01T05:45:00Z">
        <w:r>
          <w:rPr>
            <w:rFonts w:hint="eastAsia"/>
          </w:rPr>
          <w:t>策略，3中有一些</w:t>
        </w:r>
      </w:ins>
      <w:ins w:id="168" w:author="Shiqing Tang" w:date="2026-06-01T13:46:00Z" w16du:dateUtc="2026-06-01T05:46:00Z">
        <w:r w:rsidR="00E95477">
          <w:rPr>
            <w:rFonts w:hint="eastAsia"/>
          </w:rPr>
          <w:t>基于蒙特卡洛预测的</w:t>
        </w:r>
      </w:ins>
      <w:ins w:id="169" w:author="Shiqing Tang" w:date="2026-06-01T13:45:00Z" w16du:dateUtc="2026-06-01T05:45:00Z">
        <w:r>
          <w:rPr>
            <w:rFonts w:hint="eastAsia"/>
          </w:rPr>
          <w:t>买入策略。难道买入策略只靠蒙特卡洛</w:t>
        </w:r>
      </w:ins>
      <w:ins w:id="170" w:author="Shiqing Tang" w:date="2026-06-01T13:46:00Z" w16du:dateUtc="2026-06-01T05:46:00Z">
        <w:r w:rsidR="00E95477">
          <w:rPr>
            <w:rFonts w:hint="eastAsia"/>
          </w:rPr>
          <w:t>预测么，还有其他买入策略没有？</w:t>
        </w:r>
      </w:ins>
    </w:p>
    <w:p w14:paraId="69423DB2" w14:textId="60AA7B1F" w:rsidR="00E95477" w:rsidRDefault="00E95477" w:rsidP="00741EC4">
      <w:pPr>
        <w:rPr>
          <w:ins w:id="171" w:author="Shiqing Tang" w:date="2026-06-01T13:59:00Z" w16du:dateUtc="2026-06-01T05:59:00Z"/>
          <w:rFonts w:hint="eastAsia"/>
        </w:rPr>
      </w:pPr>
      <w:ins w:id="172" w:author="Shiqing Tang" w:date="2026-06-01T13:54:00Z" w16du:dateUtc="2026-06-01T05:54:00Z">
        <w:r>
          <w:rPr>
            <w:rFonts w:hint="eastAsia"/>
          </w:rPr>
          <w:t>整体交易策略需要与公司的二级市场制度相符合，</w:t>
        </w:r>
      </w:ins>
      <w:ins w:id="173" w:author="Shiqing Tang" w:date="2026-06-01T13:55:00Z" w16du:dateUtc="2026-06-01T05:55:00Z">
        <w:r>
          <w:rPr>
            <w:rFonts w:hint="eastAsia"/>
          </w:rPr>
          <w:t>先看一遍</w:t>
        </w:r>
        <w:r w:rsidR="002E7439">
          <w:rPr>
            <w:rFonts w:hint="eastAsia"/>
          </w:rPr>
          <w:t>公司制度</w:t>
        </w:r>
      </w:ins>
      <w:ins w:id="174" w:author="Shiqing Tang" w:date="2026-06-01T13:59:00Z" w16du:dateUtc="2026-06-01T05:59:00Z">
        <w:r w:rsidR="003A4A89">
          <w:rPr>
            <w:rFonts w:hint="eastAsia"/>
          </w:rPr>
          <w:t>，不能出现相悖的</w:t>
        </w:r>
      </w:ins>
      <w:ins w:id="175" w:author="Shiqing Tang" w:date="2026-06-01T13:55:00Z" w16du:dateUtc="2026-06-01T05:55:00Z">
        <w:r w:rsidR="002E7439">
          <w:rPr>
            <w:rFonts w:hint="eastAsia"/>
          </w:rPr>
          <w:t>。</w:t>
        </w:r>
      </w:ins>
    </w:p>
    <w:p w14:paraId="471FD7FF" w14:textId="77777777" w:rsidR="003A4A89" w:rsidRPr="00B079A6" w:rsidRDefault="003A4A89">
      <w:pPr>
        <w:rPr>
          <w:rFonts w:hint="eastAsia"/>
        </w:rPr>
        <w:pPrChange w:id="176" w:author="Shiqing Tang" w:date="2026-06-01T13:44:00Z" w16du:dateUtc="2026-06-01T05:44:00Z">
          <w:pPr>
            <w:pStyle w:val="1"/>
            <w:numPr>
              <w:numId w:val="4"/>
            </w:numPr>
            <w:ind w:left="360" w:hanging="360"/>
          </w:pPr>
        </w:pPrChange>
      </w:pPr>
    </w:p>
    <w:tbl>
      <w:tblPr>
        <w:tblStyle w:val="ab"/>
        <w:tblW w:w="0" w:type="auto"/>
        <w:tblLook w:val="04A0" w:firstRow="1" w:lastRow="0" w:firstColumn="1" w:lastColumn="0" w:noHBand="0" w:noVBand="1"/>
      </w:tblPr>
      <w:tblGrid>
        <w:gridCol w:w="2421"/>
        <w:gridCol w:w="5875"/>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ascii="楷体" w:hAnsi="楷体" w:hint="eastAsia"/>
                <w:szCs w:val="22"/>
              </w:rPr>
              <w:t>标的</w:t>
            </w:r>
          </w:p>
        </w:tc>
        <w:tc>
          <w:tcPr>
            <w:tcW w:w="7371" w:type="dxa"/>
          </w:tcPr>
          <w:p w14:paraId="554AA268" w14:textId="7C740150" w:rsidR="0041354B" w:rsidRPr="0041354B" w:rsidRDefault="0041354B" w:rsidP="00EF0D30">
            <w:pPr>
              <w:pStyle w:val="af2"/>
              <w:rPr>
                <w:sz w:val="22"/>
                <w:szCs w:val="22"/>
              </w:rPr>
            </w:pPr>
            <w:r w:rsidRPr="0041354B">
              <w:rPr>
                <w:rFonts w:ascii="楷体" w:hAnsi="楷体" w:hint="eastAsia"/>
                <w:szCs w:val="22"/>
              </w:rPr>
              <w:t>交易策略</w:t>
            </w:r>
            <w:ins w:id="177" w:author="Shiqing Tang" w:date="2026-06-01T13:44:00Z" w16du:dateUtc="2026-06-01T05:44:00Z">
              <w:r w:rsidR="00741EC4">
                <w:rPr>
                  <w:rFonts w:ascii="楷体" w:hAnsi="楷体" w:hint="eastAsia"/>
                  <w:szCs w:val="22"/>
                </w:rPr>
                <w:t xml:space="preserve"> </w:t>
              </w:r>
            </w:ins>
          </w:p>
        </w:tc>
      </w:tr>
      <w:tr w:rsidR="0041354B" w:rsidRPr="00404627" w14:paraId="008A9456" w14:textId="77777777" w:rsidTr="00EF0D30">
        <w:tc>
          <w:tcPr>
            <w:tcW w:w="2122" w:type="dxa"/>
          </w:tcPr>
          <w:p w14:paraId="1D11DFD5" w14:textId="6BB3714D" w:rsidR="0041354B" w:rsidRPr="0041354B" w:rsidRDefault="0041354B" w:rsidP="00EF0D30">
            <w:pPr>
              <w:pStyle w:val="af2"/>
              <w:rPr>
                <w:sz w:val="22"/>
                <w:szCs w:val="22"/>
              </w:rPr>
            </w:pPr>
            <w:commentRangeStart w:id="178"/>
            <w:commentRangeStart w:id="179"/>
            <w:commentRangeStart w:id="180"/>
            <w:r>
              <w:rPr>
                <w:rFonts w:ascii="楷体" w:hAnsi="楷体" w:hint="eastAsia"/>
                <w:szCs w:val="22"/>
              </w:rPr>
              <w:t>通信ETF</w:t>
            </w:r>
            <w:commentRangeEnd w:id="178"/>
            <w:r w:rsidR="00741EC4">
              <w:rPr>
                <w:rStyle w:val="af6"/>
                <w:rFonts w:ascii="楷体" w:hAnsi="楷体" w:hint="eastAsia"/>
                <w:szCs w:val="22"/>
              </w:rPr>
              <w:commentReference w:id="178"/>
            </w:r>
            <w:commentRangeEnd w:id="179"/>
            <w:r w:rsidR="007830C4">
              <w:rPr>
                <w:rStyle w:val="af6"/>
                <w:rFonts w:ascii="楷体" w:hAnsi="楷体" w:hint="eastAsia"/>
                <w:szCs w:val="22"/>
              </w:rPr>
              <w:commentReference w:id="179"/>
            </w:r>
            <w:commentRangeEnd w:id="180"/>
            <w:r w:rsidR="00B079A6">
              <w:rPr>
                <w:rStyle w:val="af6"/>
                <w:rFonts w:ascii="楷体" w:hAnsi="楷体" w:hint="eastAsia"/>
                <w:szCs w:val="22"/>
              </w:rPr>
              <w:commentReference w:id="180"/>
            </w:r>
            <w:r w:rsidR="007830C4">
              <w:rPr>
                <w:rFonts w:ascii="楷体" w:hAnsi="楷体" w:hint="eastAsia"/>
                <w:szCs w:val="22"/>
              </w:rPr>
              <w:t>国泰/通信ETF华夏</w:t>
            </w:r>
          </w:p>
        </w:tc>
        <w:tc>
          <w:tcPr>
            <w:tcW w:w="7371" w:type="dxa"/>
          </w:tcPr>
          <w:p w14:paraId="280106D1" w14:textId="6ACC5426" w:rsidR="0041354B" w:rsidRDefault="0044789F" w:rsidP="009A2D59">
            <w:pPr>
              <w:pStyle w:val="af2"/>
              <w:numPr>
                <w:ilvl w:val="0"/>
                <w:numId w:val="6"/>
              </w:numPr>
              <w:jc w:val="left"/>
              <w:rPr>
                <w:sz w:val="22"/>
                <w:szCs w:val="22"/>
              </w:rPr>
            </w:pPr>
            <w:r>
              <w:rPr>
                <w:rFonts w:hint="eastAsia"/>
                <w:sz w:val="22"/>
                <w:szCs w:val="22"/>
              </w:rPr>
              <w:t>风控指标：</w:t>
            </w:r>
            <w:r w:rsidR="00F838AF" w:rsidRPr="00F838AF">
              <w:rPr>
                <w:sz w:val="22"/>
                <w:szCs w:val="22"/>
              </w:rPr>
              <w:t>拥挤度高于</w:t>
            </w:r>
            <w:r w:rsidR="00F838AF" w:rsidRPr="00F838AF">
              <w:rPr>
                <w:sz w:val="22"/>
                <w:szCs w:val="22"/>
              </w:rPr>
              <w:t>90/</w:t>
            </w:r>
            <w:r w:rsidR="00F838AF" w:rsidRPr="00F838AF">
              <w:rPr>
                <w:sz w:val="22"/>
                <w:szCs w:val="22"/>
              </w:rPr>
              <w:t>市场情绪指标高于</w:t>
            </w:r>
            <w:r w:rsidR="00F838AF" w:rsidRPr="00F838AF">
              <w:rPr>
                <w:sz w:val="22"/>
                <w:szCs w:val="22"/>
              </w:rPr>
              <w:t>95</w:t>
            </w:r>
            <w:r w:rsidR="00F838AF" w:rsidRPr="00F838AF">
              <w:rPr>
                <w:sz w:val="22"/>
                <w:szCs w:val="22"/>
              </w:rPr>
              <w:t>，提示风险，可考虑降低仓位</w:t>
            </w:r>
          </w:p>
          <w:p w14:paraId="2182F873" w14:textId="04616BC8" w:rsidR="0044789F" w:rsidRDefault="0044789F" w:rsidP="009A2D59">
            <w:pPr>
              <w:pStyle w:val="af2"/>
              <w:numPr>
                <w:ilvl w:val="0"/>
                <w:numId w:val="6"/>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w:t>
            </w:r>
            <w:r w:rsidR="00E94F4B">
              <w:rPr>
                <w:rFonts w:hint="eastAsia"/>
                <w:sz w:val="22"/>
                <w:szCs w:val="22"/>
              </w:rPr>
              <w:t>新易盛，中际旭创</w:t>
            </w:r>
            <w:r>
              <w:rPr>
                <w:rFonts w:hint="eastAsia"/>
                <w:sz w:val="22"/>
                <w:szCs w:val="22"/>
              </w:rPr>
              <w:t>，</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w:t>
            </w:r>
            <w:r w:rsidR="009A2D59">
              <w:rPr>
                <w:rFonts w:hint="eastAsia"/>
                <w:sz w:val="22"/>
                <w:szCs w:val="22"/>
              </w:rPr>
              <w:t>大幅</w:t>
            </w:r>
            <w:r>
              <w:rPr>
                <w:rFonts w:hint="eastAsia"/>
                <w:sz w:val="22"/>
                <w:szCs w:val="22"/>
              </w:rPr>
              <w:t>订单波动，</w:t>
            </w:r>
            <w:r w:rsidR="009A2D59">
              <w:rPr>
                <w:rFonts w:hint="eastAsia"/>
                <w:sz w:val="22"/>
                <w:szCs w:val="22"/>
              </w:rPr>
              <w:t>违约，</w:t>
            </w:r>
            <w:r>
              <w:rPr>
                <w:rFonts w:hint="eastAsia"/>
                <w:sz w:val="22"/>
                <w:szCs w:val="22"/>
              </w:rPr>
              <w:t>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sidRPr="0044789F">
              <w:rPr>
                <w:sz w:val="22"/>
                <w:szCs w:val="22"/>
              </w:rPr>
              <w:t>需要考虑风险，逐步降低仓位</w:t>
            </w:r>
          </w:p>
          <w:p w14:paraId="51C4A8BF" w14:textId="1E36DAF7" w:rsidR="0044789F" w:rsidRPr="0041354B" w:rsidRDefault="0044789F" w:rsidP="009A2D59">
            <w:pPr>
              <w:pStyle w:val="af2"/>
              <w:numPr>
                <w:ilvl w:val="0"/>
                <w:numId w:val="6"/>
              </w:numPr>
              <w:jc w:val="left"/>
              <w:rPr>
                <w:sz w:val="22"/>
                <w:szCs w:val="22"/>
              </w:rPr>
            </w:pPr>
            <w:r>
              <w:rPr>
                <w:rFonts w:hint="eastAsia"/>
                <w:sz w:val="22"/>
                <w:szCs w:val="22"/>
              </w:rPr>
              <w:t>量化指标：</w:t>
            </w:r>
            <w:r w:rsidR="00207550">
              <w:rPr>
                <w:rFonts w:hint="eastAsia"/>
                <w:sz w:val="22"/>
                <w:szCs w:val="22"/>
              </w:rPr>
              <w:t>几何布朗运动下，采取正态分布进行</w:t>
            </w:r>
            <w:r w:rsidR="009A2D59">
              <w:rPr>
                <w:rFonts w:hint="eastAsia"/>
                <w:sz w:val="22"/>
                <w:szCs w:val="22"/>
              </w:rPr>
              <w:t>时长预测六个月，五</w:t>
            </w:r>
            <w:r w:rsidR="00207550">
              <w:rPr>
                <w:rFonts w:hint="eastAsia"/>
                <w:sz w:val="22"/>
                <w:szCs w:val="22"/>
              </w:rPr>
              <w:t>十万次路径蒙特卡洛模拟</w:t>
            </w:r>
            <w:r w:rsidR="009A2D59">
              <w:rPr>
                <w:rFonts w:hint="eastAsia"/>
                <w:sz w:val="22"/>
                <w:szCs w:val="22"/>
              </w:rPr>
              <w:t>，结论如下：</w:t>
            </w:r>
            <w:r w:rsidR="009A2D59">
              <w:rPr>
                <w:rFonts w:hint="eastAsia"/>
                <w:sz w:val="22"/>
                <w:szCs w:val="22"/>
              </w:rPr>
              <w:t>1</w:t>
            </w:r>
            <w:r w:rsidR="009A2D59">
              <w:rPr>
                <w:rFonts w:hint="eastAsia"/>
                <w:sz w:val="22"/>
                <w:szCs w:val="22"/>
              </w:rPr>
              <w:t>）</w:t>
            </w:r>
            <w:r w:rsidR="009A2D59">
              <w:rPr>
                <w:rFonts w:hint="eastAsia"/>
                <w:sz w:val="22"/>
                <w:szCs w:val="22"/>
              </w:rPr>
              <w:t xml:space="preserve">515050 </w:t>
            </w:r>
            <w:r w:rsidR="009A2D59">
              <w:rPr>
                <w:rFonts w:hint="eastAsia"/>
                <w:sz w:val="22"/>
                <w:szCs w:val="22"/>
              </w:rPr>
              <w:t>预期六个月后中位数</w:t>
            </w:r>
            <w:r w:rsidR="009A2D59">
              <w:rPr>
                <w:rFonts w:hint="eastAsia"/>
                <w:sz w:val="22"/>
                <w:szCs w:val="22"/>
              </w:rPr>
              <w:t>1.068</w:t>
            </w:r>
            <w:r w:rsidR="009A2D59">
              <w:rPr>
                <w:rFonts w:hint="eastAsia"/>
                <w:sz w:val="22"/>
                <w:szCs w:val="22"/>
              </w:rPr>
              <w:t>，</w:t>
            </w:r>
            <w:r w:rsidR="009A2D59">
              <w:rPr>
                <w:rFonts w:hint="eastAsia"/>
                <w:sz w:val="22"/>
                <w:szCs w:val="22"/>
              </w:rPr>
              <w:t>25%-75</w:t>
            </w:r>
            <w:r w:rsidR="00741EC4">
              <w:rPr>
                <w:rFonts w:hint="eastAsia"/>
                <w:sz w:val="22"/>
                <w:szCs w:val="22"/>
              </w:rPr>
              <w:t>%</w:t>
            </w:r>
            <w:r w:rsidR="009A2D59">
              <w:rPr>
                <w:rFonts w:hint="eastAsia"/>
                <w:sz w:val="22"/>
                <w:szCs w:val="22"/>
              </w:rPr>
              <w:t>置信带为</w:t>
            </w:r>
            <w:r w:rsidR="009A2D59">
              <w:rPr>
                <w:rFonts w:hint="eastAsia"/>
                <w:sz w:val="22"/>
                <w:szCs w:val="22"/>
              </w:rPr>
              <w:t>0.709-1.609</w:t>
            </w:r>
            <w:r w:rsidR="009A2D59">
              <w:rPr>
                <w:rFonts w:hint="eastAsia"/>
                <w:sz w:val="22"/>
                <w:szCs w:val="22"/>
              </w:rPr>
              <w:t>元每股。</w:t>
            </w:r>
            <w:r w:rsidR="009A2D59">
              <w:rPr>
                <w:rFonts w:hint="eastAsia"/>
                <w:sz w:val="22"/>
                <w:szCs w:val="22"/>
              </w:rPr>
              <w:t>2</w:t>
            </w:r>
            <w:r w:rsidR="009A2D59">
              <w:rPr>
                <w:rFonts w:hint="eastAsia"/>
                <w:sz w:val="22"/>
                <w:szCs w:val="22"/>
              </w:rPr>
              <w:t>）</w:t>
            </w:r>
            <w:r w:rsidR="009A2D59">
              <w:rPr>
                <w:rFonts w:hint="eastAsia"/>
                <w:sz w:val="22"/>
                <w:szCs w:val="22"/>
              </w:rPr>
              <w:t>515880</w:t>
            </w:r>
            <w:r w:rsidR="009A2D59">
              <w:rPr>
                <w:rFonts w:hint="eastAsia"/>
                <w:sz w:val="22"/>
                <w:szCs w:val="22"/>
              </w:rPr>
              <w:t>预期六个月后中位数为</w:t>
            </w:r>
            <w:r w:rsidR="009A2D59">
              <w:rPr>
                <w:rFonts w:hint="eastAsia"/>
                <w:sz w:val="22"/>
                <w:szCs w:val="22"/>
              </w:rPr>
              <w:t>1.439</w:t>
            </w:r>
            <w:r w:rsidR="009A2D59">
              <w:rPr>
                <w:rFonts w:hint="eastAsia"/>
                <w:sz w:val="22"/>
                <w:szCs w:val="22"/>
              </w:rPr>
              <w:t>，</w:t>
            </w:r>
            <w:r w:rsidR="009A2D59">
              <w:rPr>
                <w:rFonts w:hint="eastAsia"/>
                <w:sz w:val="22"/>
                <w:szCs w:val="22"/>
              </w:rPr>
              <w:t>25%-75%</w:t>
            </w:r>
            <w:r w:rsidR="009A2D59">
              <w:rPr>
                <w:rFonts w:hint="eastAsia"/>
                <w:sz w:val="22"/>
                <w:szCs w:val="22"/>
              </w:rPr>
              <w:lastRenderedPageBreak/>
              <w:t>置信带为</w:t>
            </w:r>
            <w:r w:rsidR="009A2D59">
              <w:rPr>
                <w:rFonts w:hint="eastAsia"/>
                <w:sz w:val="22"/>
                <w:szCs w:val="22"/>
              </w:rPr>
              <w:t>0.949-2.184</w:t>
            </w:r>
            <w:r w:rsidR="009A2D59">
              <w:rPr>
                <w:rFonts w:hint="eastAsia"/>
                <w:sz w:val="22"/>
                <w:szCs w:val="22"/>
              </w:rPr>
              <w:t>元</w:t>
            </w:r>
            <w:r w:rsidR="00FB6790">
              <w:rPr>
                <w:rFonts w:hint="eastAsia"/>
                <w:sz w:val="22"/>
                <w:szCs w:val="22"/>
              </w:rPr>
              <w:t>每</w:t>
            </w:r>
            <w:r w:rsidR="009A2D59">
              <w:rPr>
                <w:rFonts w:hint="eastAsia"/>
                <w:sz w:val="22"/>
                <w:szCs w:val="22"/>
              </w:rPr>
              <w:t>股。置信带下缘可作为左侧节点接入。置信带上缘为压力侧，需考虑风险，降低仓位。</w:t>
            </w:r>
          </w:p>
        </w:tc>
      </w:tr>
    </w:tbl>
    <w:p w14:paraId="0B311993" w14:textId="77777777" w:rsidR="0041354B" w:rsidRDefault="0041354B" w:rsidP="0041354B">
      <w:pPr>
        <w:rPr>
          <w:rFonts w:hint="eastAsia"/>
        </w:rPr>
      </w:pPr>
    </w:p>
    <w:p w14:paraId="1B7A904A" w14:textId="36EC7258" w:rsidR="000901CA" w:rsidRPr="002D419C" w:rsidRDefault="000901CA" w:rsidP="000901CA">
      <w:pPr>
        <w:pStyle w:val="1"/>
        <w:numPr>
          <w:ilvl w:val="0"/>
          <w:numId w:val="4"/>
        </w:numPr>
        <w:rPr>
          <w:rFonts w:ascii="楷体" w:eastAsia="楷体" w:hAnsi="楷体" w:hint="eastAsia"/>
          <w:b/>
          <w:bCs/>
          <w:color w:val="auto"/>
          <w:sz w:val="36"/>
          <w:szCs w:val="36"/>
        </w:rPr>
      </w:pPr>
      <w:bookmarkStart w:id="181" w:name="_Toc231143529"/>
      <w:bookmarkStart w:id="182" w:name="_Toc231144059"/>
      <w:r w:rsidRPr="002D419C">
        <w:rPr>
          <w:rFonts w:ascii="楷体" w:eastAsia="楷体" w:hAnsi="楷体" w:hint="eastAsia"/>
          <w:b/>
          <w:bCs/>
          <w:color w:val="auto"/>
          <w:sz w:val="36"/>
          <w:szCs w:val="36"/>
        </w:rPr>
        <w:t>风险提示</w:t>
      </w:r>
      <w:bookmarkEnd w:id="181"/>
      <w:bookmarkEnd w:id="182"/>
    </w:p>
    <w:p w14:paraId="030A7B61" w14:textId="0CDC41C5" w:rsidR="00940745" w:rsidRPr="0077393B" w:rsidRDefault="00940745" w:rsidP="00940745">
      <w:pPr>
        <w:pStyle w:val="2"/>
        <w:rPr>
          <w:rFonts w:ascii="楷体" w:eastAsia="楷体" w:hAnsi="楷体" w:hint="eastAsia"/>
          <w:b/>
          <w:bCs/>
          <w:color w:val="auto"/>
          <w:sz w:val="22"/>
          <w:szCs w:val="22"/>
        </w:rPr>
      </w:pPr>
      <w:bookmarkStart w:id="183" w:name="_Toc231143530"/>
      <w:bookmarkStart w:id="184" w:name="_Toc231144060"/>
      <w:r w:rsidRPr="0077393B">
        <w:rPr>
          <w:rFonts w:ascii="楷体" w:eastAsia="楷体" w:hAnsi="楷体" w:hint="eastAsia"/>
          <w:b/>
          <w:bCs/>
          <w:color w:val="auto"/>
          <w:sz w:val="32"/>
          <w:szCs w:val="22"/>
        </w:rPr>
        <w:t>7.1 技术迭代与订单波动</w:t>
      </w:r>
      <w:bookmarkEnd w:id="183"/>
      <w:bookmarkEnd w:id="184"/>
    </w:p>
    <w:p w14:paraId="640CFC82" w14:textId="7C91AB63"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bookmarkStart w:id="185" w:name="_Toc231143531"/>
      <w:bookmarkStart w:id="186" w:name="_Toc231144061"/>
      <w:r w:rsidRPr="0077393B">
        <w:rPr>
          <w:rFonts w:ascii="楷体" w:eastAsia="楷体" w:hAnsi="楷体" w:hint="eastAsia"/>
          <w:b/>
          <w:bCs/>
          <w:color w:val="auto"/>
          <w:sz w:val="32"/>
          <w:szCs w:val="22"/>
        </w:rPr>
        <w:t>7.2 客户高度集中与议价权弱</w:t>
      </w:r>
      <w:bookmarkEnd w:id="185"/>
      <w:bookmarkEnd w:id="186"/>
    </w:p>
    <w:p w14:paraId="4DFB9161" w14:textId="7B68E009"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bookmarkStart w:id="187" w:name="_Toc231143532"/>
      <w:bookmarkStart w:id="188" w:name="_Toc231144062"/>
      <w:r w:rsidRPr="0077393B">
        <w:rPr>
          <w:rFonts w:ascii="楷体" w:eastAsia="楷体" w:hAnsi="楷体" w:hint="eastAsia"/>
          <w:b/>
          <w:bCs/>
          <w:color w:val="auto"/>
          <w:sz w:val="32"/>
          <w:szCs w:val="22"/>
        </w:rPr>
        <w:t>7.3 地缘政治与供应链阻断</w:t>
      </w:r>
      <w:r w:rsidR="00DC1716" w:rsidRPr="0077393B">
        <w:rPr>
          <w:rFonts w:ascii="楷体" w:eastAsia="楷体" w:hAnsi="楷体" w:hint="eastAsia"/>
          <w:b/>
          <w:bCs/>
          <w:color w:val="auto"/>
          <w:sz w:val="32"/>
          <w:szCs w:val="22"/>
        </w:rPr>
        <w:t>导致出口管制</w:t>
      </w:r>
      <w:bookmarkEnd w:id="187"/>
      <w:bookmarkEnd w:id="188"/>
    </w:p>
    <w:p w14:paraId="3CBB38DA" w14:textId="0167A8D8" w:rsidR="00DC1716" w:rsidRPr="007B7B12" w:rsidRDefault="00940745" w:rsidP="00940745">
      <w:pPr>
        <w:rPr>
          <w:rFonts w:ascii="楷体" w:eastAsia="楷体" w:hAnsi="楷体" w:hint="eastAsia"/>
          <w:szCs w:val="22"/>
        </w:rPr>
      </w:pPr>
      <w:r w:rsidRPr="007B7B12">
        <w:rPr>
          <w:rFonts w:ascii="楷体" w:eastAsia="楷体" w:hAnsi="楷体" w:hint="eastAsia"/>
          <w:sz w:val="28"/>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DC1716" w:rsidRPr="0077393B" w:rsidRDefault="00DC1716" w:rsidP="00DC1716">
      <w:pPr>
        <w:pStyle w:val="2"/>
        <w:rPr>
          <w:rFonts w:ascii="楷体" w:eastAsia="楷体" w:hAnsi="楷体" w:hint="eastAsia"/>
          <w:b/>
          <w:bCs/>
          <w:color w:val="auto"/>
          <w:sz w:val="22"/>
          <w:szCs w:val="22"/>
        </w:rPr>
      </w:pPr>
      <w:bookmarkStart w:id="189" w:name="_Toc231143533"/>
      <w:bookmarkStart w:id="190" w:name="_Toc231144063"/>
      <w:r w:rsidRPr="0077393B">
        <w:rPr>
          <w:rFonts w:ascii="楷体" w:eastAsia="楷体" w:hAnsi="楷体" w:hint="eastAsia"/>
          <w:b/>
          <w:bCs/>
          <w:color w:val="auto"/>
          <w:sz w:val="32"/>
          <w:szCs w:val="22"/>
        </w:rPr>
        <w:t>7.4 估值高位风险</w:t>
      </w:r>
      <w:bookmarkEnd w:id="189"/>
      <w:bookmarkEnd w:id="190"/>
    </w:p>
    <w:p w14:paraId="2D601B0C" w14:textId="6A0F2B33" w:rsidR="00DC1716" w:rsidRPr="007B7B12" w:rsidRDefault="00DC1716" w:rsidP="00DC1716">
      <w:pPr>
        <w:rPr>
          <w:rFonts w:ascii="楷体" w:eastAsia="楷体" w:hAnsi="楷体" w:hint="eastAsia"/>
        </w:rPr>
      </w:pPr>
      <w:r w:rsidRPr="007B7B12">
        <w:rPr>
          <w:rFonts w:ascii="楷体" w:eastAsia="楷体" w:hAnsi="楷体" w:hint="eastAsia"/>
          <w:sz w:val="28"/>
        </w:rPr>
        <w:t>通信ETF本身处于历史高位</w:t>
      </w:r>
      <w:r w:rsidR="00626F66" w:rsidRPr="007B7B12">
        <w:rPr>
          <w:rFonts w:ascii="楷体" w:eastAsia="楷体" w:hAnsi="楷体" w:hint="eastAsia"/>
          <w:sz w:val="28"/>
        </w:rPr>
        <w:t>。部分领衔个股估值显著偏离</w:t>
      </w:r>
      <w:r w:rsidR="001A65BB" w:rsidRPr="007B7B12">
        <w:rPr>
          <w:rFonts w:ascii="楷体" w:eastAsia="楷体" w:hAnsi="楷体" w:hint="eastAsia"/>
          <w:sz w:val="28"/>
        </w:rPr>
        <w:t>历史水平。</w:t>
      </w:r>
      <w:r w:rsidR="00626F66" w:rsidRPr="007B7B12">
        <w:rPr>
          <w:rFonts w:ascii="楷体" w:eastAsia="楷体" w:hAnsi="楷体" w:hint="eastAsia"/>
          <w:sz w:val="28"/>
        </w:rPr>
        <w:t>choice和ifind数据面板一致给出高风险提示。一旦</w:t>
      </w:r>
      <w:r w:rsidR="005855C4" w:rsidRPr="007B7B12">
        <w:rPr>
          <w:rFonts w:ascii="楷体" w:eastAsia="楷体" w:hAnsi="楷体" w:hint="eastAsia"/>
          <w:sz w:val="28"/>
        </w:rPr>
        <w:t>宏观经济转冷或</w:t>
      </w:r>
      <w:r w:rsidR="00D612B3" w:rsidRPr="007B7B12">
        <w:rPr>
          <w:rFonts w:ascii="楷体" w:eastAsia="楷体" w:hAnsi="楷体" w:hint="eastAsia"/>
          <w:sz w:val="28"/>
        </w:rPr>
        <w:t>市场情绪退热，可能面临</w:t>
      </w:r>
      <w:r w:rsidR="00BE73BE" w:rsidRPr="007B7B12">
        <w:rPr>
          <w:rFonts w:ascii="楷体" w:eastAsia="楷体" w:hAnsi="楷体" w:hint="eastAsia"/>
          <w:sz w:val="28"/>
        </w:rPr>
        <w:t>估值下杀。</w:t>
      </w:r>
    </w:p>
    <w:p w14:paraId="61BCB929" w14:textId="227CEB6B" w:rsidR="00DC1716" w:rsidRPr="007B7B12" w:rsidRDefault="00DC1716" w:rsidP="00DC1716">
      <w:pPr>
        <w:rPr>
          <w:rFonts w:hint="eastAsia"/>
        </w:rPr>
      </w:pPr>
      <w:r w:rsidRPr="007B7B12">
        <w:rPr>
          <w:rFonts w:ascii="楷体" w:eastAsia="楷体" w:hAnsi="楷体" w:hint="eastAsia"/>
          <w:sz w:val="28"/>
        </w:rPr>
        <w:lastRenderedPageBreak/>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bookmarkStart w:id="191" w:name="_Toc231143534"/>
      <w:bookmarkStart w:id="192" w:name="_Toc231144064"/>
      <w:r w:rsidRPr="002D419C">
        <w:rPr>
          <w:rFonts w:ascii="楷体" w:eastAsia="楷体" w:hAnsi="楷体" w:hint="eastAsia"/>
          <w:b/>
          <w:bCs/>
          <w:color w:val="auto"/>
          <w:sz w:val="36"/>
          <w:szCs w:val="36"/>
        </w:rPr>
        <w:t>附录</w:t>
      </w:r>
      <w:bookmarkEnd w:id="191"/>
      <w:bookmarkEnd w:id="192"/>
    </w:p>
    <w:p w14:paraId="7DF60C5E" w14:textId="638523F9" w:rsidR="00E95841" w:rsidRPr="00547A82" w:rsidRDefault="00CA16CA" w:rsidP="004824E7">
      <w:pPr>
        <w:jc w:val="center"/>
        <w:rPr>
          <w:rFonts w:ascii="楷体" w:eastAsia="楷体" w:hAnsi="楷体" w:hint="eastAsia"/>
          <w:szCs w:val="22"/>
        </w:rPr>
      </w:pPr>
      <w:r w:rsidRPr="00547A82">
        <w:rPr>
          <w:rFonts w:ascii="楷体" w:eastAsia="楷体" w:hAnsi="楷体" w:hint="eastAsia"/>
          <w:sz w:val="28"/>
          <w:szCs w:val="22"/>
        </w:rPr>
        <w:t>图：中信对光模块市场测算表</w:t>
      </w:r>
    </w:p>
    <w:p w14:paraId="63456443" w14:textId="77777777"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1"/>
                    <a:stretch>
                      <a:fillRect/>
                    </a:stretch>
                  </pic:blipFill>
                  <pic:spPr>
                    <a:xfrm>
                      <a:off x="0" y="0"/>
                      <a:ext cx="5274310" cy="2205990"/>
                    </a:xfrm>
                    <a:prstGeom prst="rect">
                      <a:avLst/>
                    </a:prstGeom>
                  </pic:spPr>
                </pic:pic>
              </a:graphicData>
            </a:graphic>
          </wp:inline>
        </w:drawing>
      </w:r>
    </w:p>
    <w:p w14:paraId="50D758A0" w14:textId="77777777" w:rsidR="003B3797" w:rsidRDefault="003B3797">
      <w:pPr>
        <w:rPr>
          <w:rFonts w:ascii="楷体" w:eastAsia="楷体" w:hAnsi="楷体" w:hint="eastAsia"/>
          <w:szCs w:val="22"/>
        </w:rPr>
      </w:pPr>
    </w:p>
    <w:p w14:paraId="0CB40B9D" w14:textId="56E34C7B" w:rsidR="003B3797" w:rsidRDefault="003B3797" w:rsidP="004824E7">
      <w:pPr>
        <w:jc w:val="center"/>
        <w:rPr>
          <w:rFonts w:ascii="楷体" w:eastAsia="楷体" w:hAnsi="楷体" w:hint="eastAsia"/>
          <w:sz w:val="28"/>
          <w:szCs w:val="28"/>
        </w:rPr>
      </w:pPr>
      <w:r w:rsidRPr="003B3797">
        <w:rPr>
          <w:rFonts w:ascii="楷体" w:eastAsia="楷体" w:hAnsi="楷体" w:hint="eastAsia"/>
          <w:sz w:val="28"/>
          <w:szCs w:val="28"/>
        </w:rPr>
        <w:t>图：</w:t>
      </w:r>
      <w:r>
        <w:rPr>
          <w:rFonts w:ascii="楷体" w:eastAsia="楷体" w:hAnsi="楷体" w:hint="eastAsia"/>
          <w:sz w:val="28"/>
          <w:szCs w:val="28"/>
        </w:rPr>
        <w:t>两ETF的朴素蒙特卡洛模拟结果</w:t>
      </w:r>
    </w:p>
    <w:p w14:paraId="57058BBD" w14:textId="5EDE4B18" w:rsidR="003B3797" w:rsidRPr="003B3797" w:rsidRDefault="003B3797">
      <w:pPr>
        <w:rPr>
          <w:rFonts w:ascii="楷体" w:eastAsia="楷体" w:hAnsi="楷体" w:hint="eastAsia"/>
          <w:sz w:val="28"/>
          <w:szCs w:val="28"/>
        </w:rPr>
      </w:pPr>
      <w:r>
        <w:rPr>
          <w:noProof/>
        </w:rPr>
        <w:drawing>
          <wp:inline distT="0" distB="0" distL="0" distR="0" wp14:anchorId="4BAE0AC9" wp14:editId="71E0D63F">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rPr>
          <w:noProof/>
        </w:rPr>
        <w:lastRenderedPageBreak/>
        <w:drawing>
          <wp:inline distT="0" distB="0" distL="0" distR="0" wp14:anchorId="6EE09AB5" wp14:editId="10F3BE86">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p>
    <w:sectPr w:rsidR="003B3797" w:rsidRPr="003B37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张曦瑾" w:date="2026-06-01T17:22:00Z" w:initials="ZX">
    <w:p w14:paraId="5E2D0B5C" w14:textId="78105B10" w:rsidR="00846BCF" w:rsidRDefault="00846BCF" w:rsidP="00846BCF">
      <w:pPr>
        <w:pStyle w:val="af7"/>
      </w:pPr>
      <w:r>
        <w:rPr>
          <w:rStyle w:val="af6"/>
          <w:rFonts w:hint="eastAsia"/>
        </w:rPr>
        <w:annotationRef/>
      </w:r>
      <w:r>
        <w:rPr>
          <w:rFonts w:hint="eastAsia"/>
        </w:rPr>
        <w:t>这部分和熊鑫姐做了二次核准以后重写，交易期限经过相同核准后删除</w:t>
      </w:r>
    </w:p>
  </w:comment>
  <w:comment w:id="48" w:author="张曦瑾" w:date="2026-06-01T17:22:00Z" w:initials="ZX">
    <w:p w14:paraId="71F79D54" w14:textId="77777777" w:rsidR="00846BCF" w:rsidRDefault="00846BCF" w:rsidP="00846BCF">
      <w:pPr>
        <w:pStyle w:val="af7"/>
      </w:pPr>
      <w:r>
        <w:rPr>
          <w:rStyle w:val="af6"/>
          <w:rFonts w:hint="eastAsia"/>
        </w:rPr>
        <w:annotationRef/>
      </w:r>
      <w:r>
        <w:rPr>
          <w:rFonts w:hint="eastAsia"/>
        </w:rPr>
        <w:t>同上</w:t>
      </w:r>
    </w:p>
  </w:comment>
  <w:comment w:id="56" w:author="Shiqing Tang" w:date="2026-06-01T11:24:00Z" w:initials="ST">
    <w:p w14:paraId="1A1F7093" w14:textId="7C3CEE6D" w:rsidR="009068A2" w:rsidRDefault="009068A2">
      <w:pPr>
        <w:pStyle w:val="af7"/>
        <w:rPr>
          <w:rFonts w:hint="eastAsia"/>
        </w:rPr>
      </w:pPr>
      <w:r>
        <w:rPr>
          <w:rStyle w:val="af6"/>
          <w:rFonts w:hint="eastAsia"/>
        </w:rPr>
        <w:annotationRef/>
      </w:r>
      <w:r>
        <w:rPr>
          <w:rFonts w:hint="eastAsia"/>
        </w:rPr>
        <w:t>首次出现的概念、企业名称，写全，后面的再简写。</w:t>
      </w:r>
    </w:p>
  </w:comment>
  <w:comment w:id="57" w:author="张曦瑾" w:date="2026-06-01T15:34:00Z" w:initials="ZX">
    <w:p w14:paraId="75283EE1" w14:textId="77777777" w:rsidR="00725081" w:rsidRDefault="00725081" w:rsidP="00725081">
      <w:pPr>
        <w:pStyle w:val="af7"/>
      </w:pPr>
      <w:r>
        <w:rPr>
          <w:rStyle w:val="af6"/>
          <w:rFonts w:hint="eastAsia"/>
        </w:rPr>
        <w:annotationRef/>
      </w:r>
      <w:r>
        <w:rPr>
          <w:rFonts w:hint="eastAsia"/>
        </w:rPr>
        <w:t>已写全称</w:t>
      </w:r>
    </w:p>
  </w:comment>
  <w:comment w:id="58" w:author="Shiqing Tang" w:date="2026-06-01T11:25:00Z" w:initials="ST">
    <w:p w14:paraId="4A88DFEC" w14:textId="2A2ED51F" w:rsidR="009068A2" w:rsidRDefault="009068A2">
      <w:pPr>
        <w:pStyle w:val="af7"/>
        <w:rPr>
          <w:rFonts w:hint="eastAsia"/>
        </w:rPr>
      </w:pPr>
      <w:r>
        <w:rPr>
          <w:rStyle w:val="af6"/>
          <w:rFonts w:hint="eastAsia"/>
        </w:rPr>
        <w:annotationRef/>
      </w:r>
      <w:r>
        <w:rPr>
          <w:rFonts w:hint="eastAsia"/>
        </w:rPr>
        <w:t>什么时间点达到高峰</w:t>
      </w:r>
    </w:p>
  </w:comment>
  <w:comment w:id="59" w:author="张曦瑾" w:date="2026-06-01T15:34:00Z" w:initials="ZX">
    <w:p w14:paraId="4C4413EF" w14:textId="77777777" w:rsidR="00725081" w:rsidRDefault="00725081" w:rsidP="00725081">
      <w:pPr>
        <w:pStyle w:val="af7"/>
      </w:pPr>
      <w:r>
        <w:rPr>
          <w:rStyle w:val="af6"/>
          <w:rFonts w:hint="eastAsia"/>
        </w:rPr>
        <w:annotationRef/>
      </w:r>
      <w:r>
        <w:rPr>
          <w:rFonts w:hint="eastAsia"/>
        </w:rPr>
        <w:t>时间已补，2026年</w:t>
      </w:r>
    </w:p>
  </w:comment>
  <w:comment w:id="62" w:author="Shiqing Tang" w:date="2026-06-01T11:26:00Z" w:initials="ST">
    <w:p w14:paraId="16B7F2BD" w14:textId="63D18802" w:rsidR="009068A2" w:rsidRDefault="009068A2">
      <w:pPr>
        <w:pStyle w:val="af7"/>
        <w:rPr>
          <w:rFonts w:hint="eastAsia"/>
        </w:rPr>
      </w:pPr>
      <w:r>
        <w:rPr>
          <w:rStyle w:val="af6"/>
          <w:rFonts w:hint="eastAsia"/>
        </w:rPr>
        <w:annotationRef/>
      </w:r>
      <w:r>
        <w:rPr>
          <w:rFonts w:hint="eastAsia"/>
        </w:rPr>
        <w:t>写明时间，什么时间翻倍，什么时间接近万亿。不要太省略了。</w:t>
      </w:r>
    </w:p>
  </w:comment>
  <w:comment w:id="63" w:author="张曦瑾" w:date="2026-06-01T15:34:00Z" w:initials="ZX">
    <w:p w14:paraId="5D7D4289" w14:textId="77777777" w:rsidR="00725081" w:rsidRDefault="00725081" w:rsidP="00725081">
      <w:pPr>
        <w:pStyle w:val="af7"/>
      </w:pPr>
      <w:r>
        <w:rPr>
          <w:rStyle w:val="af6"/>
          <w:rFonts w:hint="eastAsia"/>
        </w:rPr>
        <w:annotationRef/>
      </w:r>
      <w:r>
        <w:rPr>
          <w:rFonts w:hint="eastAsia"/>
        </w:rPr>
        <w:t>时间均为2026，已补</w:t>
      </w:r>
    </w:p>
  </w:comment>
  <w:comment w:id="68" w:author="Shiqing Tang" w:date="2026-06-01T11:27:00Z" w:initials="ST">
    <w:p w14:paraId="46108BFE" w14:textId="6862D2F8" w:rsidR="00637697" w:rsidRDefault="00637697">
      <w:pPr>
        <w:pStyle w:val="af7"/>
        <w:rPr>
          <w:rFonts w:hint="eastAsia"/>
        </w:rPr>
      </w:pPr>
      <w:r>
        <w:rPr>
          <w:rStyle w:val="af6"/>
          <w:rFonts w:hint="eastAsia"/>
        </w:rPr>
        <w:annotationRef/>
      </w:r>
      <w:r>
        <w:rPr>
          <w:rFonts w:hint="eastAsia"/>
        </w:rPr>
        <w:t>哪年。带时间属性的都注明具体时间。达到10年后回头看这个报告一目了然的效果。</w:t>
      </w:r>
    </w:p>
  </w:comment>
  <w:comment w:id="69" w:author="张曦瑾" w:date="2026-06-01T17:23:00Z" w:initials="ZX">
    <w:p w14:paraId="66BDF492" w14:textId="77777777" w:rsidR="00846BCF" w:rsidRDefault="00846BCF" w:rsidP="00846BCF">
      <w:pPr>
        <w:pStyle w:val="af7"/>
      </w:pPr>
      <w:r>
        <w:rPr>
          <w:rStyle w:val="af6"/>
          <w:rFonts w:hint="eastAsia"/>
        </w:rPr>
        <w:annotationRef/>
      </w:r>
      <w:r>
        <w:rPr>
          <w:rFonts w:hint="eastAsia"/>
        </w:rPr>
        <w:t>时间已补</w:t>
      </w:r>
    </w:p>
  </w:comment>
  <w:comment w:id="70" w:author="Shiqing Tang" w:date="2026-06-01T11:32:00Z" w:initials="ST">
    <w:p w14:paraId="38847831" w14:textId="494D69E8" w:rsidR="00637697" w:rsidRDefault="00637697">
      <w:pPr>
        <w:pStyle w:val="af7"/>
        <w:rPr>
          <w:rFonts w:hint="eastAsia"/>
        </w:rPr>
      </w:pPr>
      <w:r>
        <w:rPr>
          <w:rStyle w:val="af6"/>
          <w:rFonts w:hint="eastAsia"/>
        </w:rPr>
        <w:annotationRef/>
      </w:r>
      <w:r>
        <w:rPr>
          <w:rFonts w:hint="eastAsia"/>
        </w:rPr>
        <w:t>如果只罗列了部分地方政策，标注出来“部分”</w:t>
      </w:r>
    </w:p>
  </w:comment>
  <w:comment w:id="71" w:author="张曦瑾" w:date="2026-06-01T15:37:00Z" w:initials="ZX">
    <w:p w14:paraId="54E6F98B" w14:textId="77777777" w:rsidR="00FA57D5" w:rsidRDefault="00FA57D5" w:rsidP="00FA57D5">
      <w:pPr>
        <w:pStyle w:val="af7"/>
      </w:pPr>
      <w:r>
        <w:rPr>
          <w:rStyle w:val="af6"/>
          <w:rFonts w:hint="eastAsia"/>
        </w:rPr>
        <w:annotationRef/>
      </w:r>
      <w:r>
        <w:rPr>
          <w:rFonts w:hint="eastAsia"/>
        </w:rPr>
        <w:t>已改</w:t>
      </w:r>
    </w:p>
  </w:comment>
  <w:comment w:id="82" w:author="张曦瑾" w:date="2026-06-01T16:03:00Z" w:initials="ZX">
    <w:p w14:paraId="64C99BC4" w14:textId="18CA6511" w:rsidR="004A0013" w:rsidRDefault="004A0013" w:rsidP="004A0013">
      <w:pPr>
        <w:pStyle w:val="af7"/>
      </w:pPr>
      <w:r>
        <w:rPr>
          <w:rStyle w:val="af6"/>
          <w:rFonts w:hint="eastAsia"/>
        </w:rPr>
        <w:annotationRef/>
      </w:r>
      <w:r>
        <w:rPr>
          <w:rFonts w:hint="eastAsia"/>
        </w:rPr>
        <w:t>这个图是从海通的研报里截取的，我认为数据没有问题，但是标题可能确实有偏颇。可以把原标题遮了重写一个</w:t>
      </w:r>
    </w:p>
  </w:comment>
  <w:comment w:id="87" w:author="Shiqing Tang" w:date="2026-06-01T11:38:00Z" w:initials="ST">
    <w:p w14:paraId="4E7E77CF" w14:textId="5A8C7993" w:rsidR="00303B82" w:rsidRDefault="00303B82">
      <w:pPr>
        <w:pStyle w:val="af7"/>
        <w:rPr>
          <w:rFonts w:hint="eastAsia"/>
        </w:rPr>
      </w:pPr>
      <w:r>
        <w:rPr>
          <w:rStyle w:val="af6"/>
          <w:rFonts w:hint="eastAsia"/>
        </w:rPr>
        <w:annotationRef/>
      </w:r>
      <w:r>
        <w:rPr>
          <w:rFonts w:hint="eastAsia"/>
        </w:rPr>
        <w:t>增速峰值看得出来，营收峰值是指历年的Q1绝对值峰值吗，怎么看出来的？</w:t>
      </w:r>
    </w:p>
  </w:comment>
  <w:comment w:id="90" w:author="Shiqing Tang" w:date="2026-06-01T11:41:00Z" w:initials="ST">
    <w:p w14:paraId="70FC3236" w14:textId="2EB79380" w:rsidR="00303B82" w:rsidRDefault="00303B82">
      <w:pPr>
        <w:pStyle w:val="af7"/>
        <w:rPr>
          <w:rFonts w:hint="eastAsia"/>
        </w:rPr>
      </w:pPr>
      <w:r>
        <w:rPr>
          <w:rStyle w:val="af6"/>
          <w:rFonts w:hint="eastAsia"/>
        </w:rPr>
        <w:annotationRef/>
      </w:r>
      <w:r>
        <w:rPr>
          <w:rFonts w:hint="eastAsia"/>
        </w:rPr>
        <w:t>上下文表述统一</w:t>
      </w:r>
    </w:p>
  </w:comment>
  <w:comment w:id="91" w:author="Shiqing Tang" w:date="2026-06-01T12:19:00Z" w:initials="ST">
    <w:p w14:paraId="42E386BA" w14:textId="78A3F983" w:rsidR="003C2F81" w:rsidRDefault="003C2F81">
      <w:pPr>
        <w:pStyle w:val="af7"/>
        <w:rPr>
          <w:rFonts w:hint="eastAsia"/>
        </w:rPr>
      </w:pPr>
      <w:r>
        <w:rPr>
          <w:rStyle w:val="af6"/>
          <w:rFonts w:hint="eastAsia"/>
        </w:rPr>
        <w:annotationRef/>
      </w:r>
      <w:r>
        <w:rPr>
          <w:rFonts w:hint="eastAsia"/>
        </w:rPr>
        <w:t>在下表没找到这个数</w:t>
      </w:r>
    </w:p>
  </w:comment>
  <w:comment w:id="92" w:author="张曦瑾" w:date="2026-06-01T17:51:00Z" w:initials="ZX">
    <w:p w14:paraId="1AF3E74C" w14:textId="77777777" w:rsidR="00655599" w:rsidRDefault="00655599" w:rsidP="00655599">
      <w:pPr>
        <w:pStyle w:val="af7"/>
      </w:pPr>
      <w:r>
        <w:rPr>
          <w:rStyle w:val="af6"/>
          <w:rFonts w:hint="eastAsia"/>
        </w:rPr>
        <w:annotationRef/>
      </w:r>
      <w:r>
        <w:rPr>
          <w:rFonts w:hint="eastAsia"/>
        </w:rPr>
        <w:t>这一段是海通研报原话，在3/13页</w:t>
      </w:r>
    </w:p>
  </w:comment>
  <w:comment w:id="93" w:author="Shiqing Tang" w:date="2026-06-01T12:20:00Z" w:initials="ST">
    <w:p w14:paraId="37B3B8BD" w14:textId="18386C28" w:rsidR="003C2F81" w:rsidRDefault="003C2F81">
      <w:pPr>
        <w:pStyle w:val="af7"/>
        <w:rPr>
          <w:rFonts w:hint="eastAsia"/>
        </w:rPr>
      </w:pPr>
      <w:r>
        <w:rPr>
          <w:rStyle w:val="af6"/>
          <w:rFonts w:hint="eastAsia"/>
        </w:rPr>
        <w:annotationRef/>
      </w:r>
      <w:r>
        <w:rPr>
          <w:rFonts w:hint="eastAsia"/>
        </w:rPr>
        <w:t>下表没找到数</w:t>
      </w:r>
    </w:p>
  </w:comment>
  <w:comment w:id="94" w:author="张曦瑾" w:date="2026-06-01T17:51:00Z" w:initials="ZX">
    <w:p w14:paraId="2D288964" w14:textId="77777777" w:rsidR="00655599" w:rsidRDefault="00655599" w:rsidP="00655599">
      <w:pPr>
        <w:pStyle w:val="af7"/>
      </w:pPr>
      <w:r>
        <w:rPr>
          <w:rStyle w:val="af6"/>
          <w:rFonts w:hint="eastAsia"/>
        </w:rPr>
        <w:annotationRef/>
      </w:r>
      <w:r>
        <w:rPr>
          <w:rFonts w:hint="eastAsia"/>
        </w:rPr>
        <w:t>同上</w:t>
      </w:r>
    </w:p>
  </w:comment>
  <w:comment w:id="96" w:author="Shiqing Tang" w:date="2026-06-01T11:50:00Z" w:initials="ST">
    <w:p w14:paraId="6C28B453" w14:textId="1F694013" w:rsidR="005221B9" w:rsidRDefault="005221B9">
      <w:pPr>
        <w:pStyle w:val="af7"/>
        <w:rPr>
          <w:rFonts w:hint="eastAsia"/>
        </w:rPr>
      </w:pPr>
      <w:r>
        <w:rPr>
          <w:rStyle w:val="af6"/>
          <w:rFonts w:hint="eastAsia"/>
        </w:rPr>
        <w:annotationRef/>
      </w:r>
      <w:r>
        <w:rPr>
          <w:rFonts w:hint="eastAsia"/>
        </w:rPr>
        <w:t>毛利率YOY（%），以</w:t>
      </w:r>
      <w:r w:rsidRPr="00553045">
        <w:rPr>
          <w:rFonts w:ascii="楷体" w:eastAsia="楷体" w:hAnsi="楷体"/>
          <w:sz w:val="21"/>
          <w:szCs w:val="21"/>
        </w:rPr>
        <w:t>光模块及器件</w:t>
      </w:r>
      <w:r>
        <w:rPr>
          <w:rFonts w:ascii="楷体" w:eastAsia="楷体" w:hAnsi="楷体" w:hint="eastAsia"/>
          <w:sz w:val="21"/>
          <w:szCs w:val="21"/>
        </w:rPr>
        <w:t>为例，是2025年毛利率比2024年同比提升了36.8%么？那为什么上文写的又是3.68pct？</w:t>
      </w:r>
    </w:p>
  </w:comment>
  <w:comment w:id="97" w:author="Shiqing Tang" w:date="2026-06-01T12:59:00Z" w:initials="ST">
    <w:p w14:paraId="6AE15F5C" w14:textId="689BFE35" w:rsidR="001514D0" w:rsidRDefault="001514D0">
      <w:pPr>
        <w:pStyle w:val="af7"/>
        <w:rPr>
          <w:rFonts w:hint="eastAsia"/>
        </w:rPr>
      </w:pPr>
      <w:r>
        <w:rPr>
          <w:rStyle w:val="af6"/>
          <w:rFonts w:hint="eastAsia"/>
        </w:rPr>
        <w:annotationRef/>
      </w:r>
      <w:r>
        <w:rPr>
          <w:rFonts w:hint="eastAsia"/>
        </w:rPr>
        <w:t>MoY是什么</w:t>
      </w:r>
    </w:p>
  </w:comment>
  <w:comment w:id="98" w:author="张曦瑾" w:date="2026-06-01T14:57:00Z" w:initials="ZX">
    <w:p w14:paraId="3747C265" w14:textId="77777777" w:rsidR="000824FE" w:rsidRDefault="00CB5D36" w:rsidP="000824FE">
      <w:pPr>
        <w:pStyle w:val="af7"/>
      </w:pPr>
      <w:r>
        <w:rPr>
          <w:rStyle w:val="af6"/>
          <w:rFonts w:hint="eastAsia"/>
        </w:rPr>
        <w:annotationRef/>
      </w:r>
      <w:r w:rsidR="000824FE">
        <w:rPr>
          <w:rFonts w:hint="eastAsia"/>
        </w:rPr>
        <w:t>MoY是环比的含义，是否需要改成汉字表示更适合？</w:t>
      </w:r>
    </w:p>
  </w:comment>
  <w:comment w:id="99" w:author="张曦瑾" w:date="2026-06-01T17:53:00Z" w:initials="ZX">
    <w:p w14:paraId="6C5252A8" w14:textId="77777777" w:rsidR="000824FE" w:rsidRDefault="000824FE" w:rsidP="000824FE">
      <w:pPr>
        <w:pStyle w:val="af7"/>
      </w:pPr>
      <w:r>
        <w:rPr>
          <w:rStyle w:val="af6"/>
          <w:rFonts w:hint="eastAsia"/>
        </w:rPr>
        <w:annotationRef/>
      </w:r>
      <w:r>
        <w:rPr>
          <w:rFonts w:hint="eastAsia"/>
        </w:rPr>
        <w:t>颜色的标注含义还是提一提</w:t>
      </w:r>
    </w:p>
  </w:comment>
  <w:comment w:id="114" w:author="Shiqing Tang" w:date="2026-06-01T12:37:00Z" w:initials="ST">
    <w:p w14:paraId="0E7AEB1F" w14:textId="63505347" w:rsidR="0069280A" w:rsidRP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15" w:author="Shiqing Tang" w:date="2026-06-01T12:36:00Z" w:initials="ST">
    <w:p w14:paraId="302CC62A" w14:textId="118F4FAB" w:rsid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31" w:author="张曦瑾" w:date="2026-06-01T17:36:00Z" w:initials="ZX">
    <w:p w14:paraId="634B348A" w14:textId="77777777" w:rsidR="000323A8" w:rsidRDefault="000323A8" w:rsidP="000323A8">
      <w:pPr>
        <w:pStyle w:val="af7"/>
      </w:pPr>
      <w:r>
        <w:rPr>
          <w:rStyle w:val="af6"/>
          <w:rFonts w:hint="eastAsia"/>
        </w:rPr>
        <w:annotationRef/>
      </w:r>
      <w:r>
        <w:rPr>
          <w:rFonts w:hint="eastAsia"/>
        </w:rPr>
        <w:t>数据来源</w:t>
      </w:r>
    </w:p>
  </w:comment>
  <w:comment w:id="132" w:author="Shiqing Tang" w:date="2026-06-01T13:06:00Z" w:initials="ST">
    <w:p w14:paraId="18AA5C8E" w14:textId="286A2FAD" w:rsidR="00BE4DC4" w:rsidRDefault="00BE4DC4">
      <w:pPr>
        <w:pStyle w:val="af7"/>
        <w:rPr>
          <w:rFonts w:hint="eastAsia"/>
        </w:rPr>
      </w:pPr>
      <w:r>
        <w:rPr>
          <w:rStyle w:val="af6"/>
          <w:rFonts w:hint="eastAsia"/>
        </w:rPr>
        <w:annotationRef/>
      </w:r>
      <w:r>
        <w:rPr>
          <w:rFonts w:hint="eastAsia"/>
        </w:rPr>
        <w:t>笔误？</w:t>
      </w:r>
    </w:p>
  </w:comment>
  <w:comment w:id="133" w:author="Shiqing Tang" w:date="2026-06-01T13:07:00Z" w:initials="ST">
    <w:p w14:paraId="794B63D1" w14:textId="5C4135A5" w:rsidR="00BE4DC4" w:rsidRDefault="00BE4DC4" w:rsidP="00BE4DC4">
      <w:pPr>
        <w:pStyle w:val="af7"/>
        <w:numPr>
          <w:ilvl w:val="0"/>
          <w:numId w:val="8"/>
        </w:numPr>
        <w:rPr>
          <w:rFonts w:hint="eastAsia"/>
        </w:rPr>
      </w:pPr>
      <w:r>
        <w:rPr>
          <w:rStyle w:val="af6"/>
          <w:rFonts w:hint="eastAsia"/>
        </w:rPr>
        <w:annotationRef/>
      </w:r>
      <w:r>
        <w:rPr>
          <w:rFonts w:hint="eastAsia"/>
        </w:rPr>
        <w:t>语序？</w:t>
      </w:r>
    </w:p>
    <w:p w14:paraId="2052EE0F" w14:textId="75B2FB01" w:rsidR="00BE4DC4" w:rsidRDefault="00BE4DC4" w:rsidP="00BE4DC4">
      <w:pPr>
        <w:pStyle w:val="af7"/>
        <w:rPr>
          <w:rFonts w:hint="eastAsia"/>
        </w:rPr>
      </w:pPr>
      <w:r>
        <w:rPr>
          <w:rFonts w:hint="eastAsia"/>
        </w:rPr>
        <w:t>2.意思是将从易中天调整到晶圆厂？我的问题是晶圆厂会不会只负责生产，设计环节还是在传统大头？</w:t>
      </w:r>
    </w:p>
  </w:comment>
  <w:comment w:id="134" w:author="Shiqing Tang" w:date="2026-06-01T13:15:00Z" w:initials="ST">
    <w:p w14:paraId="76C826A0" w14:textId="7E07B6CE" w:rsidR="00BE4DC4" w:rsidRDefault="00BE4DC4">
      <w:pPr>
        <w:pStyle w:val="af7"/>
        <w:rPr>
          <w:rFonts w:hint="eastAsia"/>
        </w:rPr>
      </w:pPr>
      <w:r>
        <w:rPr>
          <w:rStyle w:val="af6"/>
          <w:rFonts w:hint="eastAsia"/>
        </w:rPr>
        <w:annotationRef/>
      </w:r>
      <w:r>
        <w:rPr>
          <w:rFonts w:hint="eastAsia"/>
        </w:rPr>
        <w:t>换个表述</w:t>
      </w:r>
    </w:p>
  </w:comment>
  <w:comment w:id="135" w:author="Shiqing Tang" w:date="2026-06-01T13:17:00Z" w:initials="ST">
    <w:p w14:paraId="48DE4B33" w14:textId="77777777" w:rsidR="001E4226" w:rsidRDefault="001E4226">
      <w:pPr>
        <w:pStyle w:val="af7"/>
        <w:rPr>
          <w:rFonts w:hint="eastAsia"/>
        </w:rPr>
      </w:pPr>
      <w:r>
        <w:rPr>
          <w:rStyle w:val="af6"/>
          <w:rFonts w:hint="eastAsia"/>
        </w:rPr>
        <w:annotationRef/>
      </w:r>
      <w:r>
        <w:rPr>
          <w:rFonts w:hint="eastAsia"/>
        </w:rPr>
        <w:t>换词</w:t>
      </w:r>
    </w:p>
    <w:p w14:paraId="7754C994" w14:textId="497C7530" w:rsidR="001E4226" w:rsidRDefault="001E4226">
      <w:pPr>
        <w:pStyle w:val="af7"/>
        <w:rPr>
          <w:rFonts w:hint="eastAsia"/>
        </w:rPr>
      </w:pPr>
    </w:p>
  </w:comment>
  <w:comment w:id="141" w:author="Shiqing Tang" w:date="2026-06-01T13:22:00Z" w:initials="ST">
    <w:p w14:paraId="0F47A13D" w14:textId="7ADB974D" w:rsidR="001E4226" w:rsidRDefault="001E4226">
      <w:pPr>
        <w:pStyle w:val="af7"/>
        <w:rPr>
          <w:rFonts w:hint="eastAsia"/>
        </w:rPr>
      </w:pPr>
      <w:r>
        <w:rPr>
          <w:rStyle w:val="af6"/>
          <w:rFonts w:hint="eastAsia"/>
        </w:rPr>
        <w:annotationRef/>
      </w:r>
      <w:r>
        <w:rPr>
          <w:rFonts w:hint="eastAsia"/>
        </w:rPr>
        <w:t>kg是质量的kg？</w:t>
      </w:r>
    </w:p>
  </w:comment>
  <w:comment w:id="146" w:author="Shiqing Tang" w:date="2026-06-01T13:24:00Z" w:initials="ST">
    <w:p w14:paraId="4F526DD5" w14:textId="1B236A56" w:rsidR="001E4226" w:rsidRDefault="001E4226">
      <w:pPr>
        <w:pStyle w:val="af7"/>
        <w:rPr>
          <w:rFonts w:hint="eastAsia"/>
        </w:rPr>
      </w:pPr>
      <w:r>
        <w:rPr>
          <w:rStyle w:val="af6"/>
          <w:rFonts w:hint="eastAsia"/>
        </w:rPr>
        <w:annotationRef/>
      </w:r>
      <w:r>
        <w:rPr>
          <w:rFonts w:hint="eastAsia"/>
        </w:rPr>
        <w:t>标题序号不规范</w:t>
      </w:r>
    </w:p>
  </w:comment>
  <w:comment w:id="178" w:author="Shiqing Tang" w:date="2026-06-01T13:42:00Z" w:initials="ST">
    <w:p w14:paraId="6664B9FA" w14:textId="03CF047C" w:rsidR="00741EC4" w:rsidRDefault="00741EC4">
      <w:pPr>
        <w:pStyle w:val="af7"/>
        <w:rPr>
          <w:rFonts w:hint="eastAsia"/>
        </w:rPr>
      </w:pPr>
      <w:r>
        <w:rPr>
          <w:rStyle w:val="af6"/>
          <w:rFonts w:hint="eastAsia"/>
        </w:rPr>
        <w:annotationRef/>
      </w:r>
      <w:r>
        <w:rPr>
          <w:rFonts w:hint="eastAsia"/>
        </w:rPr>
        <w:t>只某一个，还是两个一起</w:t>
      </w:r>
    </w:p>
  </w:comment>
  <w:comment w:id="179" w:author="张曦瑾" w:date="2026-06-01T15:27:00Z" w:initials="ZX">
    <w:p w14:paraId="1DBDED1E" w14:textId="77777777" w:rsidR="007830C4" w:rsidRDefault="007830C4" w:rsidP="007830C4">
      <w:pPr>
        <w:pStyle w:val="af7"/>
      </w:pPr>
      <w:r>
        <w:rPr>
          <w:rStyle w:val="af6"/>
          <w:rFonts w:hint="eastAsia"/>
        </w:rPr>
        <w:annotationRef/>
      </w:r>
      <w:r>
        <w:rPr>
          <w:rFonts w:hint="eastAsia"/>
        </w:rPr>
        <w:t>两个一起，经与风控讨论，不违背二级制度。</w:t>
      </w:r>
    </w:p>
  </w:comment>
  <w:comment w:id="180" w:author="张曦瑾" w:date="2026-06-01T15:55:00Z" w:initials="ZX">
    <w:p w14:paraId="1AA8F042" w14:textId="77777777" w:rsidR="00A062E6" w:rsidRDefault="00B079A6" w:rsidP="00A062E6">
      <w:pPr>
        <w:pStyle w:val="af7"/>
      </w:pPr>
      <w:r>
        <w:rPr>
          <w:rStyle w:val="af6"/>
          <w:rFonts w:hint="eastAsia"/>
        </w:rPr>
        <w:annotationRef/>
      </w:r>
      <w:r w:rsidR="00A062E6">
        <w:rPr>
          <w:rFonts w:hint="eastAsia"/>
        </w:rPr>
        <w:t>买入整体还是尊重交易员的意见，交易员也认为到这一阶段，价格指引的意义已经不大，更多的要根据市场形势因时而动。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D0B5C" w15:done="0"/>
  <w15:commentEx w15:paraId="71F79D54" w15:done="0"/>
  <w15:commentEx w15:paraId="1A1F7093" w15:done="0"/>
  <w15:commentEx w15:paraId="75283EE1" w15:paraIdParent="1A1F7093" w15:done="0"/>
  <w15:commentEx w15:paraId="4A88DFEC" w15:done="0"/>
  <w15:commentEx w15:paraId="4C4413EF" w15:paraIdParent="4A88DFEC" w15:done="0"/>
  <w15:commentEx w15:paraId="16B7F2BD" w15:done="0"/>
  <w15:commentEx w15:paraId="5D7D4289" w15:paraIdParent="16B7F2BD" w15:done="0"/>
  <w15:commentEx w15:paraId="46108BFE" w15:done="0"/>
  <w15:commentEx w15:paraId="66BDF492" w15:paraIdParent="46108BFE" w15:done="0"/>
  <w15:commentEx w15:paraId="38847831" w15:done="0"/>
  <w15:commentEx w15:paraId="54E6F98B" w15:paraIdParent="38847831" w15:done="0"/>
  <w15:commentEx w15:paraId="64C99BC4" w15:done="0"/>
  <w15:commentEx w15:paraId="4E7E77CF" w15:done="0"/>
  <w15:commentEx w15:paraId="70FC3236" w15:done="0"/>
  <w15:commentEx w15:paraId="42E386BA" w15:done="0"/>
  <w15:commentEx w15:paraId="1AF3E74C" w15:paraIdParent="42E386BA" w15:done="0"/>
  <w15:commentEx w15:paraId="37B3B8BD" w15:done="0"/>
  <w15:commentEx w15:paraId="2D288964" w15:paraIdParent="37B3B8BD" w15:done="0"/>
  <w15:commentEx w15:paraId="6C28B453" w15:done="0"/>
  <w15:commentEx w15:paraId="6AE15F5C" w15:done="0"/>
  <w15:commentEx w15:paraId="3747C265" w15:paraIdParent="6AE15F5C" w15:done="0"/>
  <w15:commentEx w15:paraId="6C5252A8" w15:done="0"/>
  <w15:commentEx w15:paraId="0E7AEB1F" w15:done="0"/>
  <w15:commentEx w15:paraId="302CC62A" w15:done="0"/>
  <w15:commentEx w15:paraId="634B348A" w15:done="0"/>
  <w15:commentEx w15:paraId="18AA5C8E" w15:done="0"/>
  <w15:commentEx w15:paraId="2052EE0F" w15:done="0"/>
  <w15:commentEx w15:paraId="76C826A0" w15:done="0"/>
  <w15:commentEx w15:paraId="7754C994" w15:done="0"/>
  <w15:commentEx w15:paraId="0F47A13D" w15:done="0"/>
  <w15:commentEx w15:paraId="4F526DD5" w15:done="0"/>
  <w15:commentEx w15:paraId="6664B9FA" w15:done="0"/>
  <w15:commentEx w15:paraId="1DBDED1E" w15:paraIdParent="6664B9FA" w15:done="0"/>
  <w15:commentEx w15:paraId="1AA8F042" w15:paraIdParent="6664B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3CA332" w16cex:dateUtc="2026-06-01T09:22:00Z"/>
  <w16cex:commentExtensible w16cex:durableId="5D3A3DB6" w16cex:dateUtc="2026-06-01T09:22:00Z"/>
  <w16cex:commentExtensible w16cex:durableId="23468787" w16cex:dateUtc="2026-06-01T03:24:00Z"/>
  <w16cex:commentExtensible w16cex:durableId="6FC04A75" w16cex:dateUtc="2026-06-01T07:34:00Z"/>
  <w16cex:commentExtensible w16cex:durableId="5EC05088" w16cex:dateUtc="2026-06-01T03:25:00Z"/>
  <w16cex:commentExtensible w16cex:durableId="23C142F0" w16cex:dateUtc="2026-06-01T07:34:00Z"/>
  <w16cex:commentExtensible w16cex:durableId="6BF9CA45" w16cex:dateUtc="2026-06-01T03:26:00Z"/>
  <w16cex:commentExtensible w16cex:durableId="100D7406" w16cex:dateUtc="2026-06-01T07:34:00Z"/>
  <w16cex:commentExtensible w16cex:durableId="146CD5FA" w16cex:dateUtc="2026-06-01T03:27:00Z"/>
  <w16cex:commentExtensible w16cex:durableId="4DB96009" w16cex:dateUtc="2026-06-01T09:23:00Z"/>
  <w16cex:commentExtensible w16cex:durableId="79B9394F" w16cex:dateUtc="2026-06-01T03:32:00Z"/>
  <w16cex:commentExtensible w16cex:durableId="2C3CC2CB" w16cex:dateUtc="2026-06-01T07:37:00Z"/>
  <w16cex:commentExtensible w16cex:durableId="74E21F4A" w16cex:dateUtc="2026-06-01T08:03:00Z"/>
  <w16cex:commentExtensible w16cex:durableId="33BE3AC3" w16cex:dateUtc="2026-06-01T03:38:00Z"/>
  <w16cex:commentExtensible w16cex:durableId="3739C26A" w16cex:dateUtc="2026-06-01T03:41:00Z"/>
  <w16cex:commentExtensible w16cex:durableId="2BB3D86D" w16cex:dateUtc="2026-06-01T04:19:00Z"/>
  <w16cex:commentExtensible w16cex:durableId="127424B4" w16cex:dateUtc="2026-06-01T09:51:00Z"/>
  <w16cex:commentExtensible w16cex:durableId="28C0605A" w16cex:dateUtc="2026-06-01T04:20:00Z"/>
  <w16cex:commentExtensible w16cex:durableId="536AEAEB" w16cex:dateUtc="2026-06-01T09:51:00Z"/>
  <w16cex:commentExtensible w16cex:durableId="305FF062" w16cex:dateUtc="2026-06-01T03:50:00Z"/>
  <w16cex:commentExtensible w16cex:durableId="5130BE9F" w16cex:dateUtc="2026-06-01T04:59:00Z"/>
  <w16cex:commentExtensible w16cex:durableId="76F7CCB6" w16cex:dateUtc="2026-06-01T06:57:00Z"/>
  <w16cex:commentExtensible w16cex:durableId="6F9459E3" w16cex:dateUtc="2026-06-01T09:53:00Z"/>
  <w16cex:commentExtensible w16cex:durableId="158CBAC3" w16cex:dateUtc="2026-06-01T04:37:00Z"/>
  <w16cex:commentExtensible w16cex:durableId="66B44C10" w16cex:dateUtc="2026-06-01T04:36:00Z"/>
  <w16cex:commentExtensible w16cex:durableId="099418E3" w16cex:dateUtc="2026-06-01T09:36:00Z"/>
  <w16cex:commentExtensible w16cex:durableId="088E4EDE" w16cex:dateUtc="2026-06-01T05:06:00Z"/>
  <w16cex:commentExtensible w16cex:durableId="0C274778" w16cex:dateUtc="2026-06-01T05:07:00Z"/>
  <w16cex:commentExtensible w16cex:durableId="4F947EE9" w16cex:dateUtc="2026-06-01T05:15:00Z"/>
  <w16cex:commentExtensible w16cex:durableId="433D5510" w16cex:dateUtc="2026-06-01T05:17:00Z"/>
  <w16cex:commentExtensible w16cex:durableId="5947401A" w16cex:dateUtc="2026-06-01T05:22:00Z"/>
  <w16cex:commentExtensible w16cex:durableId="42C3FA4B" w16cex:dateUtc="2026-06-01T05:24:00Z"/>
  <w16cex:commentExtensible w16cex:durableId="6DA8A919" w16cex:dateUtc="2026-06-01T05:42:00Z"/>
  <w16cex:commentExtensible w16cex:durableId="2A2E8B5F" w16cex:dateUtc="2026-06-01T07:27:00Z"/>
  <w16cex:commentExtensible w16cex:durableId="7661C583" w16cex:dateUtc="2026-06-01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D0B5C" w16cid:durableId="073CA332"/>
  <w16cid:commentId w16cid:paraId="71F79D54" w16cid:durableId="5D3A3DB6"/>
  <w16cid:commentId w16cid:paraId="1A1F7093" w16cid:durableId="23468787"/>
  <w16cid:commentId w16cid:paraId="75283EE1" w16cid:durableId="6FC04A75"/>
  <w16cid:commentId w16cid:paraId="4A88DFEC" w16cid:durableId="5EC05088"/>
  <w16cid:commentId w16cid:paraId="4C4413EF" w16cid:durableId="23C142F0"/>
  <w16cid:commentId w16cid:paraId="16B7F2BD" w16cid:durableId="6BF9CA45"/>
  <w16cid:commentId w16cid:paraId="5D7D4289" w16cid:durableId="100D7406"/>
  <w16cid:commentId w16cid:paraId="46108BFE" w16cid:durableId="146CD5FA"/>
  <w16cid:commentId w16cid:paraId="66BDF492" w16cid:durableId="4DB96009"/>
  <w16cid:commentId w16cid:paraId="38847831" w16cid:durableId="79B9394F"/>
  <w16cid:commentId w16cid:paraId="54E6F98B" w16cid:durableId="2C3CC2CB"/>
  <w16cid:commentId w16cid:paraId="64C99BC4" w16cid:durableId="74E21F4A"/>
  <w16cid:commentId w16cid:paraId="4E7E77CF" w16cid:durableId="33BE3AC3"/>
  <w16cid:commentId w16cid:paraId="70FC3236" w16cid:durableId="3739C26A"/>
  <w16cid:commentId w16cid:paraId="42E386BA" w16cid:durableId="2BB3D86D"/>
  <w16cid:commentId w16cid:paraId="1AF3E74C" w16cid:durableId="127424B4"/>
  <w16cid:commentId w16cid:paraId="37B3B8BD" w16cid:durableId="28C0605A"/>
  <w16cid:commentId w16cid:paraId="2D288964" w16cid:durableId="536AEAEB"/>
  <w16cid:commentId w16cid:paraId="6C28B453" w16cid:durableId="305FF062"/>
  <w16cid:commentId w16cid:paraId="6AE15F5C" w16cid:durableId="5130BE9F"/>
  <w16cid:commentId w16cid:paraId="3747C265" w16cid:durableId="76F7CCB6"/>
  <w16cid:commentId w16cid:paraId="6C5252A8" w16cid:durableId="6F9459E3"/>
  <w16cid:commentId w16cid:paraId="0E7AEB1F" w16cid:durableId="158CBAC3"/>
  <w16cid:commentId w16cid:paraId="302CC62A" w16cid:durableId="66B44C10"/>
  <w16cid:commentId w16cid:paraId="634B348A" w16cid:durableId="099418E3"/>
  <w16cid:commentId w16cid:paraId="18AA5C8E" w16cid:durableId="088E4EDE"/>
  <w16cid:commentId w16cid:paraId="2052EE0F" w16cid:durableId="0C274778"/>
  <w16cid:commentId w16cid:paraId="76C826A0" w16cid:durableId="4F947EE9"/>
  <w16cid:commentId w16cid:paraId="7754C994" w16cid:durableId="433D5510"/>
  <w16cid:commentId w16cid:paraId="0F47A13D" w16cid:durableId="5947401A"/>
  <w16cid:commentId w16cid:paraId="4F526DD5" w16cid:durableId="42C3FA4B"/>
  <w16cid:commentId w16cid:paraId="6664B9FA" w16cid:durableId="6DA8A919"/>
  <w16cid:commentId w16cid:paraId="1DBDED1E" w16cid:durableId="2A2E8B5F"/>
  <w16cid:commentId w16cid:paraId="1AA8F042" w16cid:durableId="7661C5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430D" w14:textId="77777777" w:rsidR="001566ED" w:rsidRDefault="001566ED">
      <w:pPr>
        <w:spacing w:line="240" w:lineRule="auto"/>
        <w:rPr>
          <w:rFonts w:hint="eastAsia"/>
        </w:rPr>
      </w:pPr>
      <w:r>
        <w:separator/>
      </w:r>
    </w:p>
  </w:endnote>
  <w:endnote w:type="continuationSeparator" w:id="0">
    <w:p w14:paraId="5A5333BF" w14:textId="77777777" w:rsidR="001566ED" w:rsidRDefault="001566E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4C7E" w14:textId="77777777" w:rsidR="001566ED" w:rsidRDefault="001566ED">
      <w:pPr>
        <w:spacing w:after="0"/>
        <w:rPr>
          <w:rFonts w:hint="eastAsia"/>
        </w:rPr>
      </w:pPr>
      <w:r>
        <w:separator/>
      </w:r>
    </w:p>
  </w:footnote>
  <w:footnote w:type="continuationSeparator" w:id="0">
    <w:p w14:paraId="68C56F1B" w14:textId="77777777" w:rsidR="001566ED" w:rsidRDefault="001566ED">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hybridMultilevel"/>
    <w:tmpl w:val="0E0EA4DC"/>
    <w:lvl w:ilvl="0" w:tplc="D012B89E">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1" w15:restartNumberingAfterBreak="0">
    <w:nsid w:val="1EAE329A"/>
    <w:multiLevelType w:val="hybridMultilevel"/>
    <w:tmpl w:val="70B09F24"/>
    <w:lvl w:ilvl="0" w:tplc="2C4E1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hybridMultilevel"/>
    <w:tmpl w:val="48FEB7F4"/>
    <w:lvl w:ilvl="0" w:tplc="82BE4CD8">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4"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CF35A8E"/>
    <w:multiLevelType w:val="multilevel"/>
    <w:tmpl w:val="20C8DBFE"/>
    <w:lvl w:ilvl="0">
      <w:start w:val="1"/>
      <w:numFmt w:val="decimal"/>
      <w:lvlText w:val="%1."/>
      <w:lvlJc w:val="left"/>
      <w:pPr>
        <w:ind w:left="360" w:hanging="360"/>
      </w:pPr>
      <w:rPr>
        <w:rFonts w:hint="default"/>
      </w:rPr>
    </w:lvl>
    <w:lvl w:ilvl="1">
      <w:start w:val="2"/>
      <w:numFmt w:val="decimal"/>
      <w:isLgl/>
      <w:lvlText w:val="%1.%2"/>
      <w:lvlJc w:val="left"/>
      <w:pPr>
        <w:ind w:left="645" w:hanging="64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6E52882"/>
    <w:multiLevelType w:val="hybridMultilevel"/>
    <w:tmpl w:val="43AA3F18"/>
    <w:lvl w:ilvl="0" w:tplc="A65CA742">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8" w15:restartNumberingAfterBreak="0">
    <w:nsid w:val="772231E9"/>
    <w:multiLevelType w:val="hybridMultilevel"/>
    <w:tmpl w:val="CE5418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10"/>
  </w:num>
  <w:num w:numId="2" w16cid:durableId="1045182826">
    <w:abstractNumId w:val="4"/>
  </w:num>
  <w:num w:numId="3" w16cid:durableId="396362615">
    <w:abstractNumId w:val="2"/>
  </w:num>
  <w:num w:numId="4" w16cid:durableId="903417525">
    <w:abstractNumId w:val="9"/>
  </w:num>
  <w:num w:numId="5" w16cid:durableId="1379550395">
    <w:abstractNumId w:val="6"/>
  </w:num>
  <w:num w:numId="6" w16cid:durableId="709455001">
    <w:abstractNumId w:val="8"/>
  </w:num>
  <w:num w:numId="7" w16cid:durableId="616986459">
    <w:abstractNumId w:val="5"/>
  </w:num>
  <w:num w:numId="8" w16cid:durableId="363334339">
    <w:abstractNumId w:val="1"/>
  </w:num>
  <w:num w:numId="9" w16cid:durableId="1414858530">
    <w:abstractNumId w:val="7"/>
  </w:num>
  <w:num w:numId="10" w16cid:durableId="1404599225">
    <w:abstractNumId w:val="3"/>
  </w:num>
  <w:num w:numId="11" w16cid:durableId="285351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784"/>
    <w:rsid w:val="0000593F"/>
    <w:rsid w:val="000079B8"/>
    <w:rsid w:val="00010A06"/>
    <w:rsid w:val="00010EAC"/>
    <w:rsid w:val="0002379B"/>
    <w:rsid w:val="00024250"/>
    <w:rsid w:val="000323A8"/>
    <w:rsid w:val="00032629"/>
    <w:rsid w:val="00037206"/>
    <w:rsid w:val="00041590"/>
    <w:rsid w:val="00045FBD"/>
    <w:rsid w:val="00046462"/>
    <w:rsid w:val="0004664E"/>
    <w:rsid w:val="00047607"/>
    <w:rsid w:val="00063752"/>
    <w:rsid w:val="00066D94"/>
    <w:rsid w:val="00067217"/>
    <w:rsid w:val="0006772E"/>
    <w:rsid w:val="000824FE"/>
    <w:rsid w:val="00082EB6"/>
    <w:rsid w:val="000901CA"/>
    <w:rsid w:val="000A65C2"/>
    <w:rsid w:val="000B452B"/>
    <w:rsid w:val="000B7F81"/>
    <w:rsid w:val="000D273F"/>
    <w:rsid w:val="000D27D8"/>
    <w:rsid w:val="000E17A5"/>
    <w:rsid w:val="000E2768"/>
    <w:rsid w:val="000E3D91"/>
    <w:rsid w:val="000E44D9"/>
    <w:rsid w:val="000E7641"/>
    <w:rsid w:val="000E7D28"/>
    <w:rsid w:val="00105E3D"/>
    <w:rsid w:val="00113CDE"/>
    <w:rsid w:val="00116DDF"/>
    <w:rsid w:val="0012717A"/>
    <w:rsid w:val="0013568B"/>
    <w:rsid w:val="00142ADE"/>
    <w:rsid w:val="00143FBA"/>
    <w:rsid w:val="001450E2"/>
    <w:rsid w:val="00147873"/>
    <w:rsid w:val="001514D0"/>
    <w:rsid w:val="001549B2"/>
    <w:rsid w:val="001566ED"/>
    <w:rsid w:val="00157000"/>
    <w:rsid w:val="001572F0"/>
    <w:rsid w:val="00161AE4"/>
    <w:rsid w:val="00163EC9"/>
    <w:rsid w:val="00164288"/>
    <w:rsid w:val="00171751"/>
    <w:rsid w:val="0018028F"/>
    <w:rsid w:val="00183DE8"/>
    <w:rsid w:val="00187CA3"/>
    <w:rsid w:val="00187D76"/>
    <w:rsid w:val="00196D47"/>
    <w:rsid w:val="00196FB7"/>
    <w:rsid w:val="001A65BB"/>
    <w:rsid w:val="001B3D75"/>
    <w:rsid w:val="001B4155"/>
    <w:rsid w:val="001B4E3D"/>
    <w:rsid w:val="001C63AA"/>
    <w:rsid w:val="001D64A1"/>
    <w:rsid w:val="001D6C1C"/>
    <w:rsid w:val="001D6DEC"/>
    <w:rsid w:val="001E1316"/>
    <w:rsid w:val="001E4226"/>
    <w:rsid w:val="001E6D5F"/>
    <w:rsid w:val="001F5774"/>
    <w:rsid w:val="001F6EFF"/>
    <w:rsid w:val="00207550"/>
    <w:rsid w:val="00210592"/>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0F9C"/>
    <w:rsid w:val="0028548A"/>
    <w:rsid w:val="0029448D"/>
    <w:rsid w:val="002B3ED3"/>
    <w:rsid w:val="002B5DB6"/>
    <w:rsid w:val="002C6C8D"/>
    <w:rsid w:val="002D40B7"/>
    <w:rsid w:val="002D419C"/>
    <w:rsid w:val="002D4693"/>
    <w:rsid w:val="002D7791"/>
    <w:rsid w:val="002E0119"/>
    <w:rsid w:val="002E7439"/>
    <w:rsid w:val="002F06FB"/>
    <w:rsid w:val="002F39D9"/>
    <w:rsid w:val="002F4506"/>
    <w:rsid w:val="00303B82"/>
    <w:rsid w:val="00307DF9"/>
    <w:rsid w:val="00320C3B"/>
    <w:rsid w:val="00331283"/>
    <w:rsid w:val="00337324"/>
    <w:rsid w:val="00343CD4"/>
    <w:rsid w:val="00343ED3"/>
    <w:rsid w:val="00345CB4"/>
    <w:rsid w:val="003679EF"/>
    <w:rsid w:val="003738CC"/>
    <w:rsid w:val="003742F4"/>
    <w:rsid w:val="0037560C"/>
    <w:rsid w:val="00386E7F"/>
    <w:rsid w:val="003923CB"/>
    <w:rsid w:val="00395556"/>
    <w:rsid w:val="00396B2A"/>
    <w:rsid w:val="00397D0B"/>
    <w:rsid w:val="003A4A89"/>
    <w:rsid w:val="003B3797"/>
    <w:rsid w:val="003B5381"/>
    <w:rsid w:val="003B5E55"/>
    <w:rsid w:val="003C2345"/>
    <w:rsid w:val="003C2F81"/>
    <w:rsid w:val="003C3384"/>
    <w:rsid w:val="003C680B"/>
    <w:rsid w:val="003E5474"/>
    <w:rsid w:val="003E69AA"/>
    <w:rsid w:val="003F1FE8"/>
    <w:rsid w:val="003F4EBF"/>
    <w:rsid w:val="0040165E"/>
    <w:rsid w:val="004044A5"/>
    <w:rsid w:val="00411A74"/>
    <w:rsid w:val="0041354B"/>
    <w:rsid w:val="004178C4"/>
    <w:rsid w:val="00424456"/>
    <w:rsid w:val="00425453"/>
    <w:rsid w:val="004257C6"/>
    <w:rsid w:val="004306FE"/>
    <w:rsid w:val="00430976"/>
    <w:rsid w:val="00432AEE"/>
    <w:rsid w:val="00434EE8"/>
    <w:rsid w:val="00436FF8"/>
    <w:rsid w:val="0043739B"/>
    <w:rsid w:val="00437DB5"/>
    <w:rsid w:val="00446B60"/>
    <w:rsid w:val="00447490"/>
    <w:rsid w:val="0044789F"/>
    <w:rsid w:val="00450F93"/>
    <w:rsid w:val="0045327A"/>
    <w:rsid w:val="00457BFF"/>
    <w:rsid w:val="004618B2"/>
    <w:rsid w:val="004618F8"/>
    <w:rsid w:val="00466DD6"/>
    <w:rsid w:val="00472042"/>
    <w:rsid w:val="004824E7"/>
    <w:rsid w:val="00484C75"/>
    <w:rsid w:val="004A0013"/>
    <w:rsid w:val="004A1FA4"/>
    <w:rsid w:val="004A61F4"/>
    <w:rsid w:val="004B6FB5"/>
    <w:rsid w:val="004D24B0"/>
    <w:rsid w:val="004D7A83"/>
    <w:rsid w:val="004E033E"/>
    <w:rsid w:val="004E2EAC"/>
    <w:rsid w:val="004E402D"/>
    <w:rsid w:val="00503007"/>
    <w:rsid w:val="0050390B"/>
    <w:rsid w:val="00512148"/>
    <w:rsid w:val="00517986"/>
    <w:rsid w:val="005221B9"/>
    <w:rsid w:val="00524E1D"/>
    <w:rsid w:val="00540562"/>
    <w:rsid w:val="005405BA"/>
    <w:rsid w:val="005433C5"/>
    <w:rsid w:val="00544C0F"/>
    <w:rsid w:val="0054630E"/>
    <w:rsid w:val="00547A82"/>
    <w:rsid w:val="00553045"/>
    <w:rsid w:val="00561984"/>
    <w:rsid w:val="00563421"/>
    <w:rsid w:val="0058133B"/>
    <w:rsid w:val="005855C4"/>
    <w:rsid w:val="00586DE3"/>
    <w:rsid w:val="00586E39"/>
    <w:rsid w:val="005907B2"/>
    <w:rsid w:val="005938E7"/>
    <w:rsid w:val="005A2FB2"/>
    <w:rsid w:val="005A5548"/>
    <w:rsid w:val="005B14E6"/>
    <w:rsid w:val="005B32DB"/>
    <w:rsid w:val="005B512A"/>
    <w:rsid w:val="005C4470"/>
    <w:rsid w:val="005D0B3A"/>
    <w:rsid w:val="005D1261"/>
    <w:rsid w:val="005D1FAB"/>
    <w:rsid w:val="005D6D75"/>
    <w:rsid w:val="005D70E3"/>
    <w:rsid w:val="005E227A"/>
    <w:rsid w:val="005E334E"/>
    <w:rsid w:val="005E4917"/>
    <w:rsid w:val="005F493C"/>
    <w:rsid w:val="00600448"/>
    <w:rsid w:val="00603E40"/>
    <w:rsid w:val="00604F6D"/>
    <w:rsid w:val="00604FCC"/>
    <w:rsid w:val="00605C84"/>
    <w:rsid w:val="00610013"/>
    <w:rsid w:val="0061058C"/>
    <w:rsid w:val="00621366"/>
    <w:rsid w:val="00626F66"/>
    <w:rsid w:val="00630DCD"/>
    <w:rsid w:val="006312B8"/>
    <w:rsid w:val="006339FB"/>
    <w:rsid w:val="00637697"/>
    <w:rsid w:val="006412B8"/>
    <w:rsid w:val="00652D96"/>
    <w:rsid w:val="00654531"/>
    <w:rsid w:val="0065543A"/>
    <w:rsid w:val="00655599"/>
    <w:rsid w:val="0066548F"/>
    <w:rsid w:val="00674EB7"/>
    <w:rsid w:val="00681261"/>
    <w:rsid w:val="00683EE0"/>
    <w:rsid w:val="0069280A"/>
    <w:rsid w:val="006949C5"/>
    <w:rsid w:val="00694E81"/>
    <w:rsid w:val="0069786D"/>
    <w:rsid w:val="006A1EDB"/>
    <w:rsid w:val="006A2D4F"/>
    <w:rsid w:val="006A4958"/>
    <w:rsid w:val="006A6B03"/>
    <w:rsid w:val="006B2588"/>
    <w:rsid w:val="006B78F9"/>
    <w:rsid w:val="006C1257"/>
    <w:rsid w:val="006C3E11"/>
    <w:rsid w:val="006C6C4E"/>
    <w:rsid w:val="006D229E"/>
    <w:rsid w:val="006E65ED"/>
    <w:rsid w:val="006F14D8"/>
    <w:rsid w:val="006F2F35"/>
    <w:rsid w:val="006F4D5D"/>
    <w:rsid w:val="00702ADB"/>
    <w:rsid w:val="00707D8C"/>
    <w:rsid w:val="007118A0"/>
    <w:rsid w:val="0071240D"/>
    <w:rsid w:val="00720463"/>
    <w:rsid w:val="0072372A"/>
    <w:rsid w:val="00725081"/>
    <w:rsid w:val="00727F62"/>
    <w:rsid w:val="00741EC4"/>
    <w:rsid w:val="007459F5"/>
    <w:rsid w:val="0076295B"/>
    <w:rsid w:val="0076691B"/>
    <w:rsid w:val="00770717"/>
    <w:rsid w:val="0077124B"/>
    <w:rsid w:val="0077393B"/>
    <w:rsid w:val="00776F49"/>
    <w:rsid w:val="00777863"/>
    <w:rsid w:val="007830C4"/>
    <w:rsid w:val="00791476"/>
    <w:rsid w:val="007954C5"/>
    <w:rsid w:val="00795740"/>
    <w:rsid w:val="0079729A"/>
    <w:rsid w:val="007A05CC"/>
    <w:rsid w:val="007A397B"/>
    <w:rsid w:val="007B10C6"/>
    <w:rsid w:val="007B2711"/>
    <w:rsid w:val="007B42CB"/>
    <w:rsid w:val="007B7B12"/>
    <w:rsid w:val="007C4DFB"/>
    <w:rsid w:val="007C752D"/>
    <w:rsid w:val="007D1860"/>
    <w:rsid w:val="007D32CC"/>
    <w:rsid w:val="007D52B6"/>
    <w:rsid w:val="007D725C"/>
    <w:rsid w:val="007E566C"/>
    <w:rsid w:val="007E6DBE"/>
    <w:rsid w:val="007E7FBD"/>
    <w:rsid w:val="007F294A"/>
    <w:rsid w:val="007F4266"/>
    <w:rsid w:val="00805009"/>
    <w:rsid w:val="00805AD8"/>
    <w:rsid w:val="00806531"/>
    <w:rsid w:val="008163DF"/>
    <w:rsid w:val="00826554"/>
    <w:rsid w:val="00826800"/>
    <w:rsid w:val="00833F90"/>
    <w:rsid w:val="00837718"/>
    <w:rsid w:val="00843A71"/>
    <w:rsid w:val="00846BCF"/>
    <w:rsid w:val="0085371D"/>
    <w:rsid w:val="00863A0A"/>
    <w:rsid w:val="008769EA"/>
    <w:rsid w:val="00896745"/>
    <w:rsid w:val="008A0713"/>
    <w:rsid w:val="008B0B5B"/>
    <w:rsid w:val="008B116B"/>
    <w:rsid w:val="008B332E"/>
    <w:rsid w:val="008C218D"/>
    <w:rsid w:val="008C2D90"/>
    <w:rsid w:val="008C37F9"/>
    <w:rsid w:val="008C70D6"/>
    <w:rsid w:val="008E76B5"/>
    <w:rsid w:val="008F3480"/>
    <w:rsid w:val="008F3B0B"/>
    <w:rsid w:val="0090545C"/>
    <w:rsid w:val="00905583"/>
    <w:rsid w:val="009068A2"/>
    <w:rsid w:val="00906C27"/>
    <w:rsid w:val="00912561"/>
    <w:rsid w:val="00916D50"/>
    <w:rsid w:val="00920D00"/>
    <w:rsid w:val="009272AD"/>
    <w:rsid w:val="00930379"/>
    <w:rsid w:val="00933467"/>
    <w:rsid w:val="00940745"/>
    <w:rsid w:val="00944B43"/>
    <w:rsid w:val="00944F01"/>
    <w:rsid w:val="009509E2"/>
    <w:rsid w:val="009515CD"/>
    <w:rsid w:val="00951708"/>
    <w:rsid w:val="009549A4"/>
    <w:rsid w:val="00956EFB"/>
    <w:rsid w:val="00963B85"/>
    <w:rsid w:val="00964D00"/>
    <w:rsid w:val="00973D55"/>
    <w:rsid w:val="00974A9A"/>
    <w:rsid w:val="00983AE0"/>
    <w:rsid w:val="00983D78"/>
    <w:rsid w:val="00985B3C"/>
    <w:rsid w:val="00986395"/>
    <w:rsid w:val="00990C9E"/>
    <w:rsid w:val="00995B75"/>
    <w:rsid w:val="009A04E5"/>
    <w:rsid w:val="009A2D59"/>
    <w:rsid w:val="009A56F1"/>
    <w:rsid w:val="009A5F1E"/>
    <w:rsid w:val="009A6825"/>
    <w:rsid w:val="009B1AED"/>
    <w:rsid w:val="009C0957"/>
    <w:rsid w:val="009C1D5B"/>
    <w:rsid w:val="009C3998"/>
    <w:rsid w:val="009C4C1C"/>
    <w:rsid w:val="009C5560"/>
    <w:rsid w:val="009C600D"/>
    <w:rsid w:val="009C6014"/>
    <w:rsid w:val="009C6B12"/>
    <w:rsid w:val="009D3CF1"/>
    <w:rsid w:val="009D6AF1"/>
    <w:rsid w:val="009D711D"/>
    <w:rsid w:val="009D735E"/>
    <w:rsid w:val="009D7707"/>
    <w:rsid w:val="009E11E8"/>
    <w:rsid w:val="009E6A45"/>
    <w:rsid w:val="009F0F6B"/>
    <w:rsid w:val="009F2C31"/>
    <w:rsid w:val="009F2FDB"/>
    <w:rsid w:val="009F45B0"/>
    <w:rsid w:val="009F4E0F"/>
    <w:rsid w:val="009F6B36"/>
    <w:rsid w:val="00A01EB8"/>
    <w:rsid w:val="00A02D9E"/>
    <w:rsid w:val="00A056C0"/>
    <w:rsid w:val="00A062E6"/>
    <w:rsid w:val="00A10243"/>
    <w:rsid w:val="00A13893"/>
    <w:rsid w:val="00A15C26"/>
    <w:rsid w:val="00A2227E"/>
    <w:rsid w:val="00A324BA"/>
    <w:rsid w:val="00A353CB"/>
    <w:rsid w:val="00A456F5"/>
    <w:rsid w:val="00A45D14"/>
    <w:rsid w:val="00A4653D"/>
    <w:rsid w:val="00A52374"/>
    <w:rsid w:val="00A52854"/>
    <w:rsid w:val="00A536CE"/>
    <w:rsid w:val="00A67562"/>
    <w:rsid w:val="00A80106"/>
    <w:rsid w:val="00A90CEF"/>
    <w:rsid w:val="00A94217"/>
    <w:rsid w:val="00A94FC8"/>
    <w:rsid w:val="00A97543"/>
    <w:rsid w:val="00AA0E70"/>
    <w:rsid w:val="00AA3437"/>
    <w:rsid w:val="00AA38A5"/>
    <w:rsid w:val="00AB0916"/>
    <w:rsid w:val="00AC4EDD"/>
    <w:rsid w:val="00AC7138"/>
    <w:rsid w:val="00AD0071"/>
    <w:rsid w:val="00AE217E"/>
    <w:rsid w:val="00AE4AF4"/>
    <w:rsid w:val="00B079A6"/>
    <w:rsid w:val="00B1285C"/>
    <w:rsid w:val="00B20BD4"/>
    <w:rsid w:val="00B218E5"/>
    <w:rsid w:val="00B305CA"/>
    <w:rsid w:val="00B434BD"/>
    <w:rsid w:val="00B44237"/>
    <w:rsid w:val="00B46A83"/>
    <w:rsid w:val="00B50989"/>
    <w:rsid w:val="00B51072"/>
    <w:rsid w:val="00B51121"/>
    <w:rsid w:val="00B512B9"/>
    <w:rsid w:val="00B60C69"/>
    <w:rsid w:val="00B65667"/>
    <w:rsid w:val="00B7083F"/>
    <w:rsid w:val="00B77F7B"/>
    <w:rsid w:val="00B86B18"/>
    <w:rsid w:val="00B87D6F"/>
    <w:rsid w:val="00B944E0"/>
    <w:rsid w:val="00B94795"/>
    <w:rsid w:val="00BA5553"/>
    <w:rsid w:val="00BB0730"/>
    <w:rsid w:val="00BB2088"/>
    <w:rsid w:val="00BB67FD"/>
    <w:rsid w:val="00BC1A9F"/>
    <w:rsid w:val="00BC244C"/>
    <w:rsid w:val="00BD37E2"/>
    <w:rsid w:val="00BE06F0"/>
    <w:rsid w:val="00BE255F"/>
    <w:rsid w:val="00BE2715"/>
    <w:rsid w:val="00BE3958"/>
    <w:rsid w:val="00BE3FC7"/>
    <w:rsid w:val="00BE4DC4"/>
    <w:rsid w:val="00BE73BE"/>
    <w:rsid w:val="00BF1CA9"/>
    <w:rsid w:val="00BF5047"/>
    <w:rsid w:val="00C04AE7"/>
    <w:rsid w:val="00C0614A"/>
    <w:rsid w:val="00C117E5"/>
    <w:rsid w:val="00C2491A"/>
    <w:rsid w:val="00C263E3"/>
    <w:rsid w:val="00C319DA"/>
    <w:rsid w:val="00C35FD6"/>
    <w:rsid w:val="00C365D8"/>
    <w:rsid w:val="00C40599"/>
    <w:rsid w:val="00C41E96"/>
    <w:rsid w:val="00C43202"/>
    <w:rsid w:val="00C43FDD"/>
    <w:rsid w:val="00C544F4"/>
    <w:rsid w:val="00C60819"/>
    <w:rsid w:val="00C70561"/>
    <w:rsid w:val="00C70A22"/>
    <w:rsid w:val="00C718DE"/>
    <w:rsid w:val="00C7645C"/>
    <w:rsid w:val="00C77DE1"/>
    <w:rsid w:val="00C83C59"/>
    <w:rsid w:val="00C8596C"/>
    <w:rsid w:val="00C92367"/>
    <w:rsid w:val="00C9365D"/>
    <w:rsid w:val="00CA16CA"/>
    <w:rsid w:val="00CA1ECE"/>
    <w:rsid w:val="00CA6B7E"/>
    <w:rsid w:val="00CA71C4"/>
    <w:rsid w:val="00CB2B41"/>
    <w:rsid w:val="00CB4C56"/>
    <w:rsid w:val="00CB5D36"/>
    <w:rsid w:val="00CC1F0B"/>
    <w:rsid w:val="00CC4B91"/>
    <w:rsid w:val="00CC5513"/>
    <w:rsid w:val="00CC753A"/>
    <w:rsid w:val="00CD01AF"/>
    <w:rsid w:val="00CD1F21"/>
    <w:rsid w:val="00CD2989"/>
    <w:rsid w:val="00CD55C3"/>
    <w:rsid w:val="00CE19AB"/>
    <w:rsid w:val="00CE3ADC"/>
    <w:rsid w:val="00CF160D"/>
    <w:rsid w:val="00CF6ACF"/>
    <w:rsid w:val="00D00C25"/>
    <w:rsid w:val="00D05A56"/>
    <w:rsid w:val="00D07048"/>
    <w:rsid w:val="00D079F5"/>
    <w:rsid w:val="00D12324"/>
    <w:rsid w:val="00D22090"/>
    <w:rsid w:val="00D244FD"/>
    <w:rsid w:val="00D35C84"/>
    <w:rsid w:val="00D363F1"/>
    <w:rsid w:val="00D40672"/>
    <w:rsid w:val="00D420AF"/>
    <w:rsid w:val="00D522A9"/>
    <w:rsid w:val="00D52FB6"/>
    <w:rsid w:val="00D601BF"/>
    <w:rsid w:val="00D612B3"/>
    <w:rsid w:val="00D7057E"/>
    <w:rsid w:val="00D771E8"/>
    <w:rsid w:val="00D77CD6"/>
    <w:rsid w:val="00D800EE"/>
    <w:rsid w:val="00D81EA1"/>
    <w:rsid w:val="00D84289"/>
    <w:rsid w:val="00D856BA"/>
    <w:rsid w:val="00D876DE"/>
    <w:rsid w:val="00D96666"/>
    <w:rsid w:val="00DA400F"/>
    <w:rsid w:val="00DB35A9"/>
    <w:rsid w:val="00DB7E00"/>
    <w:rsid w:val="00DC1021"/>
    <w:rsid w:val="00DC1716"/>
    <w:rsid w:val="00DC238F"/>
    <w:rsid w:val="00DC2DC8"/>
    <w:rsid w:val="00DC48A7"/>
    <w:rsid w:val="00DD2F99"/>
    <w:rsid w:val="00DD62C0"/>
    <w:rsid w:val="00DD77A6"/>
    <w:rsid w:val="00DF0740"/>
    <w:rsid w:val="00DF4367"/>
    <w:rsid w:val="00E0360C"/>
    <w:rsid w:val="00E036B5"/>
    <w:rsid w:val="00E04D56"/>
    <w:rsid w:val="00E063B8"/>
    <w:rsid w:val="00E06B63"/>
    <w:rsid w:val="00E07465"/>
    <w:rsid w:val="00E104E6"/>
    <w:rsid w:val="00E21864"/>
    <w:rsid w:val="00E22088"/>
    <w:rsid w:val="00E35743"/>
    <w:rsid w:val="00E43D49"/>
    <w:rsid w:val="00E55356"/>
    <w:rsid w:val="00E57650"/>
    <w:rsid w:val="00E6160E"/>
    <w:rsid w:val="00E6665D"/>
    <w:rsid w:val="00E74189"/>
    <w:rsid w:val="00E84438"/>
    <w:rsid w:val="00E87228"/>
    <w:rsid w:val="00E94F4B"/>
    <w:rsid w:val="00E95477"/>
    <w:rsid w:val="00E95841"/>
    <w:rsid w:val="00EB0B8D"/>
    <w:rsid w:val="00EB1516"/>
    <w:rsid w:val="00EB74D6"/>
    <w:rsid w:val="00EC319A"/>
    <w:rsid w:val="00EC62DB"/>
    <w:rsid w:val="00ED062F"/>
    <w:rsid w:val="00ED06B9"/>
    <w:rsid w:val="00ED2FE6"/>
    <w:rsid w:val="00EE684E"/>
    <w:rsid w:val="00EF0778"/>
    <w:rsid w:val="00EF54E7"/>
    <w:rsid w:val="00EF5CFB"/>
    <w:rsid w:val="00EF6FD6"/>
    <w:rsid w:val="00F027CE"/>
    <w:rsid w:val="00F040E3"/>
    <w:rsid w:val="00F119AE"/>
    <w:rsid w:val="00F126F7"/>
    <w:rsid w:val="00F15F41"/>
    <w:rsid w:val="00F20D20"/>
    <w:rsid w:val="00F26332"/>
    <w:rsid w:val="00F2649F"/>
    <w:rsid w:val="00F30023"/>
    <w:rsid w:val="00F3054F"/>
    <w:rsid w:val="00F34308"/>
    <w:rsid w:val="00F34820"/>
    <w:rsid w:val="00F37C68"/>
    <w:rsid w:val="00F50D33"/>
    <w:rsid w:val="00F5510A"/>
    <w:rsid w:val="00F5771B"/>
    <w:rsid w:val="00F61530"/>
    <w:rsid w:val="00F7086A"/>
    <w:rsid w:val="00F71FF7"/>
    <w:rsid w:val="00F72024"/>
    <w:rsid w:val="00F77A5B"/>
    <w:rsid w:val="00F81F5E"/>
    <w:rsid w:val="00F83286"/>
    <w:rsid w:val="00F838AF"/>
    <w:rsid w:val="00F87A98"/>
    <w:rsid w:val="00F921E8"/>
    <w:rsid w:val="00F97A4C"/>
    <w:rsid w:val="00FA0A54"/>
    <w:rsid w:val="00FA4BB7"/>
    <w:rsid w:val="00FA57D5"/>
    <w:rsid w:val="00FA7AB7"/>
    <w:rsid w:val="00FB5B25"/>
    <w:rsid w:val="00FB6790"/>
    <w:rsid w:val="00FC1EAD"/>
    <w:rsid w:val="00FC3F2B"/>
    <w:rsid w:val="00FC4712"/>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 w:type="paragraph" w:styleId="TOC">
    <w:name w:val="TOC Heading"/>
    <w:basedOn w:val="1"/>
    <w:next w:val="a"/>
    <w:uiPriority w:val="39"/>
    <w:unhideWhenUsed/>
    <w:qFormat/>
    <w:rsid w:val="00AD007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D0071"/>
    <w:pPr>
      <w:tabs>
        <w:tab w:val="left" w:pos="840"/>
        <w:tab w:val="right" w:leader="dot" w:pos="8296"/>
      </w:tabs>
    </w:pPr>
    <w:rPr>
      <w:rFonts w:ascii="楷体" w:eastAsia="楷体" w:hAnsi="楷体"/>
      <w:b/>
      <w:bCs/>
      <w:noProof/>
      <w:sz w:val="28"/>
      <w:szCs w:val="28"/>
    </w:rPr>
  </w:style>
  <w:style w:type="paragraph" w:styleId="TOC2">
    <w:name w:val="toc 2"/>
    <w:basedOn w:val="a"/>
    <w:next w:val="a"/>
    <w:autoRedefine/>
    <w:uiPriority w:val="39"/>
    <w:unhideWhenUsed/>
    <w:rsid w:val="00503007"/>
    <w:pPr>
      <w:ind w:leftChars="200" w:left="420"/>
    </w:pPr>
  </w:style>
  <w:style w:type="paragraph" w:styleId="TOC3">
    <w:name w:val="toc 3"/>
    <w:basedOn w:val="a"/>
    <w:next w:val="a"/>
    <w:autoRedefine/>
    <w:uiPriority w:val="39"/>
    <w:unhideWhenUsed/>
    <w:rsid w:val="00AD0071"/>
    <w:pPr>
      <w:ind w:leftChars="400" w:left="840"/>
    </w:pPr>
  </w:style>
  <w:style w:type="paragraph" w:styleId="afb">
    <w:name w:val="Revision"/>
    <w:hidden/>
    <w:uiPriority w:val="99"/>
    <w:unhideWhenUsed/>
    <w:rsid w:val="009068A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s://www.163.com/dy/article/KQ2G7U9U05568W0A.html?spss=dy_author" TargetMode="External"/><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zhuanlan.zhihu.com/p/19908958307612439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vip.stock.finance.sina.com.cn/q/go.php/vReport_Show/kind/lastest/rptid/830558283430/index.phtml" TargetMode="External"/><Relationship Id="rId37" Type="http://schemas.openxmlformats.org/officeDocument/2006/relationships/image" Target="media/image17.png"/><Relationship Id="rId40" Type="http://schemas.openxmlformats.org/officeDocument/2006/relationships/image" Target="media/image20.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zhuanlan.zhihu.com/p/1990895830761243944" TargetMode="External"/><Relationship Id="rId36" Type="http://schemas.openxmlformats.org/officeDocument/2006/relationships/hyperlink" Target="https://www.163.com/dy/article/KQ2G7U9U05568W0A.html?spss=dy_author"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zhuanlan.zhihu.com/p/1990895830761243944"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zhuanlan.zhihu.com/p/1990895830761243944" TargetMode="External"/><Relationship Id="rId35" Type="http://schemas.openxmlformats.org/officeDocument/2006/relationships/hyperlink" Target="http://vip.stock.finance.sina.com.cn/q/go.php/vReport_Show/kind/lastest/rptid/830558283430/index.phtml" TargetMode="External"/><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hyperlink" Target="https://zhuanlan.zhihu.com/p/1990895830761243944" TargetMode="External"/><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47</Pages>
  <Words>3880</Words>
  <Characters>22122</Characters>
  <Application>Microsoft Office Word</Application>
  <DocSecurity>0</DocSecurity>
  <Lines>184</Lines>
  <Paragraphs>51</Paragraphs>
  <ScaleCrop>false</ScaleCrop>
  <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16</cp:revision>
  <dcterms:created xsi:type="dcterms:W3CDTF">2026-06-01T09:19:00Z</dcterms:created>
  <dcterms:modified xsi:type="dcterms:W3CDTF">2026-06-01T09:53:00Z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