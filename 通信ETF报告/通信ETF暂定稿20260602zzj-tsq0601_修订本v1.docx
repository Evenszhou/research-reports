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91CEF" w14:textId="77777777" w:rsidR="00AD0071" w:rsidRDefault="00AD0071" w:rsidP="00AD0071">
      <w:pPr>
        <w:ind w:firstLine="560"/>
        <w:rPr>
          <w:rFonts w:ascii="楷体" w:hAnsi="楷体" w:hint="eastAsia"/>
        </w:rPr>
      </w:pPr>
      <w:bookmarkStart w:id="0" w:name="_Hlk213851459"/>
      <w:bookmarkEnd w:id="0"/>
    </w:p>
    <w:p w14:paraId="6ED7A6B5" w14:textId="77777777" w:rsidR="00AD0071" w:rsidRDefault="00AD0071" w:rsidP="00AD0071">
      <w:pPr>
        <w:ind w:firstLine="560"/>
        <w:jc w:val="center"/>
        <w:rPr>
          <w:rFonts w:ascii="楷体" w:hAnsi="楷体" w:hint="eastAsia"/>
        </w:rPr>
      </w:pPr>
    </w:p>
    <w:p w14:paraId="62235C32" w14:textId="77777777" w:rsidR="00AD0071" w:rsidRDefault="00AD0071" w:rsidP="00AD0071">
      <w:pPr>
        <w:ind w:firstLine="560"/>
        <w:jc w:val="center"/>
        <w:rPr>
          <w:rFonts w:ascii="楷体" w:hAnsi="楷体" w:hint="eastAsia"/>
        </w:rPr>
      </w:pPr>
    </w:p>
    <w:p w14:paraId="0194E07B" w14:textId="77777777" w:rsidR="00AD0071" w:rsidRPr="00AD0071" w:rsidRDefault="00AD0071" w:rsidP="00AD0071">
      <w:pPr>
        <w:ind w:firstLine="560"/>
        <w:jc w:val="center"/>
        <w:rPr>
          <w:rFonts w:ascii="楷体" w:eastAsia="楷体" w:hAnsi="楷体" w:hint="eastAsia"/>
        </w:rPr>
      </w:pPr>
      <w:r w:rsidRPr="00AD0071">
        <w:rPr>
          <w:rFonts w:ascii="楷体" w:eastAsia="楷体" w:hAnsi="楷体" w:hint="eastAsia"/>
          <w:noProof/>
        </w:rPr>
        <w:drawing>
          <wp:inline distT="0" distB="0" distL="0" distR="0" wp14:anchorId="5BC0CCFD" wp14:editId="0E84E97E">
            <wp:extent cx="2839720" cy="7232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900409" cy="739162"/>
                    </a:xfrm>
                    <a:prstGeom prst="rect">
                      <a:avLst/>
                    </a:prstGeom>
                  </pic:spPr>
                </pic:pic>
              </a:graphicData>
            </a:graphic>
          </wp:inline>
        </w:drawing>
      </w:r>
    </w:p>
    <w:p w14:paraId="47747AE4" w14:textId="77777777" w:rsidR="00AD0071" w:rsidRPr="00AD0071" w:rsidRDefault="00AD0071" w:rsidP="00AD0071">
      <w:pPr>
        <w:ind w:firstLine="883"/>
        <w:jc w:val="center"/>
        <w:rPr>
          <w:rFonts w:ascii="楷体" w:eastAsia="楷体" w:hAnsi="楷体" w:hint="eastAsia"/>
          <w:b/>
          <w:sz w:val="44"/>
          <w:szCs w:val="44"/>
        </w:rPr>
      </w:pPr>
    </w:p>
    <w:p w14:paraId="5A9B5D1C" w14:textId="77777777" w:rsidR="00AD0071" w:rsidRPr="00AD0071" w:rsidRDefault="00AD0071" w:rsidP="00503007">
      <w:pPr>
        <w:widowControl/>
        <w:spacing w:line="360" w:lineRule="auto"/>
        <w:ind w:firstLine="885"/>
        <w:jc w:val="center"/>
        <w:rPr>
          <w:rFonts w:ascii="楷体" w:eastAsia="楷体" w:hAnsi="楷体" w:cs="Times New Roman" w:hint="eastAsia"/>
          <w:b/>
          <w:bCs/>
          <w:kern w:val="0"/>
          <w:sz w:val="44"/>
          <w:szCs w:val="44"/>
        </w:rPr>
      </w:pPr>
      <w:r w:rsidRPr="00AD0071">
        <w:rPr>
          <w:rFonts w:ascii="楷体" w:eastAsia="楷体" w:hAnsi="楷体" w:cs="Times New Roman"/>
          <w:b/>
          <w:bCs/>
          <w:kern w:val="0"/>
          <w:sz w:val="44"/>
          <w:szCs w:val="44"/>
        </w:rPr>
        <w:t>川江投资有限公司参与</w:t>
      </w:r>
    </w:p>
    <w:p w14:paraId="154FF023" w14:textId="007290CF" w:rsidR="00AD0071" w:rsidRPr="00AD0071" w:rsidRDefault="004824E7" w:rsidP="00503007">
      <w:pPr>
        <w:widowControl/>
        <w:spacing w:line="360" w:lineRule="auto"/>
        <w:ind w:firstLine="885"/>
        <w:jc w:val="center"/>
        <w:rPr>
          <w:rFonts w:ascii="楷体" w:eastAsia="楷体" w:hAnsi="楷体" w:cs="Times New Roman" w:hint="eastAsia"/>
          <w:b/>
          <w:bCs/>
          <w:kern w:val="0"/>
          <w:sz w:val="44"/>
          <w:szCs w:val="44"/>
        </w:rPr>
      </w:pPr>
      <w:r>
        <w:rPr>
          <w:rFonts w:ascii="楷体" w:eastAsia="楷体" w:hAnsi="楷体" w:cs="Times New Roman" w:hint="eastAsia"/>
          <w:b/>
          <w:bCs/>
          <w:kern w:val="0"/>
          <w:sz w:val="44"/>
          <w:szCs w:val="44"/>
        </w:rPr>
        <w:t>通信</w:t>
      </w:r>
      <w:r w:rsidR="00AD0071" w:rsidRPr="00AD0071">
        <w:rPr>
          <w:rFonts w:ascii="楷体" w:eastAsia="楷体" w:hAnsi="楷体" w:cs="Times New Roman" w:hint="eastAsia"/>
          <w:b/>
          <w:bCs/>
          <w:kern w:val="0"/>
          <w:sz w:val="44"/>
          <w:szCs w:val="44"/>
        </w:rPr>
        <w:t>ETF</w:t>
      </w:r>
      <w:r>
        <w:rPr>
          <w:rFonts w:ascii="楷体" w:eastAsia="楷体" w:hAnsi="楷体" w:cs="Times New Roman" w:hint="eastAsia"/>
          <w:b/>
          <w:bCs/>
          <w:kern w:val="0"/>
          <w:sz w:val="44"/>
          <w:szCs w:val="44"/>
        </w:rPr>
        <w:t>华夏</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515050</w:t>
      </w:r>
      <w:r w:rsidR="00AD0071" w:rsidRPr="00AD0071">
        <w:rPr>
          <w:rFonts w:ascii="楷体" w:eastAsia="楷体" w:hAnsi="楷体" w:cs="Times New Roman" w:hint="eastAsia"/>
          <w:b/>
          <w:bCs/>
          <w:kern w:val="0"/>
          <w:sz w:val="44"/>
          <w:szCs w:val="44"/>
        </w:rPr>
        <w:t>.S</w:t>
      </w:r>
      <w:r>
        <w:rPr>
          <w:rFonts w:ascii="楷体" w:eastAsia="楷体" w:hAnsi="楷体" w:cs="Times New Roman" w:hint="eastAsia"/>
          <w:b/>
          <w:bCs/>
          <w:kern w:val="0"/>
          <w:sz w:val="44"/>
          <w:szCs w:val="44"/>
        </w:rPr>
        <w:t>H</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通信</w:t>
      </w:r>
      <w:r w:rsidR="00AD0071" w:rsidRPr="00AD0071">
        <w:rPr>
          <w:rFonts w:ascii="楷体" w:eastAsia="楷体" w:hAnsi="楷体" w:cs="Times New Roman" w:hint="eastAsia"/>
          <w:b/>
          <w:bCs/>
          <w:kern w:val="0"/>
          <w:sz w:val="44"/>
          <w:szCs w:val="44"/>
        </w:rPr>
        <w:t>ETF</w:t>
      </w:r>
      <w:r>
        <w:rPr>
          <w:rFonts w:ascii="楷体" w:eastAsia="楷体" w:hAnsi="楷体" w:cs="Times New Roman" w:hint="eastAsia"/>
          <w:b/>
          <w:bCs/>
          <w:kern w:val="0"/>
          <w:sz w:val="44"/>
          <w:szCs w:val="44"/>
        </w:rPr>
        <w:t>国泰</w:t>
      </w:r>
      <w:r w:rsidR="00AD0071" w:rsidRPr="00AD0071">
        <w:rPr>
          <w:rFonts w:ascii="楷体" w:eastAsia="楷体" w:hAnsi="楷体" w:cs="Times New Roman" w:hint="eastAsia"/>
          <w:b/>
          <w:bCs/>
          <w:kern w:val="0"/>
          <w:sz w:val="44"/>
          <w:szCs w:val="44"/>
        </w:rPr>
        <w:t>（</w:t>
      </w:r>
      <w:r>
        <w:rPr>
          <w:rFonts w:ascii="楷体" w:eastAsia="楷体" w:hAnsi="楷体" w:cs="Times New Roman" w:hint="eastAsia"/>
          <w:b/>
          <w:bCs/>
          <w:kern w:val="0"/>
          <w:sz w:val="44"/>
          <w:szCs w:val="44"/>
        </w:rPr>
        <w:t>515880</w:t>
      </w:r>
      <w:r w:rsidR="00AD0071" w:rsidRPr="00AD0071">
        <w:rPr>
          <w:rFonts w:ascii="楷体" w:eastAsia="楷体" w:hAnsi="楷体" w:cs="Times New Roman" w:hint="eastAsia"/>
          <w:b/>
          <w:bCs/>
          <w:kern w:val="0"/>
          <w:sz w:val="44"/>
          <w:szCs w:val="44"/>
        </w:rPr>
        <w:t>.S</w:t>
      </w:r>
      <w:r>
        <w:rPr>
          <w:rFonts w:ascii="楷体" w:eastAsia="楷体" w:hAnsi="楷体" w:cs="Times New Roman" w:hint="eastAsia"/>
          <w:b/>
          <w:bCs/>
          <w:kern w:val="0"/>
          <w:sz w:val="44"/>
          <w:szCs w:val="44"/>
        </w:rPr>
        <w:t>H</w:t>
      </w:r>
      <w:r w:rsidR="00AD0071" w:rsidRPr="00AD0071">
        <w:rPr>
          <w:rFonts w:ascii="楷体" w:eastAsia="楷体" w:hAnsi="楷体" w:cs="Times New Roman" w:hint="eastAsia"/>
          <w:b/>
          <w:bCs/>
          <w:kern w:val="0"/>
          <w:sz w:val="44"/>
          <w:szCs w:val="44"/>
        </w:rPr>
        <w:t>）</w:t>
      </w:r>
    </w:p>
    <w:p w14:paraId="36BC36F2" w14:textId="77777777" w:rsidR="00AD0071" w:rsidRPr="00AD0071" w:rsidRDefault="00AD0071" w:rsidP="00503007">
      <w:pPr>
        <w:widowControl/>
        <w:spacing w:line="360" w:lineRule="auto"/>
        <w:ind w:firstLine="885"/>
        <w:jc w:val="center"/>
        <w:rPr>
          <w:rFonts w:ascii="楷体" w:eastAsia="楷体" w:hAnsi="楷体" w:cs="Times New Roman" w:hint="eastAsia"/>
          <w:b/>
          <w:bCs/>
          <w:kern w:val="0"/>
          <w:sz w:val="44"/>
          <w:szCs w:val="44"/>
        </w:rPr>
      </w:pPr>
      <w:r w:rsidRPr="00AD0071">
        <w:rPr>
          <w:rFonts w:ascii="楷体" w:eastAsia="楷体" w:hAnsi="楷体" w:cs="Times New Roman" w:hint="eastAsia"/>
          <w:b/>
          <w:bCs/>
          <w:kern w:val="0"/>
          <w:sz w:val="44"/>
          <w:szCs w:val="44"/>
        </w:rPr>
        <w:t>二级市场</w:t>
      </w:r>
    </w:p>
    <w:p w14:paraId="6D94BFA6" w14:textId="77777777" w:rsidR="00AD0071" w:rsidRDefault="00AD0071" w:rsidP="00503007">
      <w:pPr>
        <w:widowControl/>
        <w:spacing w:line="360" w:lineRule="auto"/>
        <w:ind w:firstLine="885"/>
        <w:jc w:val="center"/>
        <w:rPr>
          <w:ins w:id="1" w:author="Shiqing Tang" w:date="2026-06-01T14:10:00Z" w16du:dateUtc="2026-06-01T06:10:00Z"/>
          <w:rFonts w:ascii="楷体" w:eastAsia="楷体" w:hAnsi="楷体" w:cs="Times New Roman" w:hint="eastAsia"/>
          <w:b/>
          <w:bCs/>
          <w:kern w:val="0"/>
          <w:sz w:val="44"/>
          <w:szCs w:val="44"/>
        </w:rPr>
      </w:pPr>
      <w:r w:rsidRPr="00AD0071">
        <w:rPr>
          <w:rFonts w:ascii="楷体" w:eastAsia="楷体" w:hAnsi="楷体" w:cs="Times New Roman"/>
          <w:b/>
          <w:bCs/>
          <w:kern w:val="0"/>
          <w:sz w:val="44"/>
          <w:szCs w:val="44"/>
        </w:rPr>
        <w:t>投资报告</w:t>
      </w:r>
    </w:p>
    <w:p w14:paraId="0A3DC6A9" w14:textId="66098E97" w:rsidR="00424456" w:rsidRDefault="00424456">
      <w:pPr>
        <w:widowControl/>
        <w:spacing w:line="360" w:lineRule="auto"/>
        <w:ind w:firstLine="885"/>
        <w:rPr>
          <w:ins w:id="2" w:author="Shiqing Tang" w:date="2026-06-01T14:07:00Z" w16du:dateUtc="2026-06-01T06:07:00Z"/>
          <w:rFonts w:ascii="楷体" w:eastAsia="楷体" w:hAnsi="楷体" w:cs="Times New Roman" w:hint="eastAsia"/>
          <w:b/>
          <w:bCs/>
          <w:kern w:val="0"/>
          <w:sz w:val="44"/>
          <w:szCs w:val="44"/>
        </w:rPr>
        <w:pPrChange w:id="3" w:author="Shiqing Tang" w:date="2026-06-01T14:10:00Z" w16du:dateUtc="2026-06-01T06:10:00Z">
          <w:pPr>
            <w:widowControl/>
            <w:spacing w:line="360" w:lineRule="auto"/>
            <w:ind w:firstLine="885"/>
            <w:jc w:val="center"/>
          </w:pPr>
        </w:pPrChange>
      </w:pPr>
      <w:ins w:id="4" w:author="Shiqing Tang" w:date="2026-06-01T14:10:00Z" w16du:dateUtc="2026-06-01T06:10:00Z">
        <w:r>
          <w:rPr>
            <w:rFonts w:ascii="楷体" w:eastAsia="楷体" w:hAnsi="楷体" w:cs="Times New Roman" w:hint="eastAsia"/>
            <w:b/>
            <w:bCs/>
            <w:kern w:val="0"/>
            <w:sz w:val="44"/>
            <w:szCs w:val="44"/>
          </w:rPr>
          <w:t>内容与结构：</w:t>
        </w:r>
      </w:ins>
    </w:p>
    <w:p w14:paraId="6B1CC90C" w14:textId="01D2AB74" w:rsidR="00944B43" w:rsidRDefault="00944B43" w:rsidP="00944B43">
      <w:pPr>
        <w:pStyle w:val="af"/>
        <w:widowControl/>
        <w:numPr>
          <w:ilvl w:val="0"/>
          <w:numId w:val="9"/>
        </w:numPr>
        <w:spacing w:line="360" w:lineRule="auto"/>
        <w:rPr>
          <w:ins w:id="5" w:author="Shiqing Tang" w:date="2026-06-01T14:07:00Z" w16du:dateUtc="2026-06-01T06:07:00Z"/>
          <w:rFonts w:ascii="楷体" w:eastAsia="楷体" w:hAnsi="楷体" w:cs="Times New Roman" w:hint="eastAsia"/>
          <w:b/>
          <w:bCs/>
          <w:kern w:val="0"/>
          <w:sz w:val="44"/>
          <w:szCs w:val="44"/>
        </w:rPr>
      </w:pPr>
      <w:ins w:id="6" w:author="Shiqing Tang" w:date="2026-06-01T14:07:00Z" w16du:dateUtc="2026-06-01T06:07:00Z">
        <w:r>
          <w:rPr>
            <w:rFonts w:ascii="楷体" w:eastAsia="楷体" w:hAnsi="楷体" w:cs="Times New Roman" w:hint="eastAsia"/>
            <w:b/>
            <w:bCs/>
            <w:kern w:val="0"/>
            <w:sz w:val="44"/>
            <w:szCs w:val="44"/>
          </w:rPr>
          <w:t>全文布局，把产业链介绍提前，先让读者建立全局印象；且产业链介绍是关键部分，需要进一步展开描述。</w:t>
        </w:r>
      </w:ins>
    </w:p>
    <w:p w14:paraId="361400C2" w14:textId="21688262" w:rsidR="00944B43" w:rsidRDefault="00944B43" w:rsidP="00944B43">
      <w:pPr>
        <w:pStyle w:val="af"/>
        <w:widowControl/>
        <w:numPr>
          <w:ilvl w:val="0"/>
          <w:numId w:val="9"/>
        </w:numPr>
        <w:spacing w:line="360" w:lineRule="auto"/>
        <w:rPr>
          <w:ins w:id="7" w:author="Shiqing Tang" w:date="2026-06-01T14:09:00Z" w16du:dateUtc="2026-06-01T06:09:00Z"/>
          <w:rFonts w:ascii="楷体" w:eastAsia="楷体" w:hAnsi="楷体" w:cs="Times New Roman" w:hint="eastAsia"/>
          <w:b/>
          <w:bCs/>
          <w:kern w:val="0"/>
          <w:sz w:val="44"/>
          <w:szCs w:val="44"/>
        </w:rPr>
      </w:pPr>
      <w:ins w:id="8" w:author="Shiqing Tang" w:date="2026-06-01T14:08:00Z" w16du:dateUtc="2026-06-01T06:08:00Z">
        <w:r>
          <w:rPr>
            <w:rFonts w:ascii="楷体" w:eastAsia="楷体" w:hAnsi="楷体" w:cs="Times New Roman" w:hint="eastAsia"/>
            <w:b/>
            <w:bCs/>
            <w:kern w:val="0"/>
            <w:sz w:val="44"/>
            <w:szCs w:val="44"/>
          </w:rPr>
          <w:t>全文对“行业”、“市场”的描述需要准确。有的地方行业/市场写的是全行业，有的又重点写光模块，上下不统一且没有</w:t>
        </w:r>
      </w:ins>
      <w:ins w:id="9" w:author="Shiqing Tang" w:date="2026-06-01T14:09:00Z" w16du:dateUtc="2026-06-01T06:09:00Z">
        <w:r>
          <w:rPr>
            <w:rFonts w:ascii="楷体" w:eastAsia="楷体" w:hAnsi="楷体" w:cs="Times New Roman" w:hint="eastAsia"/>
            <w:b/>
            <w:bCs/>
            <w:kern w:val="0"/>
            <w:sz w:val="44"/>
            <w:szCs w:val="44"/>
          </w:rPr>
          <w:t>解释。</w:t>
        </w:r>
      </w:ins>
    </w:p>
    <w:p w14:paraId="33DDF952" w14:textId="4A263E29" w:rsidR="00424456" w:rsidRDefault="00424456" w:rsidP="00424456">
      <w:pPr>
        <w:pStyle w:val="af"/>
        <w:widowControl/>
        <w:numPr>
          <w:ilvl w:val="0"/>
          <w:numId w:val="9"/>
        </w:numPr>
        <w:spacing w:line="360" w:lineRule="auto"/>
        <w:rPr>
          <w:ins w:id="10" w:author="Shiqing Tang" w:date="2026-06-01T14:14:00Z" w16du:dateUtc="2026-06-01T06:14:00Z"/>
          <w:rFonts w:ascii="楷体" w:eastAsia="楷体" w:hAnsi="楷体" w:cs="Times New Roman" w:hint="eastAsia"/>
          <w:b/>
          <w:bCs/>
          <w:kern w:val="0"/>
          <w:sz w:val="44"/>
          <w:szCs w:val="44"/>
        </w:rPr>
      </w:pPr>
      <w:ins w:id="11" w:author="Shiqing Tang" w:date="2026-06-01T14:09:00Z" w16du:dateUtc="2026-06-01T06:09:00Z">
        <w:r>
          <w:rPr>
            <w:rFonts w:ascii="楷体" w:eastAsia="楷体" w:hAnsi="楷体" w:cs="Times New Roman" w:hint="eastAsia"/>
            <w:b/>
            <w:bCs/>
            <w:kern w:val="0"/>
            <w:sz w:val="44"/>
            <w:szCs w:val="44"/>
          </w:rPr>
          <w:lastRenderedPageBreak/>
          <w:t>如果用光模块来代表整个光通信行业，那么必须把光模块的行业价值量占比</w:t>
        </w:r>
      </w:ins>
      <w:ins w:id="12" w:author="Shiqing Tang" w:date="2026-06-01T14:10:00Z" w16du:dateUtc="2026-06-01T06:10:00Z">
        <w:r>
          <w:rPr>
            <w:rFonts w:ascii="楷体" w:eastAsia="楷体" w:hAnsi="楷体" w:cs="Times New Roman" w:hint="eastAsia"/>
            <w:b/>
            <w:bCs/>
            <w:kern w:val="0"/>
            <w:sz w:val="44"/>
            <w:szCs w:val="44"/>
          </w:rPr>
          <w:t>定性</w:t>
        </w:r>
      </w:ins>
      <w:ins w:id="13" w:author="Shiqing Tang" w:date="2026-06-01T14:09:00Z" w16du:dateUtc="2026-06-01T06:09:00Z">
        <w:r>
          <w:rPr>
            <w:rFonts w:ascii="楷体" w:eastAsia="楷体" w:hAnsi="楷体" w:cs="Times New Roman" w:hint="eastAsia"/>
            <w:b/>
            <w:bCs/>
            <w:kern w:val="0"/>
            <w:sz w:val="44"/>
            <w:szCs w:val="44"/>
          </w:rPr>
          <w:t>、</w:t>
        </w:r>
      </w:ins>
      <w:ins w:id="14" w:author="Shiqing Tang" w:date="2026-06-01T14:10:00Z" w16du:dateUtc="2026-06-01T06:10:00Z">
        <w:r>
          <w:rPr>
            <w:rFonts w:ascii="楷体" w:eastAsia="楷体" w:hAnsi="楷体" w:cs="Times New Roman" w:hint="eastAsia"/>
            <w:b/>
            <w:bCs/>
            <w:kern w:val="0"/>
            <w:sz w:val="44"/>
            <w:szCs w:val="44"/>
          </w:rPr>
          <w:t>在本轮AI基建浪潮中光模块的重要性定性展开。</w:t>
        </w:r>
      </w:ins>
    </w:p>
    <w:p w14:paraId="2B075DE4" w14:textId="0955635E" w:rsidR="009C0957" w:rsidRDefault="009C0957" w:rsidP="00424456">
      <w:pPr>
        <w:pStyle w:val="af"/>
        <w:widowControl/>
        <w:numPr>
          <w:ilvl w:val="0"/>
          <w:numId w:val="9"/>
        </w:numPr>
        <w:spacing w:line="360" w:lineRule="auto"/>
        <w:rPr>
          <w:ins w:id="15" w:author="Shiqing Tang" w:date="2026-06-01T14:10:00Z" w16du:dateUtc="2026-06-01T06:10:00Z"/>
          <w:rFonts w:ascii="楷体" w:eastAsia="楷体" w:hAnsi="楷体" w:cs="Times New Roman" w:hint="eastAsia"/>
          <w:b/>
          <w:bCs/>
          <w:kern w:val="0"/>
          <w:sz w:val="44"/>
          <w:szCs w:val="44"/>
        </w:rPr>
      </w:pPr>
      <w:ins w:id="16" w:author="Shiqing Tang" w:date="2026-06-01T14:14:00Z" w16du:dateUtc="2026-06-01T06:14:00Z">
        <w:r>
          <w:rPr>
            <w:rFonts w:ascii="楷体" w:eastAsia="楷体" w:hAnsi="楷体" w:cs="Times New Roman" w:hint="eastAsia"/>
            <w:b/>
            <w:bCs/>
            <w:kern w:val="0"/>
            <w:sz w:val="44"/>
            <w:szCs w:val="44"/>
          </w:rPr>
          <w:t>数据的前后</w:t>
        </w:r>
      </w:ins>
      <w:ins w:id="17" w:author="Shiqing Tang" w:date="2026-06-01T14:15:00Z" w16du:dateUtc="2026-06-01T06:15:00Z">
        <w:r>
          <w:rPr>
            <w:rFonts w:ascii="楷体" w:eastAsia="楷体" w:hAnsi="楷体" w:cs="Times New Roman" w:hint="eastAsia"/>
            <w:b/>
            <w:bCs/>
            <w:kern w:val="0"/>
            <w:sz w:val="44"/>
            <w:szCs w:val="44"/>
          </w:rPr>
          <w:t>一致性。比如毛利率那里，前后不一致。</w:t>
        </w:r>
      </w:ins>
    </w:p>
    <w:p w14:paraId="3FD30CC0" w14:textId="77777777" w:rsidR="00424456" w:rsidRDefault="00424456" w:rsidP="00424456">
      <w:pPr>
        <w:widowControl/>
        <w:spacing w:line="360" w:lineRule="auto"/>
        <w:ind w:left="885"/>
        <w:rPr>
          <w:ins w:id="18" w:author="Shiqing Tang" w:date="2026-06-01T14:11:00Z" w16du:dateUtc="2026-06-01T06:11:00Z"/>
          <w:rFonts w:ascii="楷体" w:eastAsia="楷体" w:hAnsi="楷体" w:cs="Times New Roman" w:hint="eastAsia"/>
          <w:b/>
          <w:bCs/>
          <w:kern w:val="0"/>
          <w:sz w:val="44"/>
          <w:szCs w:val="44"/>
        </w:rPr>
      </w:pPr>
    </w:p>
    <w:p w14:paraId="0E2D3463" w14:textId="6553182B" w:rsidR="00424456" w:rsidRDefault="00424456" w:rsidP="00424456">
      <w:pPr>
        <w:widowControl/>
        <w:spacing w:line="360" w:lineRule="auto"/>
        <w:ind w:left="885"/>
        <w:rPr>
          <w:ins w:id="19" w:author="Shiqing Tang" w:date="2026-06-01T14:10:00Z" w16du:dateUtc="2026-06-01T06:10:00Z"/>
          <w:rFonts w:ascii="楷体" w:eastAsia="楷体" w:hAnsi="楷体" w:cs="Times New Roman" w:hint="eastAsia"/>
          <w:b/>
          <w:bCs/>
          <w:kern w:val="0"/>
          <w:sz w:val="44"/>
          <w:szCs w:val="44"/>
        </w:rPr>
      </w:pPr>
      <w:ins w:id="20" w:author="Shiqing Tang" w:date="2026-06-01T14:10:00Z" w16du:dateUtc="2026-06-01T06:10:00Z">
        <w:r>
          <w:rPr>
            <w:rFonts w:ascii="楷体" w:eastAsia="楷体" w:hAnsi="楷体" w:cs="Times New Roman" w:hint="eastAsia"/>
            <w:b/>
            <w:bCs/>
            <w:kern w:val="0"/>
            <w:sz w:val="44"/>
            <w:szCs w:val="44"/>
          </w:rPr>
          <w:t>格式：</w:t>
        </w:r>
      </w:ins>
    </w:p>
    <w:p w14:paraId="47EF690A" w14:textId="37AFBF66" w:rsidR="00424456" w:rsidRDefault="00424456" w:rsidP="00424456">
      <w:pPr>
        <w:pStyle w:val="af"/>
        <w:widowControl/>
        <w:numPr>
          <w:ilvl w:val="0"/>
          <w:numId w:val="10"/>
        </w:numPr>
        <w:spacing w:line="360" w:lineRule="auto"/>
        <w:rPr>
          <w:ins w:id="21" w:author="Shiqing Tang" w:date="2026-06-01T14:11:00Z" w16du:dateUtc="2026-06-01T06:11:00Z"/>
          <w:rFonts w:ascii="楷体" w:eastAsia="楷体" w:hAnsi="楷体" w:cs="Times New Roman" w:hint="eastAsia"/>
          <w:b/>
          <w:bCs/>
          <w:kern w:val="0"/>
          <w:sz w:val="44"/>
          <w:szCs w:val="44"/>
        </w:rPr>
      </w:pPr>
      <w:ins w:id="22" w:author="Shiqing Tang" w:date="2026-06-01T14:11:00Z" w16du:dateUtc="2026-06-01T06:11:00Z">
        <w:r>
          <w:rPr>
            <w:rFonts w:ascii="楷体" w:eastAsia="楷体" w:hAnsi="楷体" w:cs="Times New Roman" w:hint="eastAsia"/>
            <w:b/>
            <w:bCs/>
            <w:kern w:val="0"/>
            <w:sz w:val="44"/>
            <w:szCs w:val="44"/>
          </w:rPr>
          <w:t>标点符号完整。</w:t>
        </w:r>
      </w:ins>
    </w:p>
    <w:p w14:paraId="2386545C" w14:textId="5ED32159" w:rsidR="00424456" w:rsidRDefault="00424456" w:rsidP="00424456">
      <w:pPr>
        <w:pStyle w:val="af"/>
        <w:widowControl/>
        <w:numPr>
          <w:ilvl w:val="0"/>
          <w:numId w:val="10"/>
        </w:numPr>
        <w:spacing w:line="360" w:lineRule="auto"/>
        <w:rPr>
          <w:ins w:id="23" w:author="Shiqing Tang" w:date="2026-06-01T14:12:00Z" w16du:dateUtc="2026-06-01T06:12:00Z"/>
          <w:rFonts w:ascii="楷体" w:eastAsia="楷体" w:hAnsi="楷体" w:cs="Times New Roman" w:hint="eastAsia"/>
          <w:b/>
          <w:bCs/>
          <w:kern w:val="0"/>
          <w:sz w:val="44"/>
          <w:szCs w:val="44"/>
        </w:rPr>
      </w:pPr>
      <w:ins w:id="24" w:author="Shiqing Tang" w:date="2026-06-01T14:11:00Z" w16du:dateUtc="2026-06-01T06:11:00Z">
        <w:r>
          <w:rPr>
            <w:rFonts w:ascii="楷体" w:eastAsia="楷体" w:hAnsi="楷体" w:cs="Times New Roman" w:hint="eastAsia"/>
            <w:b/>
            <w:bCs/>
            <w:kern w:val="0"/>
            <w:sz w:val="44"/>
            <w:szCs w:val="44"/>
          </w:rPr>
          <w:t>首行空两格。</w:t>
        </w:r>
      </w:ins>
    </w:p>
    <w:p w14:paraId="67CEE698" w14:textId="091D3438" w:rsidR="00424456" w:rsidRDefault="00424456" w:rsidP="00424456">
      <w:pPr>
        <w:pStyle w:val="af"/>
        <w:widowControl/>
        <w:numPr>
          <w:ilvl w:val="0"/>
          <w:numId w:val="10"/>
        </w:numPr>
        <w:spacing w:line="360" w:lineRule="auto"/>
        <w:rPr>
          <w:ins w:id="25" w:author="Shiqing Tang" w:date="2026-06-01T14:11:00Z" w16du:dateUtc="2026-06-01T06:11:00Z"/>
          <w:rFonts w:ascii="楷体" w:eastAsia="楷体" w:hAnsi="楷体" w:cs="Times New Roman" w:hint="eastAsia"/>
          <w:b/>
          <w:bCs/>
          <w:kern w:val="0"/>
          <w:sz w:val="44"/>
          <w:szCs w:val="44"/>
        </w:rPr>
      </w:pPr>
      <w:ins w:id="26" w:author="Shiqing Tang" w:date="2026-06-01T14:12:00Z" w16du:dateUtc="2026-06-01T06:12:00Z">
        <w:r>
          <w:rPr>
            <w:rFonts w:ascii="楷体" w:eastAsia="楷体" w:hAnsi="楷体" w:cs="Times New Roman" w:hint="eastAsia"/>
            <w:b/>
            <w:bCs/>
            <w:kern w:val="0"/>
            <w:sz w:val="44"/>
            <w:szCs w:val="44"/>
          </w:rPr>
          <w:t>表、图注明标题、数据来源。</w:t>
        </w:r>
      </w:ins>
    </w:p>
    <w:p w14:paraId="7A0E6DFF" w14:textId="0B2367BD" w:rsidR="00424456" w:rsidRPr="00424456" w:rsidRDefault="00424456" w:rsidP="00424456">
      <w:pPr>
        <w:pStyle w:val="af"/>
        <w:widowControl/>
        <w:numPr>
          <w:ilvl w:val="0"/>
          <w:numId w:val="10"/>
        </w:numPr>
        <w:spacing w:line="360" w:lineRule="auto"/>
        <w:rPr>
          <w:ins w:id="27" w:author="Shiqing Tang" w:date="2026-06-01T14:11:00Z" w16du:dateUtc="2026-06-01T06:11:00Z"/>
          <w:rFonts w:ascii="楷体" w:eastAsia="楷体" w:hAnsi="楷体" w:cs="Times New Roman" w:hint="eastAsia"/>
          <w:b/>
          <w:bCs/>
          <w:kern w:val="0"/>
          <w:sz w:val="44"/>
          <w:szCs w:val="44"/>
          <w:rPrChange w:id="28" w:author="Shiqing Tang" w:date="2026-06-01T14:13:00Z" w16du:dateUtc="2026-06-01T06:13:00Z">
            <w:rPr>
              <w:ins w:id="29" w:author="Shiqing Tang" w:date="2026-06-01T14:11:00Z" w16du:dateUtc="2026-06-01T06:11:00Z"/>
              <w:rFonts w:hint="eastAsia"/>
            </w:rPr>
          </w:rPrChange>
        </w:rPr>
      </w:pPr>
      <w:ins w:id="30" w:author="Shiqing Tang" w:date="2026-06-01T14:11:00Z" w16du:dateUtc="2026-06-01T06:11:00Z">
        <w:r>
          <w:rPr>
            <w:rFonts w:ascii="楷体" w:eastAsia="楷体" w:hAnsi="楷体" w:cs="Times New Roman" w:hint="eastAsia"/>
            <w:b/>
            <w:bCs/>
            <w:kern w:val="0"/>
            <w:sz w:val="44"/>
            <w:szCs w:val="44"/>
          </w:rPr>
          <w:t>首次出现的不常用中、英文，需要写全称，后续再写简称。</w:t>
        </w:r>
      </w:ins>
    </w:p>
    <w:p w14:paraId="2394935D" w14:textId="3992E3E0" w:rsidR="00424456" w:rsidRDefault="00424456" w:rsidP="00424456">
      <w:pPr>
        <w:pStyle w:val="af"/>
        <w:widowControl/>
        <w:numPr>
          <w:ilvl w:val="0"/>
          <w:numId w:val="10"/>
        </w:numPr>
        <w:spacing w:line="360" w:lineRule="auto"/>
        <w:rPr>
          <w:ins w:id="31" w:author="Shiqing Tang" w:date="2026-06-01T14:12:00Z" w16du:dateUtc="2026-06-01T06:12:00Z"/>
          <w:rFonts w:ascii="楷体" w:eastAsia="楷体" w:hAnsi="楷体" w:cs="Times New Roman" w:hint="eastAsia"/>
          <w:b/>
          <w:bCs/>
          <w:kern w:val="0"/>
          <w:sz w:val="44"/>
          <w:szCs w:val="44"/>
        </w:rPr>
      </w:pPr>
      <w:ins w:id="32" w:author="Shiqing Tang" w:date="2026-06-01T14:11:00Z" w16du:dateUtc="2026-06-01T06:11:00Z">
        <w:r>
          <w:rPr>
            <w:rFonts w:ascii="楷体" w:eastAsia="楷体" w:hAnsi="楷体" w:cs="Times New Roman" w:hint="eastAsia"/>
            <w:b/>
            <w:bCs/>
            <w:kern w:val="0"/>
            <w:sz w:val="44"/>
            <w:szCs w:val="44"/>
          </w:rPr>
          <w:t>避免口语化表达，书面报告追求</w:t>
        </w:r>
      </w:ins>
      <w:ins w:id="33" w:author="Shiqing Tang" w:date="2026-06-01T14:12:00Z" w16du:dateUtc="2026-06-01T06:12:00Z">
        <w:r>
          <w:rPr>
            <w:rFonts w:ascii="楷体" w:eastAsia="楷体" w:hAnsi="楷体" w:cs="Times New Roman" w:hint="eastAsia"/>
            <w:b/>
            <w:bCs/>
            <w:kern w:val="0"/>
            <w:sz w:val="44"/>
            <w:szCs w:val="44"/>
          </w:rPr>
          <w:t>严谨严肃。</w:t>
        </w:r>
      </w:ins>
    </w:p>
    <w:p w14:paraId="4A3C374D" w14:textId="77777777" w:rsidR="00424456" w:rsidRDefault="00424456" w:rsidP="00424456">
      <w:pPr>
        <w:widowControl/>
        <w:spacing w:line="360" w:lineRule="auto"/>
        <w:ind w:left="885"/>
        <w:rPr>
          <w:ins w:id="34" w:author="Shiqing Tang" w:date="2026-06-01T14:12:00Z" w16du:dateUtc="2026-06-01T06:12:00Z"/>
          <w:rFonts w:ascii="楷体" w:eastAsia="楷体" w:hAnsi="楷体" w:cs="Times New Roman" w:hint="eastAsia"/>
          <w:b/>
          <w:bCs/>
          <w:kern w:val="0"/>
          <w:sz w:val="44"/>
          <w:szCs w:val="44"/>
        </w:rPr>
      </w:pPr>
    </w:p>
    <w:p w14:paraId="5A2D4706" w14:textId="6E22124B" w:rsidR="00424456" w:rsidRDefault="00424456" w:rsidP="00424456">
      <w:pPr>
        <w:widowControl/>
        <w:spacing w:line="360" w:lineRule="auto"/>
        <w:ind w:left="885"/>
        <w:rPr>
          <w:ins w:id="35" w:author="Shiqing Tang" w:date="2026-06-01T14:12:00Z" w16du:dateUtc="2026-06-01T06:12:00Z"/>
          <w:rFonts w:ascii="楷体" w:eastAsia="楷体" w:hAnsi="楷体" w:cs="Times New Roman" w:hint="eastAsia"/>
          <w:b/>
          <w:bCs/>
          <w:kern w:val="0"/>
          <w:sz w:val="44"/>
          <w:szCs w:val="44"/>
        </w:rPr>
      </w:pPr>
      <w:ins w:id="36" w:author="Shiqing Tang" w:date="2026-06-01T14:12:00Z" w16du:dateUtc="2026-06-01T06:12:00Z">
        <w:r>
          <w:rPr>
            <w:rFonts w:ascii="楷体" w:eastAsia="楷体" w:hAnsi="楷体" w:cs="Times New Roman" w:hint="eastAsia"/>
            <w:b/>
            <w:bCs/>
            <w:kern w:val="0"/>
            <w:sz w:val="44"/>
            <w:szCs w:val="44"/>
          </w:rPr>
          <w:t>交易策略：</w:t>
        </w:r>
      </w:ins>
    </w:p>
    <w:p w14:paraId="1349B23B" w14:textId="10D585C6" w:rsidR="00424456" w:rsidRDefault="00424456" w:rsidP="00424456">
      <w:pPr>
        <w:pStyle w:val="af"/>
        <w:widowControl/>
        <w:numPr>
          <w:ilvl w:val="0"/>
          <w:numId w:val="11"/>
        </w:numPr>
        <w:spacing w:line="360" w:lineRule="auto"/>
        <w:rPr>
          <w:ins w:id="37" w:author="Shiqing Tang" w:date="2026-06-01T14:13:00Z" w16du:dateUtc="2026-06-01T06:13:00Z"/>
          <w:rFonts w:ascii="楷体" w:eastAsia="楷体" w:hAnsi="楷体" w:cs="Times New Roman" w:hint="eastAsia"/>
          <w:b/>
          <w:bCs/>
          <w:kern w:val="0"/>
          <w:sz w:val="44"/>
          <w:szCs w:val="44"/>
        </w:rPr>
      </w:pPr>
      <w:ins w:id="38" w:author="Shiqing Tang" w:date="2026-06-01T14:12:00Z" w16du:dateUtc="2026-06-01T06:12:00Z">
        <w:r>
          <w:rPr>
            <w:rFonts w:ascii="楷体" w:eastAsia="楷体" w:hAnsi="楷体" w:cs="Times New Roman" w:hint="eastAsia"/>
            <w:b/>
            <w:bCs/>
            <w:kern w:val="0"/>
            <w:sz w:val="44"/>
            <w:szCs w:val="44"/>
          </w:rPr>
          <w:t>标的的个性化策略。</w:t>
        </w:r>
      </w:ins>
    </w:p>
    <w:p w14:paraId="375C2560" w14:textId="2CCA9B6F" w:rsidR="00424456" w:rsidRDefault="00424456" w:rsidP="00424456">
      <w:pPr>
        <w:pStyle w:val="af"/>
        <w:widowControl/>
        <w:numPr>
          <w:ilvl w:val="0"/>
          <w:numId w:val="11"/>
        </w:numPr>
        <w:spacing w:line="360" w:lineRule="auto"/>
        <w:rPr>
          <w:ins w:id="39" w:author="Shiqing Tang" w:date="2026-06-01T14:13:00Z" w16du:dateUtc="2026-06-01T06:13:00Z"/>
          <w:rFonts w:ascii="楷体" w:eastAsia="楷体" w:hAnsi="楷体" w:cs="Times New Roman" w:hint="eastAsia"/>
          <w:b/>
          <w:bCs/>
          <w:kern w:val="0"/>
          <w:sz w:val="44"/>
          <w:szCs w:val="44"/>
        </w:rPr>
      </w:pPr>
      <w:ins w:id="40" w:author="Shiqing Tang" w:date="2026-06-01T14:13:00Z" w16du:dateUtc="2026-06-01T06:13:00Z">
        <w:r>
          <w:rPr>
            <w:rFonts w:ascii="楷体" w:eastAsia="楷体" w:hAnsi="楷体" w:cs="Times New Roman" w:hint="eastAsia"/>
            <w:b/>
            <w:bCs/>
            <w:kern w:val="0"/>
            <w:sz w:val="44"/>
            <w:szCs w:val="44"/>
          </w:rPr>
          <w:t>同时符合公司二级市制度。</w:t>
        </w:r>
      </w:ins>
    </w:p>
    <w:p w14:paraId="48AF3EB6" w14:textId="77777777" w:rsidR="00424456" w:rsidRDefault="00424456" w:rsidP="00424456">
      <w:pPr>
        <w:widowControl/>
        <w:spacing w:line="360" w:lineRule="auto"/>
        <w:rPr>
          <w:ins w:id="41" w:author="Shiqing Tang" w:date="2026-06-01T14:13:00Z" w16du:dateUtc="2026-06-01T06:13:00Z"/>
          <w:rFonts w:ascii="楷体" w:eastAsia="楷体" w:hAnsi="楷体" w:cs="Times New Roman" w:hint="eastAsia"/>
          <w:b/>
          <w:bCs/>
          <w:kern w:val="0"/>
          <w:sz w:val="44"/>
          <w:szCs w:val="44"/>
        </w:rPr>
      </w:pPr>
    </w:p>
    <w:p w14:paraId="4D724CA2" w14:textId="77777777" w:rsidR="00424456" w:rsidRPr="00424456" w:rsidRDefault="00424456">
      <w:pPr>
        <w:widowControl/>
        <w:spacing w:line="360" w:lineRule="auto"/>
        <w:rPr>
          <w:rFonts w:ascii="楷体" w:eastAsia="楷体" w:hAnsi="楷体" w:cs="Times New Roman" w:hint="eastAsia"/>
          <w:b/>
          <w:bCs/>
          <w:kern w:val="0"/>
          <w:sz w:val="44"/>
          <w:szCs w:val="44"/>
          <w:rPrChange w:id="42" w:author="Shiqing Tang" w:date="2026-06-01T14:13:00Z" w16du:dateUtc="2026-06-01T06:13:00Z">
            <w:rPr>
              <w:rFonts w:hint="eastAsia"/>
            </w:rPr>
          </w:rPrChange>
        </w:rPr>
        <w:pPrChange w:id="43" w:author="Shiqing Tang" w:date="2026-06-01T14:13:00Z" w16du:dateUtc="2026-06-01T06:13:00Z">
          <w:pPr>
            <w:widowControl/>
            <w:spacing w:line="360" w:lineRule="auto"/>
            <w:ind w:firstLine="885"/>
            <w:jc w:val="center"/>
          </w:pPr>
        </w:pPrChange>
      </w:pPr>
    </w:p>
    <w:p w14:paraId="7E89260F" w14:textId="77777777" w:rsidR="00AD0071" w:rsidRPr="00AD0071" w:rsidRDefault="00AD0071" w:rsidP="00AD0071">
      <w:pPr>
        <w:ind w:firstLine="560"/>
        <w:rPr>
          <w:rFonts w:ascii="楷体" w:eastAsia="楷体" w:hAnsi="楷体" w:hint="eastAsia"/>
        </w:rPr>
      </w:pPr>
    </w:p>
    <w:p w14:paraId="6E85F6DF" w14:textId="77777777" w:rsidR="00AD0071" w:rsidRPr="00AD0071" w:rsidRDefault="00AD0071" w:rsidP="00AD0071">
      <w:pPr>
        <w:rPr>
          <w:rFonts w:ascii="楷体" w:eastAsia="楷体" w:hAnsi="楷体" w:hint="eastAsia"/>
        </w:rPr>
      </w:pPr>
    </w:p>
    <w:p w14:paraId="245CB8BB" w14:textId="77777777" w:rsidR="00AD0071" w:rsidRPr="00AD0071" w:rsidRDefault="00AD0071" w:rsidP="00AD0071">
      <w:pPr>
        <w:ind w:firstLine="560"/>
        <w:rPr>
          <w:rFonts w:ascii="楷体" w:eastAsia="楷体" w:hAnsi="楷体" w:hint="eastAsia"/>
        </w:rPr>
      </w:pPr>
    </w:p>
    <w:p w14:paraId="1427B12F" w14:textId="77777777" w:rsidR="00AD0071" w:rsidRPr="00AD0071" w:rsidRDefault="00AD0071" w:rsidP="00AD0071">
      <w:pPr>
        <w:ind w:firstLine="560"/>
        <w:jc w:val="center"/>
        <w:rPr>
          <w:rFonts w:ascii="楷体" w:eastAsia="楷体" w:hAnsi="楷体" w:hint="eastAsia"/>
        </w:rPr>
      </w:pPr>
    </w:p>
    <w:p w14:paraId="51C503FB" w14:textId="77777777" w:rsidR="00AD0071" w:rsidRPr="00AD0071" w:rsidRDefault="00AD0071" w:rsidP="00AD0071">
      <w:pPr>
        <w:ind w:firstLine="560"/>
        <w:jc w:val="center"/>
        <w:rPr>
          <w:rFonts w:ascii="楷体" w:eastAsia="楷体" w:hAnsi="楷体" w:hint="eastAsia"/>
        </w:rPr>
      </w:pPr>
    </w:p>
    <w:p w14:paraId="0E369EF6" w14:textId="77777777" w:rsidR="00AD0071" w:rsidRPr="00AD0071" w:rsidRDefault="00AD0071" w:rsidP="00AD0071">
      <w:pPr>
        <w:ind w:firstLine="560"/>
        <w:jc w:val="center"/>
        <w:rPr>
          <w:rFonts w:ascii="楷体" w:eastAsia="楷体" w:hAnsi="楷体" w:hint="eastAsia"/>
        </w:rPr>
      </w:pPr>
    </w:p>
    <w:p w14:paraId="607CF09F" w14:textId="574E3381" w:rsidR="00AD0071" w:rsidRPr="00AD0071" w:rsidRDefault="00AD0071" w:rsidP="00503007">
      <w:pPr>
        <w:spacing w:line="360" w:lineRule="auto"/>
        <w:ind w:firstLine="720"/>
        <w:jc w:val="center"/>
        <w:rPr>
          <w:rFonts w:ascii="楷体" w:eastAsia="楷体" w:hAnsi="楷体" w:hint="eastAsia"/>
          <w:sz w:val="32"/>
          <w:szCs w:val="32"/>
        </w:rPr>
      </w:pPr>
      <w:r w:rsidRPr="00AD0071">
        <w:rPr>
          <w:rFonts w:ascii="楷体" w:eastAsia="楷体" w:hAnsi="楷体" w:hint="eastAsia"/>
          <w:sz w:val="32"/>
          <w:szCs w:val="32"/>
        </w:rPr>
        <w:t>202</w:t>
      </w:r>
      <w:r w:rsidR="004824E7">
        <w:rPr>
          <w:rFonts w:ascii="楷体" w:eastAsia="楷体" w:hAnsi="楷体" w:hint="eastAsia"/>
          <w:sz w:val="32"/>
          <w:szCs w:val="32"/>
        </w:rPr>
        <w:t>6</w:t>
      </w:r>
      <w:r w:rsidRPr="00AD0071">
        <w:rPr>
          <w:rFonts w:ascii="楷体" w:eastAsia="楷体" w:hAnsi="楷体" w:hint="eastAsia"/>
          <w:sz w:val="32"/>
          <w:szCs w:val="32"/>
        </w:rPr>
        <w:t>年</w:t>
      </w:r>
      <w:r w:rsidR="004824E7">
        <w:rPr>
          <w:rFonts w:ascii="楷体" w:eastAsia="楷体" w:hAnsi="楷体" w:hint="eastAsia"/>
          <w:sz w:val="32"/>
          <w:szCs w:val="32"/>
        </w:rPr>
        <w:t>5</w:t>
      </w:r>
      <w:r w:rsidRPr="00AD0071">
        <w:rPr>
          <w:rFonts w:ascii="楷体" w:eastAsia="楷体" w:hAnsi="楷体" w:hint="eastAsia"/>
          <w:sz w:val="32"/>
          <w:szCs w:val="32"/>
        </w:rPr>
        <w:t>月</w:t>
      </w:r>
    </w:p>
    <w:p w14:paraId="3427F8E0" w14:textId="77777777" w:rsidR="00AD0071" w:rsidRPr="00AD0071" w:rsidRDefault="00AD0071" w:rsidP="00503007">
      <w:pPr>
        <w:spacing w:line="360" w:lineRule="auto"/>
        <w:ind w:firstLine="640"/>
        <w:jc w:val="center"/>
        <w:rPr>
          <w:rFonts w:ascii="楷体" w:eastAsia="楷体" w:hAnsi="楷体" w:hint="eastAsia"/>
          <w:sz w:val="32"/>
          <w:szCs w:val="32"/>
        </w:rPr>
      </w:pPr>
      <w:r w:rsidRPr="00AD0071">
        <w:rPr>
          <w:rFonts w:ascii="楷体" w:eastAsia="楷体" w:hAnsi="楷体"/>
          <w:sz w:val="32"/>
          <w:szCs w:val="32"/>
        </w:rPr>
        <w:t>川江投资有限公司</w:t>
      </w:r>
    </w:p>
    <w:p w14:paraId="1657315B" w14:textId="433545F6" w:rsidR="00503007" w:rsidRPr="00503007" w:rsidRDefault="00AD0071" w:rsidP="00503007">
      <w:pPr>
        <w:widowControl/>
        <w:ind w:firstLine="560"/>
        <w:rPr>
          <w:rFonts w:ascii="楷体" w:hAnsi="楷体" w:hint="eastAsia"/>
        </w:rPr>
      </w:pPr>
      <w:r>
        <w:rPr>
          <w:rFonts w:ascii="楷体" w:hAnsi="楷体"/>
        </w:rPr>
        <w:br w:type="page"/>
      </w:r>
    </w:p>
    <w:sdt>
      <w:sdtPr>
        <w:rPr>
          <w:rFonts w:asciiTheme="minorHAnsi" w:eastAsiaTheme="minorEastAsia" w:hAnsiTheme="minorHAnsi" w:cstheme="minorBidi"/>
          <w:color w:val="auto"/>
          <w:kern w:val="2"/>
          <w:sz w:val="22"/>
          <w:szCs w:val="24"/>
          <w:lang w:val="zh-CN"/>
          <w14:ligatures w14:val="standardContextual"/>
        </w:rPr>
        <w:id w:val="1975331516"/>
        <w:docPartObj>
          <w:docPartGallery w:val="Table of Contents"/>
          <w:docPartUnique/>
        </w:docPartObj>
      </w:sdtPr>
      <w:sdtEndPr>
        <w:rPr>
          <w:b/>
          <w:bCs/>
        </w:rPr>
      </w:sdtEndPr>
      <w:sdtContent>
        <w:p w14:paraId="729DA92E" w14:textId="75723EC4" w:rsidR="00503007" w:rsidRPr="00503007" w:rsidRDefault="00503007" w:rsidP="00503007">
          <w:pPr>
            <w:pStyle w:val="TOC"/>
            <w:spacing w:line="360" w:lineRule="auto"/>
            <w:jc w:val="center"/>
            <w:rPr>
              <w:rFonts w:ascii="楷体" w:eastAsia="楷体" w:hAnsi="楷体" w:hint="eastAsia"/>
              <w:color w:val="auto"/>
              <w:sz w:val="48"/>
              <w:szCs w:val="48"/>
            </w:rPr>
          </w:pPr>
          <w:r w:rsidRPr="00503007">
            <w:rPr>
              <w:rFonts w:ascii="楷体" w:eastAsia="楷体" w:hAnsi="楷体"/>
              <w:color w:val="auto"/>
              <w:sz w:val="48"/>
              <w:szCs w:val="48"/>
              <w:lang w:val="zh-CN"/>
            </w:rPr>
            <w:t>目录</w:t>
          </w:r>
        </w:p>
        <w:p w14:paraId="60A6B08F" w14:textId="110C6A77" w:rsidR="00503007" w:rsidRPr="004824E7" w:rsidRDefault="00503007" w:rsidP="00503007">
          <w:pPr>
            <w:pStyle w:val="TOC1"/>
            <w:spacing w:after="0" w:line="360" w:lineRule="auto"/>
            <w:rPr>
              <w:rFonts w:hint="eastAsia"/>
              <w:b w:val="0"/>
              <w:bCs w:val="0"/>
            </w:rPr>
          </w:pPr>
          <w:r w:rsidRPr="004824E7">
            <w:rPr>
              <w:rFonts w:hint="eastAsia"/>
              <w:b w:val="0"/>
              <w:bCs w:val="0"/>
            </w:rPr>
            <w:fldChar w:fldCharType="begin"/>
          </w:r>
          <w:r w:rsidRPr="004824E7">
            <w:rPr>
              <w:rFonts w:hint="eastAsia"/>
              <w:b w:val="0"/>
              <w:bCs w:val="0"/>
            </w:rPr>
            <w:instrText xml:space="preserve"> </w:instrText>
          </w:r>
          <w:r w:rsidRPr="004824E7">
            <w:rPr>
              <w:b w:val="0"/>
              <w:bCs w:val="0"/>
            </w:rPr>
            <w:instrText>TOC \o "1-2" \h \z \u</w:instrText>
          </w:r>
          <w:r w:rsidRPr="004824E7">
            <w:rPr>
              <w:rFonts w:hint="eastAsia"/>
              <w:b w:val="0"/>
              <w:bCs w:val="0"/>
            </w:rPr>
            <w:instrText xml:space="preserve"> </w:instrText>
          </w:r>
          <w:r w:rsidRPr="004824E7">
            <w:rPr>
              <w:rFonts w:hint="eastAsia"/>
              <w:b w:val="0"/>
              <w:bCs w:val="0"/>
            </w:rPr>
            <w:fldChar w:fldCharType="separate"/>
          </w:r>
          <w:hyperlink w:anchor="_Toc231144040" w:history="1">
            <w:r w:rsidRPr="004824E7">
              <w:rPr>
                <w:rStyle w:val="ac"/>
                <w:b w:val="0"/>
                <w:bCs w:val="0"/>
              </w:rPr>
              <w:t>1.</w:t>
            </w:r>
            <w:r w:rsidRPr="004824E7">
              <w:rPr>
                <w:rFonts w:hint="eastAsia"/>
                <w:b w:val="0"/>
                <w:bCs w:val="0"/>
              </w:rPr>
              <w:tab/>
            </w:r>
            <w:r w:rsidRPr="004824E7">
              <w:rPr>
                <w:rStyle w:val="ac"/>
                <w:b w:val="0"/>
                <w:bCs w:val="0"/>
              </w:rPr>
              <w:t>项目概况</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_Toc231144040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w:t>
            </w:r>
            <w:r w:rsidRPr="004824E7">
              <w:rPr>
                <w:rFonts w:hint="eastAsia"/>
                <w:b w:val="0"/>
                <w:bCs w:val="0"/>
                <w:webHidden/>
              </w:rPr>
              <w:fldChar w:fldCharType="end"/>
            </w:r>
          </w:hyperlink>
        </w:p>
        <w:p w14:paraId="75D03DEE" w14:textId="20E38E41" w:rsidR="00503007" w:rsidRPr="004824E7" w:rsidRDefault="00503007" w:rsidP="00503007">
          <w:pPr>
            <w:pStyle w:val="TOC1"/>
            <w:spacing w:after="0" w:line="360" w:lineRule="auto"/>
            <w:rPr>
              <w:rFonts w:hint="eastAsia"/>
              <w:b w:val="0"/>
              <w:bCs w:val="0"/>
            </w:rPr>
          </w:pPr>
          <w:hyperlink w:anchor="_Toc231144041" w:history="1">
            <w:r w:rsidRPr="004824E7">
              <w:rPr>
                <w:rStyle w:val="ac"/>
                <w:b w:val="0"/>
                <w:bCs w:val="0"/>
              </w:rPr>
              <w:t>2.</w:t>
            </w:r>
            <w:r w:rsidRPr="004824E7">
              <w:rPr>
                <w:rFonts w:hint="eastAsia"/>
                <w:b w:val="0"/>
                <w:bCs w:val="0"/>
              </w:rPr>
              <w:tab/>
            </w:r>
            <w:r w:rsidRPr="004824E7">
              <w:rPr>
                <w:rStyle w:val="ac"/>
                <w:b w:val="0"/>
                <w:bCs w:val="0"/>
              </w:rPr>
              <w:t>投资逻辑</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_Toc231144041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5</w:t>
            </w:r>
            <w:r w:rsidRPr="004824E7">
              <w:rPr>
                <w:rFonts w:hint="eastAsia"/>
                <w:b w:val="0"/>
                <w:bCs w:val="0"/>
                <w:webHidden/>
              </w:rPr>
              <w:fldChar w:fldCharType="end"/>
            </w:r>
          </w:hyperlink>
        </w:p>
        <w:p w14:paraId="50E4C773" w14:textId="0F776140"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2" w:history="1">
            <w:r w:rsidRPr="004824E7">
              <w:rPr>
                <w:rStyle w:val="ac"/>
                <w:rFonts w:ascii="楷体" w:eastAsia="楷体" w:hAnsi="楷体"/>
                <w:noProof/>
                <w:sz w:val="28"/>
                <w:szCs w:val="28"/>
              </w:rPr>
              <w:t>2.1</w:t>
            </w:r>
            <w:r w:rsidRPr="004824E7">
              <w:rPr>
                <w:rFonts w:ascii="楷体" w:eastAsia="楷体" w:hAnsi="楷体" w:hint="eastAsia"/>
                <w:noProof/>
                <w:sz w:val="28"/>
                <w:szCs w:val="28"/>
              </w:rPr>
              <w:tab/>
            </w:r>
            <w:r w:rsidRPr="004824E7">
              <w:rPr>
                <w:rStyle w:val="ac"/>
                <w:rFonts w:ascii="楷体" w:eastAsia="楷体" w:hAnsi="楷体"/>
                <w:noProof/>
                <w:sz w:val="28"/>
                <w:szCs w:val="28"/>
              </w:rPr>
              <w:t>AI算力拉动光通信全链路需求</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_Toc231144042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73C46782" w14:textId="675C3ED4"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3" w:history="1">
            <w:r w:rsidRPr="004824E7">
              <w:rPr>
                <w:rStyle w:val="ac"/>
                <w:rFonts w:ascii="楷体" w:eastAsia="楷体" w:hAnsi="楷体"/>
                <w:noProof/>
                <w:sz w:val="28"/>
                <w:szCs w:val="28"/>
              </w:rPr>
              <w:t>2.2</w:t>
            </w:r>
            <w:r w:rsidRPr="004824E7">
              <w:rPr>
                <w:rFonts w:ascii="楷体" w:eastAsia="楷体" w:hAnsi="楷体" w:hint="eastAsia"/>
                <w:noProof/>
                <w:sz w:val="28"/>
                <w:szCs w:val="28"/>
              </w:rPr>
              <w:tab/>
            </w:r>
            <w:r w:rsidRPr="004824E7">
              <w:rPr>
                <w:rStyle w:val="ac"/>
                <w:rFonts w:ascii="楷体" w:eastAsia="楷体" w:hAnsi="楷体"/>
                <w:noProof/>
                <w:sz w:val="28"/>
                <w:szCs w:val="28"/>
              </w:rPr>
              <w:t>供需两端均可见前景广阔</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50C3D32C" w14:textId="1DD8ADEC"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4" w:history="1">
            <w:r w:rsidRPr="004824E7">
              <w:rPr>
                <w:rStyle w:val="ac"/>
                <w:rFonts w:ascii="楷体" w:eastAsia="楷体" w:hAnsi="楷体"/>
                <w:noProof/>
                <w:sz w:val="28"/>
                <w:szCs w:val="28"/>
              </w:rPr>
              <w:t>2.3</w:t>
            </w:r>
            <w:r w:rsidRPr="004824E7">
              <w:rPr>
                <w:rFonts w:ascii="楷体" w:eastAsia="楷体" w:hAnsi="楷体" w:hint="eastAsia"/>
                <w:noProof/>
                <w:sz w:val="28"/>
                <w:szCs w:val="28"/>
              </w:rPr>
              <w:tab/>
            </w:r>
            <w:r w:rsidRPr="004824E7">
              <w:rPr>
                <w:rStyle w:val="ac"/>
                <w:rFonts w:ascii="楷体" w:eastAsia="楷体" w:hAnsi="楷体"/>
                <w:noProof/>
                <w:sz w:val="28"/>
                <w:szCs w:val="28"/>
              </w:rPr>
              <w:t>产业集中度强，马太效应明显</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_Toc231144044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03891D06" w14:textId="195F9A7B" w:rsidR="00503007" w:rsidRPr="004824E7" w:rsidRDefault="00503007" w:rsidP="00503007">
          <w:pPr>
            <w:pStyle w:val="TOC2"/>
            <w:tabs>
              <w:tab w:val="left" w:pos="1100"/>
              <w:tab w:val="right" w:leader="dot" w:pos="8296"/>
            </w:tabs>
            <w:spacing w:after="0" w:line="360" w:lineRule="auto"/>
            <w:ind w:left="440"/>
            <w:rPr>
              <w:rFonts w:ascii="楷体" w:eastAsia="楷体" w:hAnsi="楷体" w:hint="eastAsia"/>
              <w:noProof/>
              <w:sz w:val="28"/>
              <w:szCs w:val="28"/>
            </w:rPr>
          </w:pPr>
          <w:hyperlink w:anchor="_Toc231144045" w:history="1">
            <w:r w:rsidRPr="004824E7">
              <w:rPr>
                <w:rStyle w:val="ac"/>
                <w:rFonts w:ascii="楷体" w:eastAsia="楷体" w:hAnsi="楷体"/>
                <w:noProof/>
                <w:sz w:val="28"/>
                <w:szCs w:val="28"/>
              </w:rPr>
              <w:t>2.4</w:t>
            </w:r>
            <w:r w:rsidRPr="004824E7">
              <w:rPr>
                <w:rFonts w:ascii="楷体" w:eastAsia="楷体" w:hAnsi="楷体" w:hint="eastAsia"/>
                <w:noProof/>
                <w:sz w:val="28"/>
                <w:szCs w:val="28"/>
              </w:rPr>
              <w:tab/>
            </w:r>
            <w:r w:rsidRPr="004824E7">
              <w:rPr>
                <w:rStyle w:val="ac"/>
                <w:rFonts w:ascii="楷体" w:eastAsia="楷体" w:hAnsi="楷体"/>
                <w:noProof/>
                <w:sz w:val="28"/>
                <w:szCs w:val="28"/>
              </w:rPr>
              <w:t>政策支持</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_Toc231144045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5</w:t>
            </w:r>
            <w:r w:rsidRPr="004824E7">
              <w:rPr>
                <w:rFonts w:ascii="楷体" w:eastAsia="楷体" w:hAnsi="楷体" w:hint="eastAsia"/>
                <w:noProof/>
                <w:webHidden/>
                <w:sz w:val="28"/>
                <w:szCs w:val="28"/>
              </w:rPr>
              <w:fldChar w:fldCharType="end"/>
            </w:r>
          </w:hyperlink>
        </w:p>
        <w:p w14:paraId="3E2B2115" w14:textId="7B52B903" w:rsidR="00503007" w:rsidRPr="004824E7" w:rsidRDefault="00503007" w:rsidP="00503007">
          <w:pPr>
            <w:pStyle w:val="TOC1"/>
            <w:spacing w:after="0" w:line="360" w:lineRule="auto"/>
            <w:rPr>
              <w:rFonts w:hint="eastAsia"/>
              <w:b w:val="0"/>
              <w:bCs w:val="0"/>
            </w:rPr>
          </w:pPr>
          <w:hyperlink w:anchor="_Toc231144046" w:history="1">
            <w:r w:rsidRPr="004824E7">
              <w:rPr>
                <w:rStyle w:val="ac"/>
                <w:b w:val="0"/>
                <w:bCs w:val="0"/>
              </w:rPr>
              <w:t>3. 行业情形</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_Toc231144046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9</w:t>
            </w:r>
            <w:r w:rsidRPr="004824E7">
              <w:rPr>
                <w:rFonts w:hint="eastAsia"/>
                <w:b w:val="0"/>
                <w:bCs w:val="0"/>
                <w:webHidden/>
              </w:rPr>
              <w:fldChar w:fldCharType="end"/>
            </w:r>
          </w:hyperlink>
        </w:p>
        <w:p w14:paraId="17A0FB6C" w14:textId="59DA6AE8"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7" w:history="1">
            <w:r w:rsidRPr="004824E7">
              <w:rPr>
                <w:rStyle w:val="ac"/>
                <w:rFonts w:ascii="楷体" w:eastAsia="楷体" w:hAnsi="楷体"/>
                <w:noProof/>
                <w:sz w:val="28"/>
                <w:szCs w:val="28"/>
              </w:rPr>
              <w:t>3.1 营收</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_Toc231144047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9</w:t>
            </w:r>
            <w:r w:rsidRPr="004824E7">
              <w:rPr>
                <w:rFonts w:ascii="楷体" w:eastAsia="楷体" w:hAnsi="楷体" w:hint="eastAsia"/>
                <w:noProof/>
                <w:webHidden/>
                <w:sz w:val="28"/>
                <w:szCs w:val="28"/>
              </w:rPr>
              <w:fldChar w:fldCharType="end"/>
            </w:r>
          </w:hyperlink>
        </w:p>
        <w:p w14:paraId="15DA1B14" w14:textId="73AA47BA"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8" w:history="1">
            <w:r w:rsidRPr="004824E7">
              <w:rPr>
                <w:rStyle w:val="ac"/>
                <w:rFonts w:ascii="楷体" w:eastAsia="楷体" w:hAnsi="楷体"/>
                <w:noProof/>
                <w:sz w:val="28"/>
                <w:szCs w:val="28"/>
              </w:rPr>
              <w:t>3.2 需求侧</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_Toc231144048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12</w:t>
            </w:r>
            <w:r w:rsidRPr="004824E7">
              <w:rPr>
                <w:rFonts w:ascii="楷体" w:eastAsia="楷体" w:hAnsi="楷体" w:hint="eastAsia"/>
                <w:noProof/>
                <w:webHidden/>
                <w:sz w:val="28"/>
                <w:szCs w:val="28"/>
              </w:rPr>
              <w:fldChar w:fldCharType="end"/>
            </w:r>
          </w:hyperlink>
        </w:p>
        <w:p w14:paraId="6B4D949F" w14:textId="08F56E5E"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49" w:history="1">
            <w:r w:rsidRPr="004824E7">
              <w:rPr>
                <w:rStyle w:val="ac"/>
                <w:rFonts w:ascii="楷体" w:eastAsia="楷体" w:hAnsi="楷体" w:cs="Times New Roman"/>
                <w:noProof/>
                <w:sz w:val="28"/>
                <w:szCs w:val="28"/>
              </w:rPr>
              <w:t xml:space="preserve">3.3 </w:t>
            </w:r>
            <w:r w:rsidRPr="004824E7">
              <w:rPr>
                <w:rStyle w:val="ac"/>
                <w:rFonts w:ascii="楷体" w:eastAsia="楷体" w:hAnsi="楷体"/>
                <w:noProof/>
                <w:sz w:val="28"/>
                <w:szCs w:val="28"/>
              </w:rPr>
              <w:t>供给侧</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_Toc231144049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14</w:t>
            </w:r>
            <w:r w:rsidRPr="004824E7">
              <w:rPr>
                <w:rFonts w:ascii="楷体" w:eastAsia="楷体" w:hAnsi="楷体" w:hint="eastAsia"/>
                <w:noProof/>
                <w:webHidden/>
                <w:sz w:val="28"/>
                <w:szCs w:val="28"/>
              </w:rPr>
              <w:fldChar w:fldCharType="end"/>
            </w:r>
          </w:hyperlink>
        </w:p>
        <w:p w14:paraId="1A4B871C" w14:textId="3D70AE56"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0" w:history="1">
            <w:r w:rsidRPr="004824E7">
              <w:rPr>
                <w:rStyle w:val="ac"/>
                <w:rFonts w:ascii="楷体" w:eastAsia="楷体" w:hAnsi="楷体"/>
                <w:noProof/>
                <w:sz w:val="28"/>
                <w:szCs w:val="28"/>
              </w:rPr>
              <w:t>3.4 市场空间测算</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_Toc231144050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30</w:t>
            </w:r>
            <w:r w:rsidRPr="004824E7">
              <w:rPr>
                <w:rFonts w:ascii="楷体" w:eastAsia="楷体" w:hAnsi="楷体" w:hint="eastAsia"/>
                <w:noProof/>
                <w:webHidden/>
                <w:sz w:val="28"/>
                <w:szCs w:val="28"/>
              </w:rPr>
              <w:fldChar w:fldCharType="end"/>
            </w:r>
          </w:hyperlink>
        </w:p>
        <w:p w14:paraId="5E8AEDA6" w14:textId="058B9CA0"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1" w:history="1">
            <w:r w:rsidRPr="004824E7">
              <w:rPr>
                <w:rStyle w:val="ac"/>
                <w:rFonts w:ascii="楷体" w:eastAsia="楷体" w:hAnsi="楷体"/>
                <w:noProof/>
                <w:sz w:val="28"/>
                <w:szCs w:val="28"/>
              </w:rPr>
              <w:t>3.5 市场格局</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_Toc231144051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31</w:t>
            </w:r>
            <w:r w:rsidRPr="004824E7">
              <w:rPr>
                <w:rFonts w:ascii="楷体" w:eastAsia="楷体" w:hAnsi="楷体" w:hint="eastAsia"/>
                <w:noProof/>
                <w:webHidden/>
                <w:sz w:val="28"/>
                <w:szCs w:val="28"/>
              </w:rPr>
              <w:fldChar w:fldCharType="end"/>
            </w:r>
          </w:hyperlink>
        </w:p>
        <w:p w14:paraId="12CBE727" w14:textId="379575A6" w:rsidR="00503007" w:rsidRPr="004824E7" w:rsidRDefault="00503007" w:rsidP="00503007">
          <w:pPr>
            <w:pStyle w:val="TOC1"/>
            <w:spacing w:after="0" w:line="360" w:lineRule="auto"/>
            <w:rPr>
              <w:rFonts w:hint="eastAsia"/>
              <w:b w:val="0"/>
              <w:bCs w:val="0"/>
            </w:rPr>
          </w:pPr>
          <w:hyperlink w:anchor="_Toc231144052" w:history="1">
            <w:r w:rsidRPr="004824E7">
              <w:rPr>
                <w:rStyle w:val="ac"/>
                <w:b w:val="0"/>
                <w:bCs w:val="0"/>
              </w:rPr>
              <w:t>4. 市场复盘</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_Toc231144052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34</w:t>
            </w:r>
            <w:r w:rsidRPr="004824E7">
              <w:rPr>
                <w:rFonts w:hint="eastAsia"/>
                <w:b w:val="0"/>
                <w:bCs w:val="0"/>
                <w:webHidden/>
              </w:rPr>
              <w:fldChar w:fldCharType="end"/>
            </w:r>
          </w:hyperlink>
        </w:p>
        <w:p w14:paraId="336F8196" w14:textId="54E3D13B"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3" w:history="1">
            <w:r w:rsidRPr="004824E7">
              <w:rPr>
                <w:rStyle w:val="ac"/>
                <w:rFonts w:ascii="楷体" w:eastAsia="楷体" w:hAnsi="楷体"/>
                <w:noProof/>
                <w:sz w:val="28"/>
                <w:szCs w:val="28"/>
              </w:rPr>
              <w:t>4.1 历史回顾</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34</w:t>
            </w:r>
            <w:r w:rsidRPr="004824E7">
              <w:rPr>
                <w:rFonts w:ascii="楷体" w:eastAsia="楷体" w:hAnsi="楷体" w:hint="eastAsia"/>
                <w:noProof/>
                <w:webHidden/>
                <w:sz w:val="28"/>
                <w:szCs w:val="28"/>
              </w:rPr>
              <w:fldChar w:fldCharType="end"/>
            </w:r>
          </w:hyperlink>
        </w:p>
        <w:p w14:paraId="57CB16BB" w14:textId="706240FF"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4" w:history="1">
            <w:r w:rsidRPr="004824E7">
              <w:rPr>
                <w:rStyle w:val="ac"/>
                <w:rFonts w:ascii="楷体" w:eastAsia="楷体" w:hAnsi="楷体"/>
                <w:noProof/>
                <w:sz w:val="28"/>
                <w:szCs w:val="28"/>
              </w:rPr>
              <w:t>4.2 跟踪指标</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_Toc231144054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35</w:t>
            </w:r>
            <w:r w:rsidRPr="004824E7">
              <w:rPr>
                <w:rFonts w:ascii="楷体" w:eastAsia="楷体" w:hAnsi="楷体" w:hint="eastAsia"/>
                <w:noProof/>
                <w:webHidden/>
                <w:sz w:val="28"/>
                <w:szCs w:val="28"/>
              </w:rPr>
              <w:fldChar w:fldCharType="end"/>
            </w:r>
          </w:hyperlink>
        </w:p>
        <w:p w14:paraId="2533E977" w14:textId="1C723064" w:rsidR="00503007" w:rsidRPr="004824E7" w:rsidRDefault="00503007" w:rsidP="00503007">
          <w:pPr>
            <w:pStyle w:val="TOC1"/>
            <w:spacing w:after="0" w:line="360" w:lineRule="auto"/>
            <w:rPr>
              <w:rFonts w:hint="eastAsia"/>
              <w:b w:val="0"/>
              <w:bCs w:val="0"/>
            </w:rPr>
          </w:pPr>
          <w:hyperlink w:anchor="_Toc231144055" w:history="1">
            <w:r w:rsidRPr="004824E7">
              <w:rPr>
                <w:rStyle w:val="ac"/>
                <w:b w:val="0"/>
                <w:bCs w:val="0"/>
              </w:rPr>
              <w:t>5.</w:t>
            </w:r>
            <w:r w:rsidRPr="004824E7">
              <w:rPr>
                <w:rFonts w:hint="eastAsia"/>
                <w:b w:val="0"/>
                <w:bCs w:val="0"/>
              </w:rPr>
              <w:tab/>
            </w:r>
            <w:r w:rsidRPr="004824E7">
              <w:rPr>
                <w:rStyle w:val="ac"/>
                <w:b w:val="0"/>
                <w:bCs w:val="0"/>
              </w:rPr>
              <w:t>相关ETF概况</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_Toc231144055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36</w:t>
            </w:r>
            <w:r w:rsidRPr="004824E7">
              <w:rPr>
                <w:rFonts w:hint="eastAsia"/>
                <w:b w:val="0"/>
                <w:bCs w:val="0"/>
                <w:webHidden/>
              </w:rPr>
              <w:fldChar w:fldCharType="end"/>
            </w:r>
          </w:hyperlink>
        </w:p>
        <w:p w14:paraId="5390326D" w14:textId="04CA4250"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6" w:history="1">
            <w:r w:rsidRPr="004824E7">
              <w:rPr>
                <w:rStyle w:val="ac"/>
                <w:rFonts w:ascii="楷体" w:eastAsia="楷体" w:hAnsi="楷体"/>
                <w:noProof/>
                <w:sz w:val="28"/>
                <w:szCs w:val="28"/>
              </w:rPr>
              <w:t>5.1 通信ETF华夏（515050.SH）</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_Toc231144056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37</w:t>
            </w:r>
            <w:r w:rsidRPr="004824E7">
              <w:rPr>
                <w:rFonts w:ascii="楷体" w:eastAsia="楷体" w:hAnsi="楷体" w:hint="eastAsia"/>
                <w:noProof/>
                <w:webHidden/>
                <w:sz w:val="28"/>
                <w:szCs w:val="28"/>
              </w:rPr>
              <w:fldChar w:fldCharType="end"/>
            </w:r>
          </w:hyperlink>
        </w:p>
        <w:p w14:paraId="5DEB6247" w14:textId="6F097597"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57" w:history="1">
            <w:r w:rsidRPr="004824E7">
              <w:rPr>
                <w:rStyle w:val="ac"/>
                <w:rFonts w:ascii="楷体" w:eastAsia="楷体" w:hAnsi="楷体"/>
                <w:noProof/>
                <w:sz w:val="28"/>
                <w:szCs w:val="28"/>
              </w:rPr>
              <w:t>5.2 通信ETF国泰（515880.SH）</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_Toc231144057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39</w:t>
            </w:r>
            <w:r w:rsidRPr="004824E7">
              <w:rPr>
                <w:rFonts w:ascii="楷体" w:eastAsia="楷体" w:hAnsi="楷体" w:hint="eastAsia"/>
                <w:noProof/>
                <w:webHidden/>
                <w:sz w:val="28"/>
                <w:szCs w:val="28"/>
              </w:rPr>
              <w:fldChar w:fldCharType="end"/>
            </w:r>
          </w:hyperlink>
        </w:p>
        <w:p w14:paraId="2A26201A" w14:textId="32647146" w:rsidR="00503007" w:rsidRPr="004824E7" w:rsidRDefault="00503007" w:rsidP="00503007">
          <w:pPr>
            <w:pStyle w:val="TOC1"/>
            <w:spacing w:after="0" w:line="360" w:lineRule="auto"/>
            <w:rPr>
              <w:rFonts w:hint="eastAsia"/>
              <w:b w:val="0"/>
              <w:bCs w:val="0"/>
            </w:rPr>
          </w:pPr>
          <w:hyperlink w:anchor="_Toc231144058" w:history="1">
            <w:r w:rsidRPr="004824E7">
              <w:rPr>
                <w:rStyle w:val="ac"/>
                <w:b w:val="0"/>
                <w:bCs w:val="0"/>
              </w:rPr>
              <w:t>6.</w:t>
            </w:r>
            <w:r w:rsidRPr="004824E7">
              <w:rPr>
                <w:rFonts w:hint="eastAsia"/>
                <w:b w:val="0"/>
                <w:bCs w:val="0"/>
              </w:rPr>
              <w:tab/>
            </w:r>
            <w:r w:rsidRPr="004824E7">
              <w:rPr>
                <w:rStyle w:val="ac"/>
                <w:b w:val="0"/>
                <w:bCs w:val="0"/>
              </w:rPr>
              <w:t>交易策略</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_Toc231144058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41</w:t>
            </w:r>
            <w:r w:rsidRPr="004824E7">
              <w:rPr>
                <w:rFonts w:hint="eastAsia"/>
                <w:b w:val="0"/>
                <w:bCs w:val="0"/>
                <w:webHidden/>
              </w:rPr>
              <w:fldChar w:fldCharType="end"/>
            </w:r>
          </w:hyperlink>
        </w:p>
        <w:p w14:paraId="13AA44EA" w14:textId="6EEB3213" w:rsidR="00503007" w:rsidRPr="004824E7" w:rsidRDefault="00503007" w:rsidP="00503007">
          <w:pPr>
            <w:pStyle w:val="TOC1"/>
            <w:spacing w:after="0" w:line="360" w:lineRule="auto"/>
            <w:rPr>
              <w:rFonts w:hint="eastAsia"/>
              <w:b w:val="0"/>
              <w:bCs w:val="0"/>
            </w:rPr>
          </w:pPr>
          <w:hyperlink w:anchor="_Toc231144059" w:history="1">
            <w:r w:rsidRPr="004824E7">
              <w:rPr>
                <w:rStyle w:val="ac"/>
                <w:b w:val="0"/>
                <w:bCs w:val="0"/>
              </w:rPr>
              <w:t>7.</w:t>
            </w:r>
            <w:r w:rsidRPr="004824E7">
              <w:rPr>
                <w:rFonts w:hint="eastAsia"/>
                <w:b w:val="0"/>
                <w:bCs w:val="0"/>
              </w:rPr>
              <w:tab/>
            </w:r>
            <w:r w:rsidRPr="004824E7">
              <w:rPr>
                <w:rStyle w:val="ac"/>
                <w:b w:val="0"/>
                <w:bCs w:val="0"/>
              </w:rPr>
              <w:t>风险提示</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_Toc231144059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42</w:t>
            </w:r>
            <w:r w:rsidRPr="004824E7">
              <w:rPr>
                <w:rFonts w:hint="eastAsia"/>
                <w:b w:val="0"/>
                <w:bCs w:val="0"/>
                <w:webHidden/>
              </w:rPr>
              <w:fldChar w:fldCharType="end"/>
            </w:r>
          </w:hyperlink>
        </w:p>
        <w:p w14:paraId="062272B8" w14:textId="50F6677E"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0" w:history="1">
            <w:r w:rsidRPr="004824E7">
              <w:rPr>
                <w:rStyle w:val="ac"/>
                <w:rFonts w:ascii="楷体" w:eastAsia="楷体" w:hAnsi="楷体"/>
                <w:noProof/>
                <w:sz w:val="28"/>
                <w:szCs w:val="28"/>
              </w:rPr>
              <w:t>7.1 技术迭代与订单波动</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_Toc231144060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7297A8AD" w14:textId="7EAA5551"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1" w:history="1">
            <w:r w:rsidRPr="004824E7">
              <w:rPr>
                <w:rStyle w:val="ac"/>
                <w:rFonts w:ascii="楷体" w:eastAsia="楷体" w:hAnsi="楷体"/>
                <w:noProof/>
                <w:sz w:val="28"/>
                <w:szCs w:val="28"/>
              </w:rPr>
              <w:t>7.2 客户高度集中与议价权弱</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_Toc231144061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3F2ED8A7" w14:textId="4EB13DC1"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2" w:history="1">
            <w:r w:rsidRPr="004824E7">
              <w:rPr>
                <w:rStyle w:val="ac"/>
                <w:rFonts w:ascii="楷体" w:eastAsia="楷体" w:hAnsi="楷体"/>
                <w:noProof/>
                <w:sz w:val="28"/>
                <w:szCs w:val="28"/>
              </w:rPr>
              <w:t>7.3 地缘政治与供应链阻断导致出口管制</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_Toc231144062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033A566A" w14:textId="52D677EC" w:rsidR="00503007" w:rsidRPr="004824E7" w:rsidRDefault="00503007" w:rsidP="00503007">
          <w:pPr>
            <w:pStyle w:val="TOC2"/>
            <w:tabs>
              <w:tab w:val="right" w:leader="dot" w:pos="8296"/>
            </w:tabs>
            <w:spacing w:after="0" w:line="360" w:lineRule="auto"/>
            <w:ind w:left="440"/>
            <w:rPr>
              <w:rFonts w:ascii="楷体" w:eastAsia="楷体" w:hAnsi="楷体" w:hint="eastAsia"/>
              <w:noProof/>
              <w:sz w:val="28"/>
              <w:szCs w:val="28"/>
            </w:rPr>
          </w:pPr>
          <w:hyperlink w:anchor="_Toc231144063" w:history="1">
            <w:r w:rsidRPr="004824E7">
              <w:rPr>
                <w:rStyle w:val="ac"/>
                <w:rFonts w:ascii="楷体" w:eastAsia="楷体" w:hAnsi="楷体"/>
                <w:noProof/>
                <w:sz w:val="28"/>
                <w:szCs w:val="28"/>
              </w:rPr>
              <w:t>7.4 估值高位风险</w:t>
            </w:r>
            <w:r w:rsidRPr="004824E7">
              <w:rPr>
                <w:rFonts w:ascii="楷体" w:eastAsia="楷体" w:hAnsi="楷体" w:hint="eastAsia"/>
                <w:noProof/>
                <w:webHidden/>
                <w:sz w:val="28"/>
                <w:szCs w:val="28"/>
              </w:rPr>
              <w:tab/>
            </w:r>
            <w:r w:rsidRPr="004824E7">
              <w:rPr>
                <w:rFonts w:ascii="楷体" w:eastAsia="楷体" w:hAnsi="楷体" w:hint="eastAsia"/>
                <w:noProof/>
                <w:webHidden/>
                <w:sz w:val="28"/>
                <w:szCs w:val="28"/>
              </w:rPr>
              <w:fldChar w:fldCharType="begin"/>
            </w:r>
            <w:r w:rsidRPr="004824E7">
              <w:rPr>
                <w:rFonts w:ascii="楷体" w:eastAsia="楷体" w:hAnsi="楷体" w:hint="eastAsia"/>
                <w:noProof/>
                <w:webHidden/>
                <w:sz w:val="28"/>
                <w:szCs w:val="28"/>
              </w:rPr>
              <w:instrText xml:space="preserve"> </w:instrText>
            </w:r>
            <w:r w:rsidRPr="004824E7">
              <w:rPr>
                <w:rFonts w:ascii="楷体" w:eastAsia="楷体" w:hAnsi="楷体"/>
                <w:noProof/>
                <w:webHidden/>
                <w:sz w:val="28"/>
                <w:szCs w:val="28"/>
              </w:rPr>
              <w:instrText>PAGEREF _Toc231144063 \h</w:instrText>
            </w:r>
            <w:r w:rsidRPr="004824E7">
              <w:rPr>
                <w:rFonts w:ascii="楷体" w:eastAsia="楷体" w:hAnsi="楷体" w:hint="eastAsia"/>
                <w:noProof/>
                <w:webHidden/>
                <w:sz w:val="28"/>
                <w:szCs w:val="28"/>
              </w:rPr>
              <w:instrText xml:space="preserve"> </w:instrText>
            </w:r>
            <w:r w:rsidRPr="004824E7">
              <w:rPr>
                <w:rFonts w:ascii="楷体" w:eastAsia="楷体" w:hAnsi="楷体" w:hint="eastAsia"/>
                <w:noProof/>
                <w:webHidden/>
                <w:sz w:val="28"/>
                <w:szCs w:val="28"/>
              </w:rPr>
            </w:r>
            <w:r w:rsidRPr="004824E7">
              <w:rPr>
                <w:rFonts w:ascii="楷体" w:eastAsia="楷体" w:hAnsi="楷体" w:hint="eastAsia"/>
                <w:noProof/>
                <w:webHidden/>
                <w:sz w:val="28"/>
                <w:szCs w:val="28"/>
              </w:rPr>
              <w:fldChar w:fldCharType="separate"/>
            </w:r>
            <w:r w:rsidR="0054630E">
              <w:rPr>
                <w:rFonts w:ascii="楷体" w:eastAsia="楷体" w:hAnsi="楷体" w:hint="eastAsia"/>
                <w:noProof/>
                <w:webHidden/>
                <w:sz w:val="28"/>
                <w:szCs w:val="28"/>
              </w:rPr>
              <w:t>42</w:t>
            </w:r>
            <w:r w:rsidRPr="004824E7">
              <w:rPr>
                <w:rFonts w:ascii="楷体" w:eastAsia="楷体" w:hAnsi="楷体" w:hint="eastAsia"/>
                <w:noProof/>
                <w:webHidden/>
                <w:sz w:val="28"/>
                <w:szCs w:val="28"/>
              </w:rPr>
              <w:fldChar w:fldCharType="end"/>
            </w:r>
          </w:hyperlink>
        </w:p>
        <w:p w14:paraId="7011C884" w14:textId="50E38270" w:rsidR="00503007" w:rsidRPr="004824E7" w:rsidRDefault="00503007" w:rsidP="00503007">
          <w:pPr>
            <w:pStyle w:val="TOC1"/>
            <w:spacing w:after="0" w:line="360" w:lineRule="auto"/>
            <w:rPr>
              <w:rFonts w:hint="eastAsia"/>
              <w:b w:val="0"/>
              <w:bCs w:val="0"/>
            </w:rPr>
          </w:pPr>
          <w:hyperlink w:anchor="_Toc231144064" w:history="1">
            <w:r w:rsidRPr="004824E7">
              <w:rPr>
                <w:rStyle w:val="ac"/>
                <w:b w:val="0"/>
                <w:bCs w:val="0"/>
              </w:rPr>
              <w:t>8.</w:t>
            </w:r>
            <w:r w:rsidRPr="004824E7">
              <w:rPr>
                <w:rFonts w:hint="eastAsia"/>
                <w:b w:val="0"/>
                <w:bCs w:val="0"/>
              </w:rPr>
              <w:tab/>
            </w:r>
            <w:r w:rsidRPr="004824E7">
              <w:rPr>
                <w:rStyle w:val="ac"/>
                <w:b w:val="0"/>
                <w:bCs w:val="0"/>
              </w:rPr>
              <w:t>附录</w:t>
            </w:r>
            <w:r w:rsidRPr="004824E7">
              <w:rPr>
                <w:rFonts w:hint="eastAsia"/>
                <w:b w:val="0"/>
                <w:bCs w:val="0"/>
                <w:webHidden/>
              </w:rPr>
              <w:tab/>
            </w:r>
            <w:r w:rsidRPr="004824E7">
              <w:rPr>
                <w:rFonts w:hint="eastAsia"/>
                <w:b w:val="0"/>
                <w:bCs w:val="0"/>
                <w:webHidden/>
              </w:rPr>
              <w:fldChar w:fldCharType="begin"/>
            </w:r>
            <w:r w:rsidRPr="004824E7">
              <w:rPr>
                <w:rFonts w:hint="eastAsia"/>
                <w:b w:val="0"/>
                <w:bCs w:val="0"/>
                <w:webHidden/>
              </w:rPr>
              <w:instrText xml:space="preserve"> </w:instrText>
            </w:r>
            <w:r w:rsidRPr="004824E7">
              <w:rPr>
                <w:b w:val="0"/>
                <w:bCs w:val="0"/>
                <w:webHidden/>
              </w:rPr>
              <w:instrText>PAGEREF _Toc231144064 \h</w:instrText>
            </w:r>
            <w:r w:rsidRPr="004824E7">
              <w:rPr>
                <w:rFonts w:hint="eastAsia"/>
                <w:b w:val="0"/>
                <w:bCs w:val="0"/>
                <w:webHidden/>
              </w:rPr>
              <w:instrText xml:space="preserve"> </w:instrText>
            </w:r>
            <w:r w:rsidRPr="004824E7">
              <w:rPr>
                <w:rFonts w:hint="eastAsia"/>
                <w:b w:val="0"/>
                <w:bCs w:val="0"/>
                <w:webHidden/>
              </w:rPr>
            </w:r>
            <w:r w:rsidRPr="004824E7">
              <w:rPr>
                <w:rFonts w:hint="eastAsia"/>
                <w:b w:val="0"/>
                <w:bCs w:val="0"/>
                <w:webHidden/>
              </w:rPr>
              <w:fldChar w:fldCharType="separate"/>
            </w:r>
            <w:r w:rsidR="0054630E">
              <w:rPr>
                <w:rFonts w:hint="eastAsia"/>
                <w:b w:val="0"/>
                <w:bCs w:val="0"/>
                <w:webHidden/>
              </w:rPr>
              <w:t>43</w:t>
            </w:r>
            <w:r w:rsidRPr="004824E7">
              <w:rPr>
                <w:rFonts w:hint="eastAsia"/>
                <w:b w:val="0"/>
                <w:bCs w:val="0"/>
                <w:webHidden/>
              </w:rPr>
              <w:fldChar w:fldCharType="end"/>
            </w:r>
          </w:hyperlink>
        </w:p>
        <w:p w14:paraId="25702F8A" w14:textId="75467001" w:rsidR="00503007" w:rsidRDefault="00503007" w:rsidP="00503007">
          <w:pPr>
            <w:spacing w:after="0" w:line="360" w:lineRule="auto"/>
            <w:rPr>
              <w:rFonts w:hint="eastAsia"/>
            </w:rPr>
          </w:pPr>
          <w:r w:rsidRPr="004824E7">
            <w:rPr>
              <w:rFonts w:ascii="楷体" w:eastAsia="楷体" w:hAnsi="楷体" w:hint="eastAsia"/>
              <w:noProof/>
              <w:sz w:val="28"/>
              <w:szCs w:val="28"/>
            </w:rPr>
            <w:fldChar w:fldCharType="end"/>
          </w:r>
        </w:p>
      </w:sdtContent>
    </w:sdt>
    <w:p w14:paraId="2B7F48C7" w14:textId="6DC9D282" w:rsidR="003679EF" w:rsidRPr="00AD0071" w:rsidRDefault="003679EF" w:rsidP="000E17A5">
      <w:pPr>
        <w:ind w:left="360" w:hanging="360"/>
        <w:rPr>
          <w:rFonts w:hint="eastAsia"/>
        </w:rPr>
      </w:pPr>
    </w:p>
    <w:p w14:paraId="256E76D2" w14:textId="77777777" w:rsidR="003679EF" w:rsidRDefault="003679EF" w:rsidP="000E17A5">
      <w:pPr>
        <w:ind w:left="360" w:hanging="360"/>
        <w:rPr>
          <w:rFonts w:hint="eastAsia"/>
        </w:rPr>
      </w:pPr>
    </w:p>
    <w:p w14:paraId="051FA27B" w14:textId="77777777" w:rsidR="003679EF" w:rsidRDefault="003679EF" w:rsidP="000E17A5">
      <w:pPr>
        <w:ind w:left="360" w:hanging="360"/>
        <w:rPr>
          <w:rFonts w:hint="eastAsia"/>
        </w:rPr>
      </w:pPr>
    </w:p>
    <w:p w14:paraId="52268AD8" w14:textId="77777777" w:rsidR="003679EF" w:rsidRDefault="003679EF" w:rsidP="000E17A5">
      <w:pPr>
        <w:ind w:left="360" w:hanging="360"/>
        <w:rPr>
          <w:rFonts w:hint="eastAsia"/>
        </w:rPr>
      </w:pPr>
    </w:p>
    <w:p w14:paraId="1A31236D" w14:textId="77777777" w:rsidR="003679EF" w:rsidRDefault="003679EF" w:rsidP="000E17A5">
      <w:pPr>
        <w:ind w:left="360" w:hanging="360"/>
        <w:rPr>
          <w:rFonts w:hint="eastAsia"/>
        </w:rPr>
      </w:pPr>
    </w:p>
    <w:p w14:paraId="3B48C8F3" w14:textId="77777777" w:rsidR="003679EF" w:rsidRDefault="003679EF" w:rsidP="000E17A5">
      <w:pPr>
        <w:ind w:left="360" w:hanging="360"/>
        <w:rPr>
          <w:rFonts w:hint="eastAsia"/>
        </w:rPr>
      </w:pPr>
    </w:p>
    <w:p w14:paraId="4C3248B1" w14:textId="77777777" w:rsidR="003679EF" w:rsidRDefault="003679EF" w:rsidP="000E17A5">
      <w:pPr>
        <w:ind w:left="360" w:hanging="360"/>
        <w:rPr>
          <w:rFonts w:hint="eastAsia"/>
        </w:rPr>
      </w:pPr>
    </w:p>
    <w:p w14:paraId="79E9AE44" w14:textId="77777777" w:rsidR="003679EF" w:rsidRDefault="003679EF" w:rsidP="000E17A5">
      <w:pPr>
        <w:ind w:left="360" w:hanging="360"/>
        <w:rPr>
          <w:rFonts w:hint="eastAsia"/>
        </w:rPr>
      </w:pPr>
    </w:p>
    <w:p w14:paraId="72F96C0B" w14:textId="77777777" w:rsidR="003679EF" w:rsidRDefault="003679EF" w:rsidP="000E17A5">
      <w:pPr>
        <w:ind w:left="360" w:hanging="360"/>
        <w:rPr>
          <w:rFonts w:hint="eastAsia"/>
        </w:rPr>
      </w:pPr>
    </w:p>
    <w:p w14:paraId="61BB52AC" w14:textId="77777777" w:rsidR="003679EF" w:rsidRDefault="003679EF" w:rsidP="00AD0071">
      <w:pPr>
        <w:rPr>
          <w:rFonts w:hint="eastAsia"/>
        </w:rPr>
      </w:pPr>
    </w:p>
    <w:p w14:paraId="6BE91CDF" w14:textId="77777777" w:rsidR="00503007" w:rsidRDefault="00503007" w:rsidP="00AD0071">
      <w:pPr>
        <w:rPr>
          <w:rFonts w:hint="eastAsia"/>
        </w:rPr>
      </w:pPr>
    </w:p>
    <w:p w14:paraId="14B53FAE" w14:textId="77777777" w:rsidR="00503007" w:rsidRDefault="00503007" w:rsidP="00AD0071">
      <w:pPr>
        <w:rPr>
          <w:rFonts w:hint="eastAsia"/>
        </w:rPr>
      </w:pPr>
    </w:p>
    <w:p w14:paraId="56845350" w14:textId="77777777" w:rsidR="00503007" w:rsidRDefault="00503007" w:rsidP="00AD0071">
      <w:pPr>
        <w:rPr>
          <w:rFonts w:hint="eastAsia"/>
        </w:rPr>
      </w:pPr>
    </w:p>
    <w:p w14:paraId="69D7125A" w14:textId="77777777" w:rsidR="00503007" w:rsidRDefault="00503007" w:rsidP="00AD0071">
      <w:pPr>
        <w:rPr>
          <w:rFonts w:hint="eastAsia"/>
        </w:rPr>
      </w:pPr>
    </w:p>
    <w:p w14:paraId="60D38D06" w14:textId="77777777" w:rsidR="00503007" w:rsidRDefault="00503007" w:rsidP="00AD0071">
      <w:pPr>
        <w:rPr>
          <w:rFonts w:hint="eastAsia"/>
        </w:rPr>
      </w:pPr>
    </w:p>
    <w:p w14:paraId="3084B11F" w14:textId="77777777" w:rsidR="00503007" w:rsidRDefault="00503007" w:rsidP="00AD0071">
      <w:pPr>
        <w:rPr>
          <w:rFonts w:hint="eastAsia"/>
        </w:rPr>
      </w:pPr>
    </w:p>
    <w:p w14:paraId="5FB5564A" w14:textId="77777777" w:rsidR="00503007" w:rsidRDefault="00503007" w:rsidP="00AD0071">
      <w:pPr>
        <w:rPr>
          <w:rFonts w:hint="eastAsia"/>
        </w:rPr>
      </w:pPr>
    </w:p>
    <w:p w14:paraId="0FDE0FC0" w14:textId="77777777" w:rsidR="00503007" w:rsidRDefault="00503007" w:rsidP="00AD0071">
      <w:pPr>
        <w:rPr>
          <w:rFonts w:hint="eastAsia"/>
        </w:rPr>
      </w:pPr>
    </w:p>
    <w:p w14:paraId="6D8DCC3F" w14:textId="77777777" w:rsidR="00503007" w:rsidRDefault="00503007" w:rsidP="00AD0071">
      <w:pPr>
        <w:rPr>
          <w:rFonts w:hint="eastAsia"/>
        </w:rPr>
      </w:pPr>
    </w:p>
    <w:p w14:paraId="161D30A2" w14:textId="45FA16BB" w:rsidR="00E95841" w:rsidRPr="00826554" w:rsidRDefault="00CF6ACF" w:rsidP="000E17A5">
      <w:pPr>
        <w:pStyle w:val="1"/>
        <w:numPr>
          <w:ilvl w:val="0"/>
          <w:numId w:val="1"/>
        </w:numPr>
        <w:rPr>
          <w:rFonts w:ascii="楷体" w:eastAsia="楷体" w:hAnsi="楷体" w:hint="eastAsia"/>
          <w:b/>
          <w:bCs/>
          <w:color w:val="auto"/>
          <w:sz w:val="36"/>
          <w:szCs w:val="36"/>
        </w:rPr>
      </w:pPr>
      <w:bookmarkStart w:id="44" w:name="_Toc231143510"/>
      <w:bookmarkStart w:id="45" w:name="_Toc231144040"/>
      <w:r w:rsidRPr="00826554">
        <w:rPr>
          <w:rFonts w:ascii="楷体" w:eastAsia="楷体" w:hAnsi="楷体" w:hint="eastAsia"/>
          <w:b/>
          <w:bCs/>
          <w:color w:val="auto"/>
          <w:sz w:val="36"/>
          <w:szCs w:val="36"/>
        </w:rPr>
        <w:lastRenderedPageBreak/>
        <w:t>项目</w:t>
      </w:r>
      <w:r w:rsidR="00CA16CA" w:rsidRPr="00826554">
        <w:rPr>
          <w:rFonts w:ascii="楷体" w:eastAsia="楷体" w:hAnsi="楷体" w:hint="eastAsia"/>
          <w:b/>
          <w:bCs/>
          <w:color w:val="auto"/>
          <w:sz w:val="36"/>
          <w:szCs w:val="36"/>
        </w:rPr>
        <w:t>概况</w:t>
      </w:r>
      <w:bookmarkEnd w:id="44"/>
      <w:bookmarkEnd w:id="45"/>
    </w:p>
    <w:p w14:paraId="2BB85DB4" w14:textId="77777777" w:rsidR="00CF6ACF" w:rsidRPr="00396B2A" w:rsidRDefault="00CF6ACF" w:rsidP="00CF6ACF">
      <w:pPr>
        <w:pStyle w:val="af2"/>
        <w:rPr>
          <w:sz w:val="16"/>
          <w:szCs w:val="13"/>
        </w:rPr>
      </w:pPr>
      <w:r w:rsidRPr="00396B2A">
        <w:rPr>
          <w:rFonts w:ascii="楷体" w:hAnsi="楷体"/>
          <w:szCs w:val="13"/>
        </w:rPr>
        <w:t>表</w:t>
      </w:r>
      <w:r w:rsidRPr="00396B2A">
        <w:rPr>
          <w:rFonts w:ascii="楷体" w:hAnsi="楷体" w:hint="eastAsia"/>
          <w:szCs w:val="13"/>
        </w:rPr>
        <w:t>：</w:t>
      </w:r>
      <w:r w:rsidRPr="00396B2A">
        <w:rPr>
          <w:rFonts w:ascii="楷体" w:hAnsi="楷体"/>
          <w:szCs w:val="13"/>
        </w:rPr>
        <w:t>项目要素表</w:t>
      </w:r>
    </w:p>
    <w:tbl>
      <w:tblPr>
        <w:tblStyle w:val="120"/>
        <w:tblW w:w="0" w:type="auto"/>
        <w:jc w:val="center"/>
        <w:tblLook w:val="04A0" w:firstRow="1" w:lastRow="0" w:firstColumn="1" w:lastColumn="0" w:noHBand="0" w:noVBand="1"/>
      </w:tblPr>
      <w:tblGrid>
        <w:gridCol w:w="1980"/>
        <w:gridCol w:w="6257"/>
      </w:tblGrid>
      <w:tr w:rsidR="00CF6ACF" w14:paraId="574CC507" w14:textId="77777777" w:rsidTr="007C22B5">
        <w:trPr>
          <w:trHeight w:val="491"/>
          <w:jc w:val="center"/>
        </w:trPr>
        <w:tc>
          <w:tcPr>
            <w:tcW w:w="1980" w:type="dxa"/>
            <w:vAlign w:val="center"/>
          </w:tcPr>
          <w:p w14:paraId="5AEF9E67" w14:textId="77777777" w:rsidR="00CF6ACF" w:rsidRDefault="00CF6ACF" w:rsidP="007C22B5">
            <w:pPr>
              <w:pStyle w:val="af2"/>
            </w:pPr>
            <w:r>
              <w:rPr>
                <w:rFonts w:ascii="楷体" w:hAnsi="楷体"/>
              </w:rPr>
              <w:t>投资标的</w:t>
            </w:r>
          </w:p>
        </w:tc>
        <w:tc>
          <w:tcPr>
            <w:tcW w:w="6257" w:type="dxa"/>
            <w:vAlign w:val="center"/>
          </w:tcPr>
          <w:p w14:paraId="359CB15B" w14:textId="0382847F" w:rsidR="00CF6ACF" w:rsidRDefault="00CF6ACF" w:rsidP="007C22B5">
            <w:pPr>
              <w:pStyle w:val="af2"/>
            </w:pPr>
            <w:bookmarkStart w:id="46" w:name="OLE_LINK3"/>
            <w:r>
              <w:rPr>
                <w:rFonts w:ascii="楷体" w:hAnsi="楷体" w:hint="eastAsia"/>
              </w:rPr>
              <w:t>通信</w:t>
            </w:r>
            <w:r w:rsidRPr="00DA6ADB">
              <w:rPr>
                <w:rFonts w:ascii="楷体" w:hAnsi="楷体" w:hint="eastAsia"/>
              </w:rPr>
              <w:t>ETF</w:t>
            </w:r>
            <w:r>
              <w:rPr>
                <w:rFonts w:ascii="楷体" w:hAnsi="楷体" w:hint="eastAsia"/>
              </w:rPr>
              <w:t>华夏</w:t>
            </w:r>
            <w:r w:rsidRPr="00DA6ADB">
              <w:rPr>
                <w:rFonts w:ascii="楷体" w:hAnsi="楷体" w:hint="eastAsia"/>
              </w:rPr>
              <w:t>（</w:t>
            </w:r>
            <w:r>
              <w:rPr>
                <w:rFonts w:ascii="楷体" w:hAnsi="楷体" w:hint="eastAsia"/>
              </w:rPr>
              <w:t>515050</w:t>
            </w:r>
            <w:r w:rsidRPr="00DA6ADB">
              <w:rPr>
                <w:rFonts w:ascii="楷体" w:hAnsi="楷体" w:hint="eastAsia"/>
              </w:rPr>
              <w:t>.S</w:t>
            </w:r>
            <w:r>
              <w:rPr>
                <w:rFonts w:ascii="楷体" w:hAnsi="楷体" w:hint="eastAsia"/>
              </w:rPr>
              <w:t>H</w:t>
            </w:r>
            <w:r w:rsidRPr="00DA6ADB">
              <w:rPr>
                <w:rFonts w:ascii="楷体" w:hAnsi="楷体" w:hint="eastAsia"/>
              </w:rPr>
              <w:t>）</w:t>
            </w:r>
            <w:r>
              <w:rPr>
                <w:rFonts w:ascii="楷体" w:hAnsi="楷体" w:hint="eastAsia"/>
              </w:rPr>
              <w:t>、通信ETF国泰</w:t>
            </w:r>
            <w:r w:rsidRPr="00DA6ADB">
              <w:rPr>
                <w:rFonts w:ascii="楷体" w:hAnsi="楷体" w:hint="eastAsia"/>
              </w:rPr>
              <w:t>（</w:t>
            </w:r>
            <w:r>
              <w:rPr>
                <w:rFonts w:ascii="楷体" w:hAnsi="楷体" w:hint="eastAsia"/>
              </w:rPr>
              <w:t>515880</w:t>
            </w:r>
            <w:r w:rsidRPr="00DA6ADB">
              <w:rPr>
                <w:rFonts w:ascii="楷体" w:hAnsi="楷体" w:hint="eastAsia"/>
              </w:rPr>
              <w:t>.S</w:t>
            </w:r>
            <w:r>
              <w:rPr>
                <w:rFonts w:ascii="楷体" w:hAnsi="楷体" w:hint="eastAsia"/>
              </w:rPr>
              <w:t>H</w:t>
            </w:r>
            <w:r w:rsidRPr="00DA6ADB">
              <w:rPr>
                <w:rFonts w:ascii="楷体" w:hAnsi="楷体" w:hint="eastAsia"/>
              </w:rPr>
              <w:t>）</w:t>
            </w:r>
            <w:bookmarkEnd w:id="46"/>
          </w:p>
        </w:tc>
      </w:tr>
      <w:tr w:rsidR="00CF6ACF" w14:paraId="629A7FE9" w14:textId="77777777" w:rsidTr="007C22B5">
        <w:trPr>
          <w:trHeight w:val="169"/>
          <w:jc w:val="center"/>
        </w:trPr>
        <w:tc>
          <w:tcPr>
            <w:tcW w:w="1980" w:type="dxa"/>
            <w:vAlign w:val="center"/>
          </w:tcPr>
          <w:p w14:paraId="372F76A2" w14:textId="77777777" w:rsidR="00CF6ACF" w:rsidRDefault="00CF6ACF" w:rsidP="007C22B5">
            <w:pPr>
              <w:pStyle w:val="af2"/>
            </w:pPr>
            <w:r>
              <w:rPr>
                <w:rFonts w:ascii="楷体" w:hAnsi="楷体"/>
              </w:rPr>
              <w:t>投资主体</w:t>
            </w:r>
          </w:p>
        </w:tc>
        <w:tc>
          <w:tcPr>
            <w:tcW w:w="6257" w:type="dxa"/>
            <w:vAlign w:val="center"/>
          </w:tcPr>
          <w:p w14:paraId="32E6FD91" w14:textId="77777777" w:rsidR="00CF6ACF" w:rsidRDefault="00CF6ACF" w:rsidP="007C22B5">
            <w:pPr>
              <w:pStyle w:val="af2"/>
            </w:pPr>
            <w:r>
              <w:rPr>
                <w:rFonts w:ascii="楷体" w:hAnsi="楷体"/>
              </w:rPr>
              <w:t>川江投资有限公司</w:t>
            </w:r>
          </w:p>
        </w:tc>
      </w:tr>
      <w:tr w:rsidR="00CF6ACF" w14:paraId="0296D5AC" w14:textId="77777777" w:rsidTr="007C22B5">
        <w:trPr>
          <w:trHeight w:val="89"/>
          <w:jc w:val="center"/>
        </w:trPr>
        <w:tc>
          <w:tcPr>
            <w:tcW w:w="1980" w:type="dxa"/>
            <w:vAlign w:val="center"/>
          </w:tcPr>
          <w:p w14:paraId="5C29FE7C" w14:textId="77777777" w:rsidR="00CF6ACF" w:rsidRDefault="00CF6ACF" w:rsidP="007C22B5">
            <w:pPr>
              <w:pStyle w:val="af2"/>
            </w:pPr>
            <w:r>
              <w:rPr>
                <w:rFonts w:ascii="楷体" w:hAnsi="楷体"/>
              </w:rPr>
              <w:t>投资方式</w:t>
            </w:r>
          </w:p>
        </w:tc>
        <w:tc>
          <w:tcPr>
            <w:tcW w:w="6257" w:type="dxa"/>
            <w:vAlign w:val="center"/>
          </w:tcPr>
          <w:p w14:paraId="5214CA04" w14:textId="340CBBD8" w:rsidR="00CF6ACF" w:rsidRDefault="00CF6ACF" w:rsidP="007C22B5">
            <w:pPr>
              <w:pStyle w:val="af2"/>
            </w:pPr>
            <w:r>
              <w:rPr>
                <w:rFonts w:ascii="楷体" w:hAnsi="楷体"/>
              </w:rPr>
              <w:t>二级市场投资</w:t>
            </w:r>
          </w:p>
        </w:tc>
      </w:tr>
      <w:tr w:rsidR="00CF6ACF" w14:paraId="1B10A629" w14:textId="77777777" w:rsidTr="007C22B5">
        <w:trPr>
          <w:trHeight w:val="60"/>
          <w:jc w:val="center"/>
        </w:trPr>
        <w:tc>
          <w:tcPr>
            <w:tcW w:w="1980" w:type="dxa"/>
            <w:vAlign w:val="center"/>
          </w:tcPr>
          <w:p w14:paraId="6F8FCF45" w14:textId="77777777" w:rsidR="00CF6ACF" w:rsidRDefault="00CF6ACF" w:rsidP="007C22B5">
            <w:pPr>
              <w:pStyle w:val="af2"/>
            </w:pPr>
            <w:r>
              <w:rPr>
                <w:rFonts w:ascii="楷体" w:hAnsi="楷体"/>
              </w:rPr>
              <w:t>投资通道</w:t>
            </w:r>
          </w:p>
        </w:tc>
        <w:tc>
          <w:tcPr>
            <w:tcW w:w="6257" w:type="dxa"/>
            <w:vAlign w:val="center"/>
          </w:tcPr>
          <w:p w14:paraId="7B0F7537" w14:textId="77777777" w:rsidR="00CF6ACF" w:rsidRDefault="00CF6ACF" w:rsidP="007C22B5">
            <w:pPr>
              <w:pStyle w:val="af2"/>
            </w:pPr>
            <w:r>
              <w:rPr>
                <w:rFonts w:ascii="楷体" w:hAnsi="楷体"/>
              </w:rPr>
              <w:t>川江证券账户</w:t>
            </w:r>
          </w:p>
        </w:tc>
      </w:tr>
      <w:tr w:rsidR="00CF6ACF" w14:paraId="5B5075AF" w14:textId="77777777" w:rsidTr="007C22B5">
        <w:trPr>
          <w:trHeight w:val="60"/>
          <w:jc w:val="center"/>
        </w:trPr>
        <w:tc>
          <w:tcPr>
            <w:tcW w:w="1980" w:type="dxa"/>
            <w:vAlign w:val="center"/>
          </w:tcPr>
          <w:p w14:paraId="68C32B03" w14:textId="77777777" w:rsidR="00CF6ACF" w:rsidRDefault="00CF6ACF" w:rsidP="007C22B5">
            <w:pPr>
              <w:pStyle w:val="af2"/>
            </w:pPr>
            <w:r>
              <w:rPr>
                <w:rFonts w:ascii="楷体" w:hAnsi="楷体"/>
              </w:rPr>
              <w:t>投资金额</w:t>
            </w:r>
          </w:p>
        </w:tc>
        <w:tc>
          <w:tcPr>
            <w:tcW w:w="6257" w:type="dxa"/>
            <w:vAlign w:val="center"/>
          </w:tcPr>
          <w:p w14:paraId="2256142B" w14:textId="70832686" w:rsidR="00CF6ACF" w:rsidRDefault="009068A2" w:rsidP="007C22B5">
            <w:pPr>
              <w:pStyle w:val="af2"/>
            </w:pPr>
            <w:r>
              <w:rPr>
                <w:rFonts w:ascii="楷体" w:hAnsi="楷体" w:hint="eastAsia"/>
              </w:rPr>
              <w:t>单个ETF</w:t>
            </w:r>
            <w:r w:rsidR="00CF6ACF">
              <w:rPr>
                <w:rFonts w:ascii="楷体" w:hAnsi="楷体" w:hint="eastAsia"/>
              </w:rPr>
              <w:t>不超过500万元</w:t>
            </w:r>
          </w:p>
        </w:tc>
      </w:tr>
      <w:tr w:rsidR="00CF6ACF" w14:paraId="23EE69FF" w14:textId="77777777" w:rsidTr="007C22B5">
        <w:trPr>
          <w:trHeight w:val="374"/>
          <w:jc w:val="center"/>
        </w:trPr>
        <w:tc>
          <w:tcPr>
            <w:tcW w:w="1980" w:type="dxa"/>
            <w:vAlign w:val="center"/>
          </w:tcPr>
          <w:p w14:paraId="77C0FE89" w14:textId="77777777" w:rsidR="00CF6ACF" w:rsidRDefault="00CF6ACF" w:rsidP="007C22B5">
            <w:pPr>
              <w:pStyle w:val="af2"/>
            </w:pPr>
            <w:r>
              <w:rPr>
                <w:rFonts w:ascii="楷体" w:hAnsi="楷体"/>
              </w:rPr>
              <w:t>退出策略</w:t>
            </w:r>
          </w:p>
        </w:tc>
        <w:tc>
          <w:tcPr>
            <w:tcW w:w="6257" w:type="dxa"/>
            <w:vAlign w:val="center"/>
          </w:tcPr>
          <w:p w14:paraId="72D9ADD3" w14:textId="689F01B2" w:rsidR="00CF6ACF" w:rsidRDefault="00DC1021" w:rsidP="007C22B5">
            <w:pPr>
              <w:pStyle w:val="af2"/>
            </w:pPr>
            <w:commentRangeStart w:id="47"/>
            <w:r w:rsidRPr="00DC1021">
              <w:t>止损线：单一标的初始止损线为批准投资额度的</w:t>
            </w:r>
            <w:r w:rsidRPr="00DC1021">
              <w:t>12%</w:t>
            </w:r>
            <w:r w:rsidRPr="00DC1021">
              <w:t>即</w:t>
            </w:r>
            <w:r w:rsidRPr="00DC1021">
              <w:t>60</w:t>
            </w:r>
            <w:r w:rsidRPr="00DC1021">
              <w:t>万；若超过需特别调整的，需重新过会</w:t>
            </w:r>
            <w:commentRangeEnd w:id="47"/>
            <w:r w:rsidR="00846BCF">
              <w:rPr>
                <w:rStyle w:val="af6"/>
                <w:szCs w:val="18"/>
              </w:rPr>
              <w:commentReference w:id="47"/>
            </w:r>
          </w:p>
        </w:tc>
      </w:tr>
    </w:tbl>
    <w:p w14:paraId="4F12F9C2" w14:textId="13FD61BF" w:rsidR="00E21864" w:rsidRDefault="00CA16CA" w:rsidP="000E0BC0">
      <w:pPr>
        <w:ind w:firstLineChars="200" w:firstLine="560"/>
        <w:rPr>
          <w:rFonts w:ascii="楷体" w:eastAsia="楷体" w:hAnsi="楷体" w:hint="eastAsia"/>
          <w:sz w:val="28"/>
          <w:szCs w:val="28"/>
        </w:rPr>
      </w:pPr>
      <w:r w:rsidRPr="00E063B8">
        <w:rPr>
          <w:rFonts w:ascii="楷体" w:eastAsia="楷体" w:hAnsi="楷体" w:hint="eastAsia"/>
          <w:sz w:val="28"/>
          <w:szCs w:val="28"/>
        </w:rPr>
        <w:t>2026年以来，</w:t>
      </w:r>
      <w:r w:rsidR="00905583">
        <w:rPr>
          <w:rFonts w:ascii="楷体" w:eastAsia="楷体" w:hAnsi="楷体" w:hint="eastAsia"/>
          <w:sz w:val="28"/>
          <w:szCs w:val="28"/>
        </w:rPr>
        <w:t>光模块</w:t>
      </w:r>
      <w:r w:rsidRPr="00E063B8">
        <w:rPr>
          <w:rFonts w:ascii="楷体" w:eastAsia="楷体" w:hAnsi="楷体" w:hint="eastAsia"/>
          <w:sz w:val="28"/>
          <w:szCs w:val="28"/>
        </w:rPr>
        <w:t>作为AI</w:t>
      </w:r>
      <w:r w:rsidR="00905583">
        <w:rPr>
          <w:rFonts w:ascii="楷体" w:eastAsia="楷体" w:hAnsi="楷体" w:hint="eastAsia"/>
          <w:sz w:val="28"/>
          <w:szCs w:val="28"/>
        </w:rPr>
        <w:t>数据通信</w:t>
      </w:r>
      <w:r w:rsidRPr="00E063B8">
        <w:rPr>
          <w:rFonts w:ascii="楷体" w:eastAsia="楷体" w:hAnsi="楷体" w:hint="eastAsia"/>
          <w:sz w:val="28"/>
          <w:szCs w:val="28"/>
        </w:rPr>
        <w:t>的</w:t>
      </w:r>
      <w:r w:rsidR="00905583">
        <w:rPr>
          <w:rFonts w:ascii="楷体" w:eastAsia="楷体" w:hAnsi="楷体" w:hint="eastAsia"/>
          <w:sz w:val="28"/>
          <w:szCs w:val="28"/>
        </w:rPr>
        <w:t>桥梁和神经</w:t>
      </w:r>
      <w:r w:rsidRPr="00E063B8">
        <w:rPr>
          <w:rFonts w:ascii="楷体" w:eastAsia="楷体" w:hAnsi="楷体" w:hint="eastAsia"/>
          <w:sz w:val="28"/>
          <w:szCs w:val="28"/>
        </w:rPr>
        <w:t>，正逐渐成为算力基建业务中高确定性，强爆发力的环节。可由于市场上暂无专门聚焦光</w:t>
      </w:r>
      <w:r w:rsidR="00905583">
        <w:rPr>
          <w:rFonts w:ascii="楷体" w:eastAsia="楷体" w:hAnsi="楷体" w:hint="eastAsia"/>
          <w:sz w:val="28"/>
          <w:szCs w:val="28"/>
        </w:rPr>
        <w:t>模块</w:t>
      </w:r>
      <w:r w:rsidRPr="00E063B8">
        <w:rPr>
          <w:rFonts w:ascii="楷体" w:eastAsia="楷体" w:hAnsi="楷体" w:hint="eastAsia"/>
          <w:sz w:val="28"/>
          <w:szCs w:val="28"/>
        </w:rPr>
        <w:t>的ETF产品，故而我们</w:t>
      </w:r>
      <w:r w:rsidR="00F30023">
        <w:rPr>
          <w:rFonts w:ascii="楷体" w:eastAsia="楷体" w:hAnsi="楷体" w:hint="eastAsia"/>
          <w:sz w:val="28"/>
          <w:szCs w:val="28"/>
        </w:rPr>
        <w:t>将范围扩大到</w:t>
      </w:r>
      <w:r w:rsidRPr="00E063B8">
        <w:rPr>
          <w:rFonts w:ascii="楷体" w:eastAsia="楷体" w:hAnsi="楷体" w:hint="eastAsia"/>
          <w:sz w:val="28"/>
          <w:szCs w:val="28"/>
        </w:rPr>
        <w:t>通信ETF作为代替。通信ETF覆盖了光通信，光模块，数据中心互联等关键</w:t>
      </w:r>
      <w:r w:rsidR="005D0B3A" w:rsidRPr="00E063B8">
        <w:rPr>
          <w:rFonts w:ascii="楷体" w:eastAsia="楷体" w:hAnsi="楷体" w:hint="eastAsia"/>
          <w:sz w:val="28"/>
          <w:szCs w:val="28"/>
        </w:rPr>
        <w:t>产业</w:t>
      </w:r>
      <w:r w:rsidRPr="00E063B8">
        <w:rPr>
          <w:rFonts w:ascii="楷体" w:eastAsia="楷体" w:hAnsi="楷体" w:hint="eastAsia"/>
          <w:sz w:val="28"/>
          <w:szCs w:val="28"/>
        </w:rPr>
        <w:t>。</w:t>
      </w:r>
      <w:commentRangeStart w:id="48"/>
      <w:r w:rsidRPr="009068A2">
        <w:rPr>
          <w:rFonts w:ascii="楷体" w:eastAsia="楷体" w:hAnsi="楷体" w:hint="eastAsia"/>
          <w:sz w:val="28"/>
          <w:szCs w:val="28"/>
          <w:highlight w:val="yellow"/>
          <w:rPrChange w:id="49" w:author="Shiqing Tang" w:date="2026-06-01T11:23:00Z" w16du:dateUtc="2026-06-01T03:23:00Z">
            <w:rPr>
              <w:rFonts w:ascii="楷体" w:eastAsia="楷体" w:hAnsi="楷体" w:hint="eastAsia"/>
              <w:sz w:val="28"/>
              <w:szCs w:val="28"/>
            </w:rPr>
          </w:rPrChange>
        </w:rPr>
        <w:t>其权重构成紧密贴合光模块产业链。我们选择通信ETF</w:t>
      </w:r>
      <w:r w:rsidR="00BE3FC7">
        <w:rPr>
          <w:rFonts w:ascii="楷体" w:eastAsia="楷体" w:hAnsi="楷体" w:hint="eastAsia"/>
          <w:sz w:val="28"/>
          <w:szCs w:val="28"/>
          <w:highlight w:val="yellow"/>
        </w:rPr>
        <w:t>国泰（515880）和通信ETF华夏（515050）</w:t>
      </w:r>
      <w:r w:rsidRPr="009068A2">
        <w:rPr>
          <w:rFonts w:ascii="楷体" w:eastAsia="楷体" w:hAnsi="楷体" w:hint="eastAsia"/>
          <w:sz w:val="28"/>
          <w:szCs w:val="28"/>
          <w:highlight w:val="yellow"/>
          <w:rPrChange w:id="50" w:author="Shiqing Tang" w:date="2026-06-01T11:23:00Z" w16du:dateUtc="2026-06-01T03:23:00Z">
            <w:rPr>
              <w:rFonts w:ascii="楷体" w:eastAsia="楷体" w:hAnsi="楷体" w:hint="eastAsia"/>
              <w:sz w:val="28"/>
              <w:szCs w:val="28"/>
            </w:rPr>
          </w:rPrChange>
        </w:rPr>
        <w:t>作为跟踪光</w:t>
      </w:r>
      <w:r w:rsidR="008E76B5">
        <w:rPr>
          <w:rFonts w:ascii="楷体" w:eastAsia="楷体" w:hAnsi="楷体" w:hint="eastAsia"/>
          <w:sz w:val="28"/>
          <w:szCs w:val="28"/>
          <w:highlight w:val="yellow"/>
        </w:rPr>
        <w:t>模块</w:t>
      </w:r>
      <w:r w:rsidRPr="009068A2">
        <w:rPr>
          <w:rFonts w:ascii="楷体" w:eastAsia="楷体" w:hAnsi="楷体" w:hint="eastAsia"/>
          <w:sz w:val="28"/>
          <w:szCs w:val="28"/>
          <w:highlight w:val="yellow"/>
          <w:rPrChange w:id="51" w:author="Shiqing Tang" w:date="2026-06-01T11:23:00Z" w16du:dateUtc="2026-06-01T03:23:00Z">
            <w:rPr>
              <w:rFonts w:ascii="楷体" w:eastAsia="楷体" w:hAnsi="楷体" w:hint="eastAsia"/>
              <w:sz w:val="28"/>
              <w:szCs w:val="28"/>
            </w:rPr>
          </w:rPrChange>
        </w:rPr>
        <w:t>产业景气和AI算力硬件β的配置工具</w:t>
      </w:r>
      <w:r w:rsidR="00BE3FC7">
        <w:rPr>
          <w:rFonts w:ascii="楷体" w:eastAsia="楷体" w:hAnsi="楷体" w:hint="eastAsia"/>
          <w:sz w:val="28"/>
          <w:szCs w:val="28"/>
          <w:highlight w:val="yellow"/>
        </w:rPr>
        <w:t>，将其纳入川江股票池交易</w:t>
      </w:r>
      <w:commentRangeEnd w:id="48"/>
      <w:r w:rsidR="00846BCF">
        <w:rPr>
          <w:rStyle w:val="af6"/>
          <w:rFonts w:ascii="楷体" w:eastAsia="楷体" w:hAnsi="楷体" w:hint="eastAsia"/>
          <w:sz w:val="28"/>
          <w:szCs w:val="28"/>
          <w:highlight w:val="yellow"/>
        </w:rPr>
        <w:commentReference w:id="48"/>
      </w:r>
      <w:r w:rsidR="00140D58">
        <w:rPr>
          <w:rFonts w:ascii="楷体" w:eastAsia="楷体" w:hAnsi="楷体" w:hint="eastAsia"/>
          <w:sz w:val="28"/>
          <w:szCs w:val="28"/>
          <w:highlight w:val="yellow"/>
        </w:rPr>
        <w:t>。</w:t>
      </w:r>
    </w:p>
    <w:p w14:paraId="7CCDE62A" w14:textId="77777777" w:rsidR="00E21864" w:rsidRDefault="00E21864" w:rsidP="00E21864">
      <w:pPr>
        <w:rPr>
          <w:rFonts w:ascii="楷体" w:eastAsia="楷体" w:hAnsi="楷体" w:hint="eastAsia"/>
          <w:sz w:val="28"/>
          <w:szCs w:val="28"/>
        </w:rPr>
      </w:pPr>
    </w:p>
    <w:p w14:paraId="67B7A140" w14:textId="77777777" w:rsidR="00E21864" w:rsidRDefault="00E21864" w:rsidP="00E21864">
      <w:pPr>
        <w:rPr>
          <w:rFonts w:ascii="楷体" w:eastAsia="楷体" w:hAnsi="楷体" w:hint="eastAsia"/>
          <w:sz w:val="28"/>
          <w:szCs w:val="28"/>
        </w:rPr>
      </w:pPr>
    </w:p>
    <w:p w14:paraId="6BD8F98C" w14:textId="77777777" w:rsidR="00E21864" w:rsidRDefault="00E21864" w:rsidP="00E21864">
      <w:pPr>
        <w:rPr>
          <w:rFonts w:ascii="楷体" w:eastAsia="楷体" w:hAnsi="楷体" w:hint="eastAsia"/>
          <w:sz w:val="28"/>
          <w:szCs w:val="28"/>
        </w:rPr>
      </w:pPr>
    </w:p>
    <w:p w14:paraId="23F13D8C" w14:textId="77777777" w:rsidR="00E21864" w:rsidRDefault="00E21864" w:rsidP="00E21864">
      <w:pPr>
        <w:rPr>
          <w:rFonts w:ascii="楷体" w:eastAsia="楷体" w:hAnsi="楷体" w:hint="eastAsia"/>
          <w:sz w:val="28"/>
          <w:szCs w:val="28"/>
        </w:rPr>
      </w:pPr>
    </w:p>
    <w:p w14:paraId="7558AA9F" w14:textId="77777777" w:rsidR="00805009" w:rsidRDefault="00805009" w:rsidP="00E21864">
      <w:pPr>
        <w:rPr>
          <w:rFonts w:ascii="楷体" w:eastAsia="楷体" w:hAnsi="楷体"/>
          <w:sz w:val="28"/>
          <w:szCs w:val="28"/>
        </w:rPr>
      </w:pPr>
    </w:p>
    <w:p w14:paraId="71516B5B" w14:textId="77777777" w:rsidR="00A356CF" w:rsidRDefault="00A356CF" w:rsidP="00E21864">
      <w:pPr>
        <w:rPr>
          <w:rFonts w:ascii="楷体" w:eastAsia="楷体" w:hAnsi="楷体"/>
          <w:sz w:val="28"/>
          <w:szCs w:val="28"/>
        </w:rPr>
      </w:pPr>
    </w:p>
    <w:p w14:paraId="7552F7A4" w14:textId="77777777" w:rsidR="00A356CF" w:rsidRPr="00E21864" w:rsidRDefault="00A356CF" w:rsidP="00E21864">
      <w:pPr>
        <w:rPr>
          <w:rFonts w:ascii="楷体" w:eastAsia="楷体" w:hAnsi="楷体" w:hint="eastAsia"/>
          <w:sz w:val="28"/>
          <w:szCs w:val="28"/>
        </w:rPr>
      </w:pPr>
    </w:p>
    <w:p w14:paraId="3CD34E1C" w14:textId="6420881F" w:rsidR="00E95841" w:rsidRPr="004178C4" w:rsidRDefault="000E17A5" w:rsidP="00B434BD">
      <w:pPr>
        <w:pStyle w:val="1"/>
        <w:numPr>
          <w:ilvl w:val="0"/>
          <w:numId w:val="1"/>
        </w:numPr>
        <w:rPr>
          <w:rFonts w:ascii="楷体" w:eastAsia="楷体" w:hAnsi="楷体" w:hint="eastAsia"/>
          <w:b/>
          <w:bCs/>
          <w:color w:val="auto"/>
          <w:sz w:val="36"/>
          <w:szCs w:val="36"/>
        </w:rPr>
      </w:pPr>
      <w:bookmarkStart w:id="52" w:name="_Toc231143511"/>
      <w:bookmarkStart w:id="53" w:name="_Toc231144041"/>
      <w:r w:rsidRPr="004178C4">
        <w:rPr>
          <w:rFonts w:ascii="楷体" w:eastAsia="楷体" w:hAnsi="楷体" w:hint="eastAsia"/>
          <w:b/>
          <w:bCs/>
          <w:color w:val="auto"/>
          <w:sz w:val="36"/>
          <w:szCs w:val="36"/>
        </w:rPr>
        <w:lastRenderedPageBreak/>
        <w:t>投资逻辑</w:t>
      </w:r>
      <w:bookmarkEnd w:id="52"/>
      <w:bookmarkEnd w:id="53"/>
    </w:p>
    <w:p w14:paraId="23E9B46C" w14:textId="6EE9F59F" w:rsidR="00B434BD" w:rsidRPr="00E063B8" w:rsidRDefault="00512148" w:rsidP="00512148">
      <w:pPr>
        <w:pStyle w:val="2"/>
        <w:numPr>
          <w:ilvl w:val="1"/>
          <w:numId w:val="1"/>
        </w:numPr>
        <w:rPr>
          <w:rFonts w:ascii="楷体" w:eastAsia="楷体" w:hAnsi="楷体" w:hint="eastAsia"/>
          <w:b/>
          <w:bCs/>
          <w:color w:val="auto"/>
          <w:sz w:val="32"/>
          <w:szCs w:val="32"/>
        </w:rPr>
      </w:pPr>
      <w:bookmarkStart w:id="54" w:name="_Toc231143512"/>
      <w:bookmarkStart w:id="55" w:name="_Toc231144042"/>
      <w:r w:rsidRPr="00E063B8">
        <w:rPr>
          <w:rFonts w:ascii="楷体" w:eastAsia="楷体" w:hAnsi="楷体" w:hint="eastAsia"/>
          <w:b/>
          <w:bCs/>
          <w:color w:val="auto"/>
          <w:sz w:val="32"/>
          <w:szCs w:val="32"/>
        </w:rPr>
        <w:t>AI算力拉动光通信全链路需求</w:t>
      </w:r>
      <w:bookmarkEnd w:id="54"/>
      <w:bookmarkEnd w:id="55"/>
    </w:p>
    <w:p w14:paraId="1F54F0D1" w14:textId="0E485B78" w:rsidR="003738CC" w:rsidRPr="00E21864" w:rsidRDefault="0000204C" w:rsidP="000E0BC0">
      <w:pPr>
        <w:ind w:firstLineChars="200" w:firstLine="560"/>
        <w:rPr>
          <w:rFonts w:ascii="楷体" w:eastAsia="楷体" w:hAnsi="楷体" w:hint="eastAsia"/>
          <w:sz w:val="28"/>
          <w:szCs w:val="28"/>
        </w:rPr>
      </w:pPr>
      <w:r w:rsidRPr="00E21864">
        <w:rPr>
          <w:rFonts w:ascii="楷体" w:eastAsia="楷体" w:hAnsi="楷体" w:hint="eastAsia"/>
          <w:sz w:val="28"/>
          <w:szCs w:val="28"/>
        </w:rPr>
        <w:t>从2023年gpt问世以来，各大云服务厂商就在强力扩充自身算力规模。</w:t>
      </w:r>
      <w:r w:rsidR="003738CC" w:rsidRPr="00E21864">
        <w:rPr>
          <w:rFonts w:ascii="楷体" w:eastAsia="楷体" w:hAnsi="楷体" w:hint="eastAsia"/>
          <w:sz w:val="28"/>
          <w:szCs w:val="28"/>
        </w:rPr>
        <w:t>2026年初claude code和openclaw</w:t>
      </w:r>
      <w:r w:rsidRPr="00E21864">
        <w:rPr>
          <w:rFonts w:ascii="楷体" w:eastAsia="楷体" w:hAnsi="楷体" w:hint="eastAsia"/>
          <w:sz w:val="28"/>
          <w:szCs w:val="28"/>
        </w:rPr>
        <w:t>等智能体问世之后，对于算力的紧缺更进一步。</w:t>
      </w:r>
      <w:r w:rsidR="00FC4712">
        <w:rPr>
          <w:rFonts w:ascii="楷体" w:eastAsia="楷体" w:hAnsi="楷体" w:hint="eastAsia"/>
          <w:sz w:val="28"/>
          <w:szCs w:val="28"/>
        </w:rPr>
        <w:t>2026年第一季度，</w:t>
      </w:r>
      <w:r w:rsidR="00D244FD">
        <w:rPr>
          <w:rFonts w:ascii="楷体" w:eastAsia="楷体" w:hAnsi="楷体" w:hint="eastAsia"/>
          <w:sz w:val="28"/>
          <w:szCs w:val="28"/>
        </w:rPr>
        <w:t>以微软，亚马逊，谷歌和meta为代表的</w:t>
      </w:r>
      <w:r w:rsidR="00307DF9" w:rsidRPr="00E21864">
        <w:rPr>
          <w:rFonts w:ascii="楷体" w:eastAsia="楷体" w:hAnsi="楷体" w:hint="eastAsia"/>
          <w:sz w:val="28"/>
          <w:szCs w:val="28"/>
        </w:rPr>
        <w:t>海外</w:t>
      </w:r>
      <w:commentRangeStart w:id="56"/>
      <w:commentRangeStart w:id="57"/>
      <w:r w:rsidR="00307DF9" w:rsidRPr="00E21864">
        <w:rPr>
          <w:rFonts w:ascii="楷体" w:eastAsia="楷体" w:hAnsi="楷体" w:hint="eastAsia"/>
          <w:sz w:val="28"/>
          <w:szCs w:val="28"/>
        </w:rPr>
        <w:t>四</w:t>
      </w:r>
      <w:r w:rsidR="00D244FD">
        <w:rPr>
          <w:rFonts w:ascii="楷体" w:eastAsia="楷体" w:hAnsi="楷体" w:hint="eastAsia"/>
          <w:sz w:val="28"/>
          <w:szCs w:val="28"/>
        </w:rPr>
        <w:t>大</w:t>
      </w:r>
      <w:r w:rsidR="00307DF9" w:rsidRPr="00E21864">
        <w:rPr>
          <w:rFonts w:ascii="楷体" w:eastAsia="楷体" w:hAnsi="楷体" w:hint="eastAsia"/>
          <w:sz w:val="28"/>
          <w:szCs w:val="28"/>
        </w:rPr>
        <w:t>云</w:t>
      </w:r>
      <w:commentRangeEnd w:id="56"/>
      <w:r w:rsidR="00D244FD">
        <w:rPr>
          <w:rStyle w:val="af6"/>
          <w:rFonts w:ascii="楷体" w:eastAsia="楷体" w:hAnsi="楷体" w:hint="eastAsia"/>
          <w:sz w:val="28"/>
          <w:szCs w:val="28"/>
        </w:rPr>
        <w:commentReference w:id="56"/>
      </w:r>
      <w:commentRangeEnd w:id="57"/>
      <w:r w:rsidR="00725081">
        <w:rPr>
          <w:rStyle w:val="af6"/>
          <w:rFonts w:ascii="楷体" w:eastAsia="楷体" w:hAnsi="楷体" w:hint="eastAsia"/>
          <w:sz w:val="28"/>
          <w:szCs w:val="28"/>
        </w:rPr>
        <w:commentReference w:id="57"/>
      </w:r>
      <w:r w:rsidR="00D244FD">
        <w:rPr>
          <w:rFonts w:ascii="楷体" w:eastAsia="楷体" w:hAnsi="楷体" w:hint="eastAsia"/>
          <w:sz w:val="28"/>
          <w:szCs w:val="28"/>
        </w:rPr>
        <w:t>厂</w:t>
      </w:r>
      <w:r w:rsidR="00307DF9" w:rsidRPr="00E21864">
        <w:rPr>
          <w:rFonts w:ascii="楷体" w:eastAsia="楷体" w:hAnsi="楷体" w:hint="eastAsia"/>
          <w:sz w:val="28"/>
          <w:szCs w:val="28"/>
        </w:rPr>
        <w:t>capex</w:t>
      </w:r>
      <w:commentRangeStart w:id="58"/>
      <w:commentRangeStart w:id="59"/>
      <w:r w:rsidR="00307DF9" w:rsidRPr="00E21864">
        <w:rPr>
          <w:rFonts w:ascii="楷体" w:eastAsia="楷体" w:hAnsi="楷体" w:hint="eastAsia"/>
          <w:sz w:val="28"/>
          <w:szCs w:val="28"/>
        </w:rPr>
        <w:t>增速达到高峰</w:t>
      </w:r>
      <w:commentRangeEnd w:id="58"/>
      <w:r w:rsidR="009068A2" w:rsidRPr="00E21864">
        <w:rPr>
          <w:rStyle w:val="af6"/>
          <w:rFonts w:ascii="楷体" w:eastAsia="楷体" w:hAnsi="楷体" w:hint="eastAsia"/>
          <w:sz w:val="28"/>
          <w:szCs w:val="28"/>
        </w:rPr>
        <w:commentReference w:id="58"/>
      </w:r>
      <w:commentRangeEnd w:id="59"/>
      <w:r w:rsidR="00725081" w:rsidRPr="00E21864">
        <w:rPr>
          <w:rStyle w:val="af6"/>
          <w:rFonts w:ascii="楷体" w:eastAsia="楷体" w:hAnsi="楷体" w:hint="eastAsia"/>
          <w:sz w:val="28"/>
          <w:szCs w:val="28"/>
        </w:rPr>
        <w:commentReference w:id="59"/>
      </w:r>
      <w:r w:rsidR="00307DF9" w:rsidRPr="00E21864">
        <w:rPr>
          <w:rFonts w:ascii="楷体" w:eastAsia="楷体" w:hAnsi="楷体" w:hint="eastAsia"/>
          <w:sz w:val="28"/>
          <w:szCs w:val="28"/>
        </w:rPr>
        <w:t>，国内</w:t>
      </w:r>
      <w:r w:rsidR="00332CEA">
        <w:rPr>
          <w:rFonts w:ascii="楷体" w:eastAsia="楷体" w:hAnsi="楷体" w:hint="eastAsia"/>
          <w:sz w:val="28"/>
          <w:szCs w:val="28"/>
        </w:rPr>
        <w:t>光</w:t>
      </w:r>
      <w:r w:rsidR="00307DF9" w:rsidRPr="00E21864">
        <w:rPr>
          <w:rFonts w:ascii="楷体" w:eastAsia="楷体" w:hAnsi="楷体" w:hint="eastAsia"/>
          <w:sz w:val="28"/>
          <w:szCs w:val="28"/>
        </w:rPr>
        <w:t>通信增速也达到近年峰值，拐点远未得见</w:t>
      </w:r>
      <w:r w:rsidR="009068A2">
        <w:rPr>
          <w:rFonts w:ascii="楷体" w:eastAsia="楷体" w:hAnsi="楷体" w:hint="eastAsia"/>
          <w:sz w:val="28"/>
          <w:szCs w:val="28"/>
        </w:rPr>
        <w:t>。</w:t>
      </w:r>
      <w:r w:rsidR="00332CEA">
        <w:rPr>
          <w:rFonts w:ascii="楷体" w:eastAsia="楷体" w:hAnsi="楷体" w:hint="eastAsia"/>
          <w:sz w:val="28"/>
          <w:szCs w:val="28"/>
        </w:rPr>
        <w:t>在这一前提下，光模块的短期需求也清晰且有力的。</w:t>
      </w:r>
    </w:p>
    <w:p w14:paraId="057C8292" w14:textId="19D1E892" w:rsidR="006949C5" w:rsidRPr="00E21864" w:rsidRDefault="009A6825" w:rsidP="006949C5">
      <w:pPr>
        <w:pStyle w:val="2"/>
        <w:numPr>
          <w:ilvl w:val="1"/>
          <w:numId w:val="1"/>
        </w:numPr>
        <w:rPr>
          <w:rFonts w:ascii="楷体" w:eastAsia="楷体" w:hAnsi="楷体" w:hint="eastAsia"/>
          <w:b/>
          <w:bCs/>
          <w:color w:val="auto"/>
          <w:sz w:val="32"/>
          <w:szCs w:val="32"/>
        </w:rPr>
      </w:pPr>
      <w:bookmarkStart w:id="60" w:name="_Toc231143513"/>
      <w:bookmarkStart w:id="61" w:name="_Toc231144043"/>
      <w:r w:rsidRPr="00E21864">
        <w:rPr>
          <w:rFonts w:ascii="楷体" w:eastAsia="楷体" w:hAnsi="楷体" w:hint="eastAsia"/>
          <w:b/>
          <w:bCs/>
          <w:color w:val="auto"/>
          <w:sz w:val="32"/>
          <w:szCs w:val="32"/>
        </w:rPr>
        <w:t>供需两端均可见</w:t>
      </w:r>
      <w:r w:rsidR="006949C5" w:rsidRPr="00E21864">
        <w:rPr>
          <w:rFonts w:ascii="楷体" w:eastAsia="楷体" w:hAnsi="楷体" w:hint="eastAsia"/>
          <w:b/>
          <w:bCs/>
          <w:color w:val="auto"/>
          <w:sz w:val="32"/>
          <w:szCs w:val="32"/>
        </w:rPr>
        <w:t>前景广阔</w:t>
      </w:r>
      <w:bookmarkEnd w:id="60"/>
      <w:bookmarkEnd w:id="61"/>
    </w:p>
    <w:p w14:paraId="70F2EC46" w14:textId="38B95F2B" w:rsidR="006949C5" w:rsidRPr="00E21864" w:rsidRDefault="006949C5" w:rsidP="00332CEA">
      <w:pPr>
        <w:ind w:firstLineChars="200" w:firstLine="560"/>
        <w:rPr>
          <w:rFonts w:ascii="楷体" w:eastAsia="楷体" w:hAnsi="楷体" w:hint="eastAsia"/>
          <w:sz w:val="28"/>
          <w:szCs w:val="32"/>
        </w:rPr>
      </w:pPr>
      <w:r w:rsidRPr="00E21864">
        <w:rPr>
          <w:rFonts w:ascii="楷体" w:eastAsia="楷体" w:hAnsi="楷体" w:hint="eastAsia"/>
          <w:sz w:val="28"/>
          <w:szCs w:val="32"/>
        </w:rPr>
        <w:t>AI数通光模块供给方面，从上游材料，中游器件，下游成品均宣布告急</w:t>
      </w:r>
      <w:r w:rsidR="00411A74" w:rsidRPr="00E21864">
        <w:rPr>
          <w:rFonts w:ascii="楷体" w:eastAsia="楷体" w:hAnsi="楷体" w:hint="eastAsia"/>
          <w:sz w:val="28"/>
          <w:szCs w:val="32"/>
        </w:rPr>
        <w:t>，短期内量价齐升格局确定，戴维斯双击时刻已至</w:t>
      </w:r>
      <w:r w:rsidR="009068A2">
        <w:rPr>
          <w:rFonts w:ascii="楷体" w:eastAsia="楷体" w:hAnsi="楷体" w:hint="eastAsia"/>
          <w:sz w:val="28"/>
          <w:szCs w:val="32"/>
        </w:rPr>
        <w:t>。</w:t>
      </w:r>
    </w:p>
    <w:p w14:paraId="63F5A616" w14:textId="140C091A" w:rsidR="00411A74" w:rsidRPr="00E21864" w:rsidRDefault="00411A74" w:rsidP="00332CEA">
      <w:pPr>
        <w:ind w:firstLineChars="200" w:firstLine="560"/>
        <w:rPr>
          <w:rFonts w:ascii="楷体" w:eastAsia="楷体" w:hAnsi="楷体" w:hint="eastAsia"/>
          <w:sz w:val="28"/>
          <w:szCs w:val="32"/>
        </w:rPr>
      </w:pPr>
      <w:r w:rsidRPr="00E21864">
        <w:rPr>
          <w:rFonts w:ascii="楷体" w:eastAsia="楷体" w:hAnsi="楷体" w:hint="eastAsia"/>
          <w:sz w:val="28"/>
          <w:szCs w:val="32"/>
        </w:rPr>
        <w:t>AI数通光模块需求方面，</w:t>
      </w:r>
      <w:r w:rsidR="00FC4712">
        <w:rPr>
          <w:rFonts w:ascii="楷体" w:eastAsia="楷体" w:hAnsi="楷体" w:hint="eastAsia"/>
          <w:sz w:val="28"/>
          <w:szCs w:val="32"/>
        </w:rPr>
        <w:t>2026年，</w:t>
      </w:r>
      <w:commentRangeStart w:id="62"/>
      <w:commentRangeStart w:id="63"/>
      <w:r w:rsidRPr="00E21864">
        <w:rPr>
          <w:rFonts w:ascii="楷体" w:eastAsia="楷体" w:hAnsi="楷体" w:hint="eastAsia"/>
          <w:sz w:val="28"/>
          <w:szCs w:val="32"/>
        </w:rPr>
        <w:t>四大云厂</w:t>
      </w:r>
      <w:r w:rsidR="00142ADE" w:rsidRPr="00E21864">
        <w:rPr>
          <w:rFonts w:ascii="楷体" w:eastAsia="楷体" w:hAnsi="楷体" w:hint="eastAsia"/>
          <w:sz w:val="28"/>
          <w:szCs w:val="32"/>
        </w:rPr>
        <w:t>Capex</w:t>
      </w:r>
      <w:r w:rsidR="00ED2FE6">
        <w:rPr>
          <w:rFonts w:ascii="楷体" w:eastAsia="楷体" w:hAnsi="楷体" w:hint="eastAsia"/>
          <w:sz w:val="28"/>
          <w:szCs w:val="32"/>
        </w:rPr>
        <w:t>根据其资本开支指引，</w:t>
      </w:r>
      <w:r w:rsidR="00142ADE" w:rsidRPr="00E21864">
        <w:rPr>
          <w:rFonts w:ascii="楷体" w:eastAsia="楷体" w:hAnsi="楷体" w:hint="eastAsia"/>
          <w:sz w:val="28"/>
          <w:szCs w:val="32"/>
        </w:rPr>
        <w:t>近乎翻倍，全球云服务商总capex</w:t>
      </w:r>
      <w:commentRangeEnd w:id="62"/>
      <w:r w:rsidR="009068A2">
        <w:rPr>
          <w:rStyle w:val="af6"/>
          <w:rFonts w:ascii="楷体" w:eastAsia="楷体" w:hAnsi="楷体" w:hint="eastAsia"/>
          <w:sz w:val="28"/>
          <w:szCs w:val="32"/>
        </w:rPr>
        <w:commentReference w:id="62"/>
      </w:r>
      <w:commentRangeEnd w:id="63"/>
      <w:r w:rsidR="00725081">
        <w:rPr>
          <w:rStyle w:val="af6"/>
          <w:rFonts w:ascii="楷体" w:eastAsia="楷体" w:hAnsi="楷体" w:hint="eastAsia"/>
          <w:sz w:val="28"/>
          <w:szCs w:val="32"/>
        </w:rPr>
        <w:commentReference w:id="63"/>
      </w:r>
      <w:r w:rsidR="00ED2FE6">
        <w:rPr>
          <w:rFonts w:ascii="楷体" w:eastAsia="楷体" w:hAnsi="楷体" w:hint="eastAsia"/>
          <w:sz w:val="28"/>
          <w:szCs w:val="32"/>
        </w:rPr>
        <w:t>预期</w:t>
      </w:r>
      <w:r w:rsidR="00F5510A">
        <w:rPr>
          <w:rFonts w:ascii="楷体" w:eastAsia="楷体" w:hAnsi="楷体" w:hint="eastAsia"/>
          <w:sz w:val="28"/>
          <w:szCs w:val="32"/>
        </w:rPr>
        <w:t>超过8000亿</w:t>
      </w:r>
      <w:r w:rsidR="00142ADE" w:rsidRPr="00E21864">
        <w:rPr>
          <w:rFonts w:ascii="楷体" w:eastAsia="楷体" w:hAnsi="楷体" w:hint="eastAsia"/>
          <w:sz w:val="28"/>
          <w:szCs w:val="32"/>
        </w:rPr>
        <w:t>，长协锁定层出不穷，中期需求强力且确定。</w:t>
      </w:r>
    </w:p>
    <w:p w14:paraId="356209A5" w14:textId="11039BDB" w:rsidR="00B46A83" w:rsidRPr="00E21864" w:rsidRDefault="00B46A83" w:rsidP="00B46A83">
      <w:pPr>
        <w:pStyle w:val="2"/>
        <w:numPr>
          <w:ilvl w:val="1"/>
          <w:numId w:val="1"/>
        </w:numPr>
        <w:rPr>
          <w:rFonts w:ascii="楷体" w:eastAsia="楷体" w:hAnsi="楷体" w:hint="eastAsia"/>
          <w:b/>
          <w:bCs/>
          <w:color w:val="auto"/>
          <w:sz w:val="32"/>
          <w:szCs w:val="32"/>
        </w:rPr>
      </w:pPr>
      <w:bookmarkStart w:id="64" w:name="_Toc231143514"/>
      <w:bookmarkStart w:id="65" w:name="_Toc231144044"/>
      <w:r w:rsidRPr="00E21864">
        <w:rPr>
          <w:rFonts w:ascii="楷体" w:eastAsia="楷体" w:hAnsi="楷体" w:hint="eastAsia"/>
          <w:b/>
          <w:bCs/>
          <w:color w:val="auto"/>
          <w:sz w:val="32"/>
          <w:szCs w:val="32"/>
        </w:rPr>
        <w:t>产业集中度强，马太效应明显</w:t>
      </w:r>
      <w:bookmarkEnd w:id="64"/>
      <w:bookmarkEnd w:id="65"/>
    </w:p>
    <w:p w14:paraId="65431E54" w14:textId="076A2A5C" w:rsidR="00B46A83" w:rsidRPr="00E21864" w:rsidRDefault="007E7FBD" w:rsidP="00332CEA">
      <w:pPr>
        <w:ind w:firstLineChars="200" w:firstLine="560"/>
        <w:rPr>
          <w:rFonts w:ascii="楷体" w:eastAsia="楷体" w:hAnsi="楷体" w:hint="eastAsia"/>
          <w:sz w:val="28"/>
          <w:szCs w:val="32"/>
        </w:rPr>
      </w:pPr>
      <w:r w:rsidRPr="00E21864">
        <w:rPr>
          <w:rFonts w:ascii="楷体" w:eastAsia="楷体" w:hAnsi="楷体" w:hint="eastAsia"/>
          <w:sz w:val="28"/>
          <w:szCs w:val="32"/>
        </w:rPr>
        <w:t>全产业已经形成以中际旭创，新易盛，光迅科技，lumentum和Finisar为主的几大寡头，</w:t>
      </w:r>
      <w:r w:rsidR="00AA0E70" w:rsidRPr="00E21864">
        <w:rPr>
          <w:rFonts w:ascii="楷体" w:eastAsia="楷体" w:hAnsi="楷体" w:hint="eastAsia"/>
          <w:sz w:val="28"/>
          <w:szCs w:val="32"/>
        </w:rPr>
        <w:t>市场格局清晰，强者恒强特性显著。</w:t>
      </w:r>
      <w:r w:rsidRPr="00E21864">
        <w:rPr>
          <w:rFonts w:ascii="楷体" w:eastAsia="楷体" w:hAnsi="楷体" w:hint="eastAsia"/>
          <w:sz w:val="28"/>
          <w:szCs w:val="32"/>
        </w:rPr>
        <w:t>且高速光模块技术壁垒高</w:t>
      </w:r>
      <w:r w:rsidR="00AA0E70" w:rsidRPr="00E21864">
        <w:rPr>
          <w:rFonts w:ascii="楷体" w:eastAsia="楷体" w:hAnsi="楷体" w:hint="eastAsia"/>
          <w:sz w:val="28"/>
          <w:szCs w:val="32"/>
        </w:rPr>
        <w:t>，</w:t>
      </w:r>
      <w:r w:rsidR="00337324" w:rsidRPr="00E21864">
        <w:rPr>
          <w:rFonts w:ascii="楷体" w:eastAsia="楷体" w:hAnsi="楷体" w:hint="eastAsia"/>
          <w:sz w:val="28"/>
          <w:szCs w:val="32"/>
        </w:rPr>
        <w:t>订单可见度清晰，</w:t>
      </w:r>
      <w:r w:rsidR="00AA0E70" w:rsidRPr="00E21864">
        <w:rPr>
          <w:rFonts w:ascii="楷体" w:eastAsia="楷体" w:hAnsi="楷体" w:hint="eastAsia"/>
          <w:sz w:val="28"/>
          <w:szCs w:val="32"/>
        </w:rPr>
        <w:t>不易陷入过量供给和价格内卷。</w:t>
      </w:r>
    </w:p>
    <w:p w14:paraId="58C873F2" w14:textId="16EBDE5D" w:rsidR="00AA0E70" w:rsidRPr="00E21864" w:rsidRDefault="00AA0E70" w:rsidP="00AA0E70">
      <w:pPr>
        <w:pStyle w:val="2"/>
        <w:numPr>
          <w:ilvl w:val="1"/>
          <w:numId w:val="1"/>
        </w:numPr>
        <w:rPr>
          <w:rFonts w:ascii="楷体" w:eastAsia="楷体" w:hAnsi="楷体" w:hint="eastAsia"/>
          <w:b/>
          <w:bCs/>
          <w:color w:val="auto"/>
          <w:sz w:val="32"/>
          <w:szCs w:val="32"/>
        </w:rPr>
      </w:pPr>
      <w:bookmarkStart w:id="66" w:name="_Toc231143515"/>
      <w:bookmarkStart w:id="67" w:name="_Toc231144045"/>
      <w:r w:rsidRPr="00E21864">
        <w:rPr>
          <w:rFonts w:ascii="楷体" w:eastAsia="楷体" w:hAnsi="楷体" w:hint="eastAsia"/>
          <w:b/>
          <w:bCs/>
          <w:color w:val="auto"/>
          <w:sz w:val="32"/>
          <w:szCs w:val="32"/>
        </w:rPr>
        <w:lastRenderedPageBreak/>
        <w:t>政策支持</w:t>
      </w:r>
      <w:bookmarkEnd w:id="66"/>
      <w:bookmarkEnd w:id="67"/>
    </w:p>
    <w:p w14:paraId="36C057D4" w14:textId="17168E8D" w:rsidR="004257C6" w:rsidRPr="00E21864" w:rsidRDefault="004257C6" w:rsidP="00332CEA">
      <w:pPr>
        <w:ind w:firstLineChars="200" w:firstLine="560"/>
        <w:rPr>
          <w:rFonts w:ascii="楷体" w:eastAsia="楷体" w:hAnsi="楷体" w:hint="eastAsia"/>
          <w:sz w:val="28"/>
          <w:szCs w:val="28"/>
        </w:rPr>
      </w:pPr>
      <w:r w:rsidRPr="00E21864">
        <w:rPr>
          <w:rFonts w:ascii="楷体" w:eastAsia="楷体" w:hAnsi="楷体" w:hint="eastAsia"/>
          <w:sz w:val="28"/>
          <w:szCs w:val="28"/>
        </w:rPr>
        <w:t>AI基础设施已被提升到国家战略层面。华西证券</w:t>
      </w:r>
      <w:r w:rsidR="00E57650">
        <w:rPr>
          <w:rFonts w:ascii="楷体" w:eastAsia="楷体" w:hAnsi="楷体" w:hint="eastAsia"/>
          <w:sz w:val="28"/>
          <w:szCs w:val="28"/>
        </w:rPr>
        <w:t>2025</w:t>
      </w:r>
      <w:commentRangeStart w:id="68"/>
      <w:commentRangeStart w:id="69"/>
      <w:r w:rsidRPr="00E21864">
        <w:rPr>
          <w:rFonts w:ascii="楷体" w:eastAsia="楷体" w:hAnsi="楷体" w:hint="eastAsia"/>
          <w:sz w:val="28"/>
          <w:szCs w:val="28"/>
        </w:rPr>
        <w:t>年度</w:t>
      </w:r>
      <w:commentRangeEnd w:id="68"/>
      <w:r w:rsidR="00637697" w:rsidRPr="00E21864">
        <w:rPr>
          <w:rStyle w:val="af6"/>
          <w:rFonts w:ascii="楷体" w:eastAsia="楷体" w:hAnsi="楷体" w:hint="eastAsia"/>
          <w:sz w:val="28"/>
          <w:szCs w:val="28"/>
        </w:rPr>
        <w:commentReference w:id="68"/>
      </w:r>
      <w:commentRangeEnd w:id="69"/>
      <w:r w:rsidR="00846BCF" w:rsidRPr="00E21864">
        <w:rPr>
          <w:rStyle w:val="af6"/>
          <w:rFonts w:ascii="楷体" w:eastAsia="楷体" w:hAnsi="楷体" w:hint="eastAsia"/>
          <w:sz w:val="28"/>
          <w:szCs w:val="28"/>
        </w:rPr>
        <w:commentReference w:id="69"/>
      </w:r>
      <w:r w:rsidRPr="00E21864">
        <w:rPr>
          <w:rFonts w:ascii="楷体" w:eastAsia="楷体" w:hAnsi="楷体" w:hint="eastAsia"/>
          <w:sz w:val="28"/>
          <w:szCs w:val="28"/>
        </w:rPr>
        <w:t>策略指出，国务院2025年7-8月连续发布AI相关文件，从顶层设计到产业落地的政策框架已基本成型。</w:t>
      </w:r>
      <w:r w:rsidR="00FA57D5">
        <w:rPr>
          <w:rFonts w:ascii="楷体" w:eastAsia="楷体" w:hAnsi="楷体" w:hint="eastAsia"/>
          <w:sz w:val="28"/>
          <w:szCs w:val="28"/>
        </w:rPr>
        <w:t>2026年两会期间</w:t>
      </w:r>
      <w:r w:rsidRPr="00E21864">
        <w:rPr>
          <w:rFonts w:ascii="楷体" w:eastAsia="楷体" w:hAnsi="楷体" w:hint="eastAsia"/>
          <w:sz w:val="28"/>
          <w:szCs w:val="28"/>
        </w:rPr>
        <w:t>，中央也明确提出了承接十四五总体规划，继续加强加快全国算力网络和基础设施以适配AI新发展格局的要求。</w:t>
      </w:r>
    </w:p>
    <w:p w14:paraId="0BF62913" w14:textId="77777777" w:rsidR="004257C6" w:rsidRPr="00E21864" w:rsidRDefault="004257C6" w:rsidP="00332CEA">
      <w:pPr>
        <w:ind w:firstLineChars="200" w:firstLine="560"/>
        <w:rPr>
          <w:rFonts w:ascii="楷体" w:eastAsia="楷体" w:hAnsi="楷体" w:hint="eastAsia"/>
          <w:sz w:val="28"/>
          <w:szCs w:val="28"/>
        </w:rPr>
      </w:pPr>
      <w:r w:rsidRPr="00E21864">
        <w:rPr>
          <w:rFonts w:ascii="楷体" w:eastAsia="楷体" w:hAnsi="楷体" w:hint="eastAsia"/>
          <w:sz w:val="28"/>
          <w:szCs w:val="28"/>
        </w:rPr>
        <w:t>政策层面的核心逻辑是：算力基础设施类似于高铁、电网，是数字经济时代的新型"基建"。中国要通过"东数西算"工程和算力枢纽节点建设，系统性地布局智算中心网络。</w:t>
      </w:r>
    </w:p>
    <w:p w14:paraId="7D927532" w14:textId="77777777" w:rsidR="004257C6" w:rsidRPr="00E21864" w:rsidRDefault="004257C6" w:rsidP="00332CEA">
      <w:pPr>
        <w:ind w:firstLineChars="200" w:firstLine="560"/>
        <w:rPr>
          <w:rFonts w:ascii="楷体" w:eastAsia="楷体" w:hAnsi="楷体" w:hint="eastAsia"/>
          <w:sz w:val="28"/>
          <w:szCs w:val="28"/>
        </w:rPr>
      </w:pPr>
      <w:r w:rsidRPr="00E21864">
        <w:rPr>
          <w:rFonts w:ascii="楷体" w:eastAsia="楷体" w:hAnsi="楷体" w:hint="eastAsia"/>
          <w:sz w:val="28"/>
          <w:szCs w:val="28"/>
        </w:rPr>
        <w:t>这带来的直接利好是：政策驱动的算力建设需求独立于市场化Capex周期，提供了一个额外的需求安全垫。即使海外云商Capex短期波动，国内政策驱动的算力建设仍在持续推进，从而形成从产业界到国家基建层面的双轮驱动。</w:t>
      </w:r>
    </w:p>
    <w:p w14:paraId="3F54B255" w14:textId="77777777" w:rsidR="00116DDF" w:rsidRPr="00547A82" w:rsidRDefault="00116DDF" w:rsidP="005D0B3A">
      <w:pPr>
        <w:rPr>
          <w:rFonts w:ascii="楷体" w:eastAsia="楷体" w:hAnsi="楷体" w:hint="eastAsia"/>
          <w:szCs w:val="22"/>
        </w:rPr>
      </w:pPr>
    </w:p>
    <w:p w14:paraId="76A70150" w14:textId="77777777" w:rsidR="004257C6" w:rsidRPr="00396B2A" w:rsidRDefault="004257C6" w:rsidP="005D0B3A">
      <w:pPr>
        <w:pStyle w:val="af"/>
        <w:ind w:left="360"/>
        <w:jc w:val="center"/>
        <w:rPr>
          <w:rFonts w:ascii="楷体" w:eastAsia="楷体" w:hAnsi="楷体" w:hint="eastAsia"/>
          <w:sz w:val="16"/>
          <w:szCs w:val="16"/>
        </w:rPr>
      </w:pPr>
      <w:r w:rsidRPr="00396B2A">
        <w:rPr>
          <w:rFonts w:ascii="楷体" w:eastAsia="楷体" w:hAnsi="楷体" w:hint="eastAsia"/>
          <w:sz w:val="21"/>
          <w:szCs w:val="16"/>
        </w:rPr>
        <w:t>表：中央政策</w:t>
      </w:r>
    </w:p>
    <w:tbl>
      <w:tblPr>
        <w:tblStyle w:val="ab"/>
        <w:tblW w:w="10349" w:type="dxa"/>
        <w:tblInd w:w="-998" w:type="dxa"/>
        <w:tblLook w:val="04A0" w:firstRow="1" w:lastRow="0" w:firstColumn="1" w:lastColumn="0" w:noHBand="0" w:noVBand="1"/>
      </w:tblPr>
      <w:tblGrid>
        <w:gridCol w:w="2694"/>
        <w:gridCol w:w="2127"/>
        <w:gridCol w:w="5528"/>
      </w:tblGrid>
      <w:tr w:rsidR="004257C6" w:rsidRPr="00805009" w14:paraId="38151600" w14:textId="77777777" w:rsidTr="008C2D90">
        <w:tc>
          <w:tcPr>
            <w:tcW w:w="2694" w:type="dxa"/>
            <w:tcBorders>
              <w:bottom w:val="single" w:sz="4" w:space="0" w:color="auto"/>
            </w:tcBorders>
          </w:tcPr>
          <w:p w14:paraId="7FEA478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政策名称</w:t>
            </w:r>
          </w:p>
        </w:tc>
        <w:tc>
          <w:tcPr>
            <w:tcW w:w="2127" w:type="dxa"/>
            <w:tcBorders>
              <w:bottom w:val="single" w:sz="4" w:space="0" w:color="auto"/>
            </w:tcBorders>
          </w:tcPr>
          <w:p w14:paraId="59C714C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政策主体</w:t>
            </w:r>
          </w:p>
        </w:tc>
        <w:tc>
          <w:tcPr>
            <w:tcW w:w="5528" w:type="dxa"/>
            <w:tcBorders>
              <w:bottom w:val="single" w:sz="4" w:space="0" w:color="auto"/>
            </w:tcBorders>
          </w:tcPr>
          <w:p w14:paraId="4575178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政策要点</w:t>
            </w:r>
          </w:p>
        </w:tc>
      </w:tr>
      <w:tr w:rsidR="004257C6" w:rsidRPr="00805009" w14:paraId="2630B545" w14:textId="77777777" w:rsidTr="008C2D90">
        <w:tc>
          <w:tcPr>
            <w:tcW w:w="2694" w:type="dxa"/>
            <w:tcBorders>
              <w:bottom w:val="nil"/>
            </w:tcBorders>
          </w:tcPr>
          <w:p w14:paraId="1BF9C40F"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《中共中央关于制定国民经济和社会发展第十五个五年规划和二〇三五年远景目标的建议》</w:t>
            </w:r>
          </w:p>
        </w:tc>
        <w:tc>
          <w:tcPr>
            <w:tcW w:w="2127" w:type="dxa"/>
            <w:tcBorders>
              <w:bottom w:val="nil"/>
            </w:tcBorders>
          </w:tcPr>
          <w:p w14:paraId="57E346E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中共中央</w:t>
            </w:r>
          </w:p>
        </w:tc>
        <w:tc>
          <w:tcPr>
            <w:tcW w:w="5528" w:type="dxa"/>
            <w:tcBorders>
              <w:bottom w:val="nil"/>
            </w:tcBorders>
          </w:tcPr>
          <w:p w14:paraId="45248C8C"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适度超前建设新型基础设施；推进信息通信网络、全国一体化算力网、重大科技基础设施等建设和集约高效利用</w:t>
            </w:r>
          </w:p>
        </w:tc>
      </w:tr>
      <w:tr w:rsidR="004257C6" w:rsidRPr="00805009" w14:paraId="315FE758" w14:textId="77777777" w:rsidTr="008C2D90">
        <w:tc>
          <w:tcPr>
            <w:tcW w:w="2694" w:type="dxa"/>
            <w:tcBorders>
              <w:bottom w:val="single" w:sz="4" w:space="0" w:color="auto"/>
            </w:tcBorders>
          </w:tcPr>
          <w:p w14:paraId="35A6ECD0"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《中华人民共和国国民经济和社会发展第十五个五年规划和2035年远景目标纲要》</w:t>
            </w:r>
          </w:p>
        </w:tc>
        <w:tc>
          <w:tcPr>
            <w:tcW w:w="2127" w:type="dxa"/>
            <w:tcBorders>
              <w:bottom w:val="single" w:sz="4" w:space="0" w:color="auto"/>
            </w:tcBorders>
          </w:tcPr>
          <w:p w14:paraId="5FD7ABBF"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国务院/全国人大</w:t>
            </w:r>
          </w:p>
        </w:tc>
        <w:tc>
          <w:tcPr>
            <w:tcW w:w="5528" w:type="dxa"/>
            <w:tcBorders>
              <w:bottom w:val="single" w:sz="4" w:space="0" w:color="auto"/>
            </w:tcBorders>
          </w:tcPr>
          <w:p w14:paraId="6FE4A376"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提升数智化发展水平单独成篇；强化算力算法数据高效供给；建设新一代超算、通算、智算设施体系；论证建设超大规模智算集群；推动算力设施市场化运营；支持政府购买算力服务、算力租赁；推动绿色电力与算力协同布局；建设算力监测调度平台；培育自主可控软硬件生态；创新</w:t>
            </w:r>
            <w:r w:rsidRPr="00805009">
              <w:rPr>
                <w:rFonts w:ascii="楷体" w:eastAsia="楷体" w:hAnsi="楷体" w:hint="eastAsia"/>
                <w:sz w:val="21"/>
                <w:szCs w:val="21"/>
              </w:rPr>
              <w:lastRenderedPageBreak/>
              <w:t>发展标准化可扩展的智算云服务</w:t>
            </w:r>
          </w:p>
        </w:tc>
      </w:tr>
      <w:tr w:rsidR="004257C6" w:rsidRPr="00805009" w14:paraId="74D9E2B4" w14:textId="77777777" w:rsidTr="008C2D90">
        <w:tc>
          <w:tcPr>
            <w:tcW w:w="2694" w:type="dxa"/>
            <w:tcBorders>
              <w:bottom w:val="single" w:sz="4" w:space="0" w:color="auto"/>
            </w:tcBorders>
          </w:tcPr>
          <w:p w14:paraId="473AF003"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lastRenderedPageBreak/>
              <w:t>《关于推动新型信息基础设施协调发展有关事项的通知》</w:t>
            </w:r>
          </w:p>
        </w:tc>
        <w:tc>
          <w:tcPr>
            <w:tcW w:w="2127" w:type="dxa"/>
            <w:tcBorders>
              <w:bottom w:val="single" w:sz="4" w:space="0" w:color="auto"/>
            </w:tcBorders>
          </w:tcPr>
          <w:p w14:paraId="3B16832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工信部等</w:t>
            </w:r>
          </w:p>
          <w:p w14:paraId="69B21D66" w14:textId="77777777" w:rsidR="004257C6" w:rsidRPr="00805009" w:rsidRDefault="004257C6" w:rsidP="00FD1EE3">
            <w:pPr>
              <w:jc w:val="center"/>
              <w:rPr>
                <w:rFonts w:ascii="楷体" w:eastAsia="楷体" w:hAnsi="楷体" w:hint="eastAsia"/>
                <w:sz w:val="21"/>
                <w:szCs w:val="21"/>
              </w:rPr>
            </w:pPr>
          </w:p>
        </w:tc>
        <w:tc>
          <w:tcPr>
            <w:tcW w:w="5528" w:type="dxa"/>
            <w:tcBorders>
              <w:bottom w:val="single" w:sz="4" w:space="0" w:color="auto"/>
            </w:tcBorders>
          </w:tcPr>
          <w:p w14:paraId="411F9D14" w14:textId="3E484761" w:rsidR="004257C6" w:rsidRPr="00805009" w:rsidRDefault="004257C6" w:rsidP="004D7A83">
            <w:pPr>
              <w:rPr>
                <w:rFonts w:ascii="楷体" w:eastAsia="楷体" w:hAnsi="楷体" w:hint="eastAsia"/>
                <w:sz w:val="21"/>
                <w:szCs w:val="21"/>
              </w:rPr>
            </w:pPr>
            <w:r w:rsidRPr="00805009">
              <w:rPr>
                <w:rFonts w:ascii="楷体" w:eastAsia="楷体" w:hAnsi="楷体" w:hint="eastAsia"/>
                <w:sz w:val="21"/>
                <w:szCs w:val="21"/>
              </w:rPr>
              <w:t>深化5G、千兆光网规模部署；推进5G-A、万兆光网建设；建设100万个50G-PON端口；加快5G-A规模商用（建设50万个基站）；加强6G技术研发、标准研制和应用验证；统筹推进卫星互联网星座建设；完善民用空间基础设施</w:t>
            </w:r>
          </w:p>
        </w:tc>
      </w:tr>
      <w:tr w:rsidR="004257C6" w:rsidRPr="00805009" w14:paraId="6042D3A8" w14:textId="77777777" w:rsidTr="008C2D90">
        <w:tc>
          <w:tcPr>
            <w:tcW w:w="2694" w:type="dxa"/>
            <w:tcBorders>
              <w:top w:val="single" w:sz="4" w:space="0" w:color="auto"/>
            </w:tcBorders>
          </w:tcPr>
          <w:p w14:paraId="65DAF672"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深入实施 “东数西算” 工程加快构建全国一体化算力网的实施意见</w:t>
            </w:r>
          </w:p>
        </w:tc>
        <w:tc>
          <w:tcPr>
            <w:tcW w:w="2127" w:type="dxa"/>
            <w:tcBorders>
              <w:top w:val="single" w:sz="4" w:space="0" w:color="auto"/>
            </w:tcBorders>
          </w:tcPr>
          <w:p w14:paraId="1C2D525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国家发改委等五部门</w:t>
            </w:r>
          </w:p>
        </w:tc>
        <w:tc>
          <w:tcPr>
            <w:tcW w:w="5528" w:type="dxa"/>
            <w:tcBorders>
              <w:top w:val="single" w:sz="4" w:space="0" w:color="auto"/>
            </w:tcBorders>
          </w:tcPr>
          <w:p w14:paraId="1AA2527A" w14:textId="75E72469" w:rsidR="004257C6" w:rsidRPr="00805009" w:rsidRDefault="004257C6" w:rsidP="004D7A83">
            <w:pPr>
              <w:rPr>
                <w:rFonts w:ascii="楷体" w:eastAsia="楷体" w:hAnsi="楷体" w:hint="eastAsia"/>
                <w:sz w:val="21"/>
                <w:szCs w:val="21"/>
              </w:rPr>
            </w:pPr>
            <w:r w:rsidRPr="00805009">
              <w:rPr>
                <w:rFonts w:ascii="楷体" w:eastAsia="楷体" w:hAnsi="楷体"/>
                <w:sz w:val="21"/>
                <w:szCs w:val="21"/>
              </w:rPr>
              <w:t>到 2025 年底，通用算力、智能算力、超级算力等多元算力加速集聚，国家枢纽节点地区各类新增算力占全国新增算力的 60% 以上，国家枢纽节点算力资源使用率显著超过全国平均水平</w:t>
            </w:r>
          </w:p>
        </w:tc>
      </w:tr>
      <w:tr w:rsidR="004257C6" w:rsidRPr="00805009" w14:paraId="1E2E4154" w14:textId="77777777" w:rsidTr="008C2D90">
        <w:tc>
          <w:tcPr>
            <w:tcW w:w="2694" w:type="dxa"/>
          </w:tcPr>
          <w:p w14:paraId="7EBEBCD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算力基础设施高质量发展行动计划</w:t>
            </w:r>
          </w:p>
        </w:tc>
        <w:tc>
          <w:tcPr>
            <w:tcW w:w="2127" w:type="dxa"/>
          </w:tcPr>
          <w:p w14:paraId="765FFBD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工信部等六部门</w:t>
            </w:r>
          </w:p>
        </w:tc>
        <w:tc>
          <w:tcPr>
            <w:tcW w:w="5528" w:type="dxa"/>
          </w:tcPr>
          <w:p w14:paraId="5B4C6E3F"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年算力规模超过 300EFLOPS，智能算力占比达到 35%。推动算力结构多元配置，逐步提升智能算力占比，推动智能算力与通用算力协同，满足不同类型算力业务需求</w:t>
            </w:r>
          </w:p>
        </w:tc>
      </w:tr>
      <w:tr w:rsidR="004257C6" w:rsidRPr="00805009" w14:paraId="796B975E" w14:textId="77777777" w:rsidTr="008C2D90">
        <w:tc>
          <w:tcPr>
            <w:tcW w:w="2694" w:type="dxa"/>
          </w:tcPr>
          <w:p w14:paraId="6F8CF034"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数字中国建设整体布局规划</w:t>
            </w:r>
          </w:p>
        </w:tc>
        <w:tc>
          <w:tcPr>
            <w:tcW w:w="2127" w:type="dxa"/>
          </w:tcPr>
          <w:p w14:paraId="0CE8000B"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国务院</w:t>
            </w:r>
          </w:p>
        </w:tc>
        <w:tc>
          <w:tcPr>
            <w:tcW w:w="5528" w:type="dxa"/>
          </w:tcPr>
          <w:p w14:paraId="3B5650EE" w14:textId="77777777" w:rsidR="004257C6" w:rsidRPr="00805009" w:rsidRDefault="004257C6" w:rsidP="00FD1EE3">
            <w:pPr>
              <w:rPr>
                <w:rFonts w:ascii="楷体" w:eastAsia="楷体" w:hAnsi="楷体" w:hint="eastAsia"/>
                <w:sz w:val="21"/>
                <w:szCs w:val="21"/>
              </w:rPr>
            </w:pPr>
            <w:r w:rsidRPr="00805009">
              <w:rPr>
                <w:rFonts w:ascii="楷体" w:eastAsia="楷体" w:hAnsi="楷体" w:hint="eastAsia"/>
                <w:sz w:val="21"/>
                <w:szCs w:val="21"/>
              </w:rPr>
              <w:t>系统优化算力基础设施布局，促进东西部算力高效互补和协同联动，引导通用数据中心超算中心、智能计算中心、边缘数据中心等合理梯次布局</w:t>
            </w:r>
          </w:p>
        </w:tc>
      </w:tr>
      <w:tr w:rsidR="004257C6" w:rsidRPr="00805009" w14:paraId="6FFC4494" w14:textId="77777777" w:rsidTr="008C2D90">
        <w:tc>
          <w:tcPr>
            <w:tcW w:w="2694" w:type="dxa"/>
          </w:tcPr>
          <w:p w14:paraId="2F9AFA5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国家发展改革委等部门关于同意京津冀地区启动建设全国一体化算力网络国家枢纽节点的复函</w:t>
            </w:r>
          </w:p>
        </w:tc>
        <w:tc>
          <w:tcPr>
            <w:tcW w:w="2127" w:type="dxa"/>
          </w:tcPr>
          <w:p w14:paraId="6782CBE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国家发改委等四部门</w:t>
            </w:r>
          </w:p>
        </w:tc>
        <w:tc>
          <w:tcPr>
            <w:tcW w:w="5528" w:type="dxa"/>
          </w:tcPr>
          <w:p w14:paraId="1FD6014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同意在京津冀地区启动建设全国一体化算力网络国家枢纽节点，发展高密度高能效、低碳数据中心集群，通过云网协同、云边协同等优化数据中心供给结构，扩展算力增长空间，实现大规模算力部署</w:t>
            </w:r>
          </w:p>
        </w:tc>
      </w:tr>
      <w:tr w:rsidR="004257C6" w:rsidRPr="00805009" w14:paraId="538E8EB7" w14:textId="77777777" w:rsidTr="008C2D90">
        <w:tc>
          <w:tcPr>
            <w:tcW w:w="2694" w:type="dxa"/>
          </w:tcPr>
          <w:p w14:paraId="3BDFD3A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“十四五” 国家信息化规划</w:t>
            </w:r>
          </w:p>
        </w:tc>
        <w:tc>
          <w:tcPr>
            <w:tcW w:w="2127" w:type="dxa"/>
          </w:tcPr>
          <w:p w14:paraId="14C7B17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中央网络安全和信息化委员会</w:t>
            </w:r>
          </w:p>
        </w:tc>
        <w:tc>
          <w:tcPr>
            <w:tcW w:w="5528" w:type="dxa"/>
          </w:tcPr>
          <w:p w14:paraId="4BF00F7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统筹建设面向区块链和人工智能等的算力和算法中心，构建具备周边环境感应能力和反馈回应能力的边缘计算节点提供低时延、高可靠强安全边缘计算服务</w:t>
            </w:r>
          </w:p>
        </w:tc>
      </w:tr>
      <w:tr w:rsidR="004257C6" w:rsidRPr="00805009" w14:paraId="0D573A71" w14:textId="77777777" w:rsidTr="008C2D90">
        <w:tc>
          <w:tcPr>
            <w:tcW w:w="2694" w:type="dxa"/>
          </w:tcPr>
          <w:p w14:paraId="1F05E2B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“十四五” 大数据产业发展规划</w:t>
            </w:r>
          </w:p>
        </w:tc>
        <w:tc>
          <w:tcPr>
            <w:tcW w:w="2127" w:type="dxa"/>
          </w:tcPr>
          <w:p w14:paraId="3FD65C7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工信部</w:t>
            </w:r>
          </w:p>
        </w:tc>
        <w:tc>
          <w:tcPr>
            <w:tcW w:w="5528" w:type="dxa"/>
          </w:tcPr>
          <w:p w14:paraId="1DA63BF7"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加快构建全国一体化大数据中心体系，推进国家工业互联网大数据中心建设强化算力统筹智能调度，建设若干国家枢纽节点和大数据中心集群。建设高性能计算集群，合理部署超级计算中心</w:t>
            </w:r>
          </w:p>
        </w:tc>
      </w:tr>
    </w:tbl>
    <w:p w14:paraId="6669AE01" w14:textId="77777777" w:rsidR="004257C6" w:rsidRPr="00805009" w:rsidRDefault="004257C6" w:rsidP="005D0B3A">
      <w:pPr>
        <w:pStyle w:val="af"/>
        <w:ind w:left="360"/>
        <w:jc w:val="center"/>
        <w:rPr>
          <w:rFonts w:ascii="楷体" w:eastAsia="楷体" w:hAnsi="楷体" w:hint="eastAsia"/>
          <w:sz w:val="21"/>
          <w:szCs w:val="21"/>
        </w:rPr>
      </w:pPr>
    </w:p>
    <w:p w14:paraId="7F455BF6" w14:textId="702BF3AE" w:rsidR="004257C6" w:rsidRPr="004824E7" w:rsidRDefault="004257C6" w:rsidP="005D0B3A">
      <w:pPr>
        <w:pStyle w:val="af"/>
        <w:ind w:left="360"/>
        <w:jc w:val="center"/>
        <w:rPr>
          <w:rFonts w:ascii="楷体" w:eastAsia="楷体" w:hAnsi="楷体" w:hint="eastAsia"/>
          <w:sz w:val="16"/>
          <w:szCs w:val="16"/>
        </w:rPr>
      </w:pPr>
      <w:r w:rsidRPr="004824E7">
        <w:rPr>
          <w:rFonts w:ascii="楷体" w:eastAsia="楷体" w:hAnsi="楷体" w:hint="eastAsia"/>
          <w:sz w:val="21"/>
          <w:szCs w:val="16"/>
        </w:rPr>
        <w:t>表：</w:t>
      </w:r>
      <w:r w:rsidR="00FA57D5">
        <w:rPr>
          <w:rFonts w:ascii="楷体" w:eastAsia="楷体" w:hAnsi="楷体" w:hint="eastAsia"/>
          <w:sz w:val="21"/>
          <w:szCs w:val="16"/>
        </w:rPr>
        <w:t>部分</w:t>
      </w:r>
      <w:commentRangeStart w:id="70"/>
      <w:commentRangeStart w:id="71"/>
      <w:r w:rsidRPr="004824E7">
        <w:rPr>
          <w:rFonts w:ascii="楷体" w:eastAsia="楷体" w:hAnsi="楷体" w:hint="eastAsia"/>
          <w:sz w:val="21"/>
          <w:szCs w:val="16"/>
        </w:rPr>
        <w:t>地方政策</w:t>
      </w:r>
      <w:commentRangeEnd w:id="70"/>
      <w:r w:rsidR="00637697" w:rsidRPr="004824E7">
        <w:rPr>
          <w:rStyle w:val="af6"/>
          <w:rFonts w:ascii="楷体" w:eastAsia="楷体" w:hAnsi="楷体" w:hint="eastAsia"/>
          <w:sz w:val="16"/>
          <w:szCs w:val="16"/>
        </w:rPr>
        <w:commentReference w:id="70"/>
      </w:r>
      <w:commentRangeEnd w:id="71"/>
      <w:r w:rsidR="00FA57D5" w:rsidRPr="004824E7">
        <w:rPr>
          <w:rStyle w:val="af6"/>
          <w:rFonts w:ascii="楷体" w:eastAsia="楷体" w:hAnsi="楷体" w:hint="eastAsia"/>
          <w:sz w:val="16"/>
          <w:szCs w:val="16"/>
        </w:rPr>
        <w:commentReference w:id="71"/>
      </w:r>
    </w:p>
    <w:tbl>
      <w:tblPr>
        <w:tblStyle w:val="ab"/>
        <w:tblW w:w="10349" w:type="dxa"/>
        <w:tblInd w:w="-998" w:type="dxa"/>
        <w:tblLook w:val="04A0" w:firstRow="1" w:lastRow="0" w:firstColumn="1" w:lastColumn="0" w:noHBand="0" w:noVBand="1"/>
      </w:tblPr>
      <w:tblGrid>
        <w:gridCol w:w="2694"/>
        <w:gridCol w:w="2127"/>
        <w:gridCol w:w="5528"/>
      </w:tblGrid>
      <w:tr w:rsidR="004257C6" w:rsidRPr="00805009" w14:paraId="0A59510F" w14:textId="77777777" w:rsidTr="008C2D90">
        <w:tc>
          <w:tcPr>
            <w:tcW w:w="2694" w:type="dxa"/>
          </w:tcPr>
          <w:p w14:paraId="22E5F962"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政策名称</w:t>
            </w:r>
          </w:p>
        </w:tc>
        <w:tc>
          <w:tcPr>
            <w:tcW w:w="2127" w:type="dxa"/>
          </w:tcPr>
          <w:p w14:paraId="6B9CF8B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政策主体</w:t>
            </w:r>
          </w:p>
        </w:tc>
        <w:tc>
          <w:tcPr>
            <w:tcW w:w="5528" w:type="dxa"/>
          </w:tcPr>
          <w:p w14:paraId="7FFF908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政策要点</w:t>
            </w:r>
          </w:p>
        </w:tc>
      </w:tr>
      <w:tr w:rsidR="004257C6" w:rsidRPr="00805009" w14:paraId="7FFDA47B" w14:textId="77777777" w:rsidTr="008C2D90">
        <w:tc>
          <w:tcPr>
            <w:tcW w:w="2694" w:type="dxa"/>
          </w:tcPr>
          <w:p w14:paraId="1F876C3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陕西省加快推动人工智能产业发展实施方案 (2024-</w:t>
            </w:r>
            <w:r w:rsidRPr="00805009">
              <w:rPr>
                <w:rFonts w:ascii="楷体" w:eastAsia="楷体" w:hAnsi="楷体"/>
                <w:sz w:val="21"/>
                <w:szCs w:val="21"/>
              </w:rPr>
              <w:lastRenderedPageBreak/>
              <w:t>2026 年)</w:t>
            </w:r>
          </w:p>
        </w:tc>
        <w:tc>
          <w:tcPr>
            <w:tcW w:w="2127" w:type="dxa"/>
          </w:tcPr>
          <w:p w14:paraId="294F4390"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lastRenderedPageBreak/>
              <w:t>陕西省</w:t>
            </w:r>
          </w:p>
        </w:tc>
        <w:tc>
          <w:tcPr>
            <w:tcW w:w="5528" w:type="dxa"/>
          </w:tcPr>
          <w:p w14:paraId="60DFAD06"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整合省内算力资源，建设省级算力统筹调度平台，实现 “算力一网化、统筹一体化、调度一站式”，2026 年建</w:t>
            </w:r>
            <w:r w:rsidRPr="00805009">
              <w:rPr>
                <w:rFonts w:ascii="楷体" w:eastAsia="楷体" w:hAnsi="楷体"/>
                <w:sz w:val="21"/>
                <w:szCs w:val="21"/>
              </w:rPr>
              <w:lastRenderedPageBreak/>
              <w:t>设运营智能算达到 3000P 以上，可统筹的公共智能算力达到西部领先水平</w:t>
            </w:r>
          </w:p>
        </w:tc>
      </w:tr>
      <w:tr w:rsidR="004257C6" w:rsidRPr="00805009" w14:paraId="26766021" w14:textId="77777777" w:rsidTr="008C2D90">
        <w:tc>
          <w:tcPr>
            <w:tcW w:w="2694" w:type="dxa"/>
          </w:tcPr>
          <w:p w14:paraId="409BF2B4"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lastRenderedPageBreak/>
              <w:t>北京市算力基础设施建设实施方案 (2024-2027 年)</w:t>
            </w:r>
          </w:p>
        </w:tc>
        <w:tc>
          <w:tcPr>
            <w:tcW w:w="2127" w:type="dxa"/>
          </w:tcPr>
          <w:p w14:paraId="39BAAC2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北京市</w:t>
            </w:r>
          </w:p>
        </w:tc>
        <w:tc>
          <w:tcPr>
            <w:tcW w:w="5528" w:type="dxa"/>
          </w:tcPr>
          <w:p w14:paraId="496AEF97"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改变算建建设 “小散” 局面，集中建设一批智算单一大集群，到 2025 年，本市智算供给规模达到 45EFLOPS。到 2027 年，实现智算基础设施软硬件产品全栈自主可控，整体性能达到国内领先水平，具备 100% 自主可控智算中心建设能力</w:t>
            </w:r>
          </w:p>
        </w:tc>
      </w:tr>
      <w:tr w:rsidR="004257C6" w:rsidRPr="00805009" w14:paraId="3DFB4FCB" w14:textId="77777777" w:rsidTr="008C2D90">
        <w:tc>
          <w:tcPr>
            <w:tcW w:w="2694" w:type="dxa"/>
          </w:tcPr>
          <w:p w14:paraId="26529786"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上海市智能算力基础设施高质量发展 “算力浦江” 智算行动实施方案</w:t>
            </w:r>
          </w:p>
        </w:tc>
        <w:tc>
          <w:tcPr>
            <w:tcW w:w="2127" w:type="dxa"/>
          </w:tcPr>
          <w:p w14:paraId="498BB8B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上海市</w:t>
            </w:r>
          </w:p>
        </w:tc>
        <w:tc>
          <w:tcPr>
            <w:tcW w:w="5528" w:type="dxa"/>
          </w:tcPr>
          <w:p w14:paraId="103AE1F6"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年，新建智算中心国产算力芯片使用占比超过 50%，国产存储使用占比超过 50%，PUE 值将降至 1.25 以下。到 2025 年，上海市智能算力规模将超过 30EFLOPS，占比达到总算力的 50% 以上，智算中心内先进存储容量占比达到 50% 以上</w:t>
            </w:r>
          </w:p>
        </w:tc>
      </w:tr>
      <w:tr w:rsidR="004257C6" w:rsidRPr="00805009" w14:paraId="6A298381" w14:textId="77777777" w:rsidTr="008C2D90">
        <w:tc>
          <w:tcPr>
            <w:tcW w:w="2694" w:type="dxa"/>
          </w:tcPr>
          <w:p w14:paraId="6D30E5C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广东省算力基础设施高质量发展行动暨 “粤算” 行动计划 (2024-2025 年)</w:t>
            </w:r>
          </w:p>
        </w:tc>
        <w:tc>
          <w:tcPr>
            <w:tcW w:w="2127" w:type="dxa"/>
          </w:tcPr>
          <w:p w14:paraId="07EBE4A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广东省</w:t>
            </w:r>
          </w:p>
        </w:tc>
        <w:tc>
          <w:tcPr>
            <w:tcW w:w="5528" w:type="dxa"/>
          </w:tcPr>
          <w:p w14:paraId="7FAEA62A"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年，在计算力方面，算力规模达到 38EFLOPS，智能算力占比达到 50%。建成智能计算中心 10 个，基本形成算力规模体量与数字化发展需求相适应、算力供给结构与业务需求相匹配的发展格局</w:t>
            </w:r>
          </w:p>
        </w:tc>
      </w:tr>
      <w:tr w:rsidR="004257C6" w:rsidRPr="00805009" w14:paraId="734B3365" w14:textId="77777777" w:rsidTr="008C2D90">
        <w:tc>
          <w:tcPr>
            <w:tcW w:w="2694" w:type="dxa"/>
          </w:tcPr>
          <w:p w14:paraId="55A6DB9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深圳市算力基础设施高质量发展行动计划 (2024-2025)</w:t>
            </w:r>
          </w:p>
        </w:tc>
        <w:tc>
          <w:tcPr>
            <w:tcW w:w="2127" w:type="dxa"/>
          </w:tcPr>
          <w:p w14:paraId="7D42B64C"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深圳市</w:t>
            </w:r>
          </w:p>
        </w:tc>
        <w:tc>
          <w:tcPr>
            <w:tcW w:w="5528" w:type="dxa"/>
          </w:tcPr>
          <w:p w14:paraId="03587348"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年，通用算力达到 14 EFLOPS (FP32)，智能算力达到 25 EFLOPS (FP16)，超算算力达到 2 EFLOPS (FP64)，存储量达到 90EB。先进存储容量占比达到 80% 以上，重点行业核心数据、重要数据灾备覆盖率达到 100%</w:t>
            </w:r>
          </w:p>
        </w:tc>
      </w:tr>
      <w:tr w:rsidR="004257C6" w:rsidRPr="00805009" w14:paraId="2A230617" w14:textId="77777777" w:rsidTr="008C2D90">
        <w:tc>
          <w:tcPr>
            <w:tcW w:w="2694" w:type="dxa"/>
          </w:tcPr>
          <w:p w14:paraId="26FFAA4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山东省数字基础设施建设行动方案 (2024-2025 年)</w:t>
            </w:r>
          </w:p>
        </w:tc>
        <w:tc>
          <w:tcPr>
            <w:tcW w:w="2127" w:type="dxa"/>
          </w:tcPr>
          <w:p w14:paraId="3933E738"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山东省</w:t>
            </w:r>
          </w:p>
        </w:tc>
        <w:tc>
          <w:tcPr>
            <w:tcW w:w="5528" w:type="dxa"/>
          </w:tcPr>
          <w:p w14:paraId="173A142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年，全省数据中心在用标准机架总数达到 45 万个，总算力达到 12.5EFLOPS，智能算力占比达到 35%，算力规模达 65EB，先进存储占比达到 35% 以上</w:t>
            </w:r>
          </w:p>
        </w:tc>
      </w:tr>
      <w:tr w:rsidR="004257C6" w:rsidRPr="00805009" w14:paraId="092528CF" w14:textId="77777777" w:rsidTr="008C2D90">
        <w:tc>
          <w:tcPr>
            <w:tcW w:w="2694" w:type="dxa"/>
          </w:tcPr>
          <w:p w14:paraId="1CAD5A81"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河南省重大新型基础设施建设提速行动方案 (2023-2025 年)</w:t>
            </w:r>
          </w:p>
        </w:tc>
        <w:tc>
          <w:tcPr>
            <w:tcW w:w="2127" w:type="dxa"/>
          </w:tcPr>
          <w:p w14:paraId="4175B88A"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河南省</w:t>
            </w:r>
          </w:p>
        </w:tc>
        <w:tc>
          <w:tcPr>
            <w:tcW w:w="5528" w:type="dxa"/>
          </w:tcPr>
          <w:p w14:paraId="5C35706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年智算和超算算力规模超过 2000PFLOPS，高性能算力占比超过 30%。持续提升国家超算郑州中心超算能力，建设智算中心和郑州城市算力网调度中心，资源利用率达到 70%</w:t>
            </w:r>
          </w:p>
        </w:tc>
      </w:tr>
      <w:tr w:rsidR="004257C6" w:rsidRPr="00805009" w14:paraId="50FCC6FB" w14:textId="77777777" w:rsidTr="008C2D90">
        <w:tc>
          <w:tcPr>
            <w:tcW w:w="2694" w:type="dxa"/>
          </w:tcPr>
          <w:p w14:paraId="719B526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临港新片区加快构建算力产业生态行动方案 (2023-2025 年)</w:t>
            </w:r>
          </w:p>
        </w:tc>
        <w:tc>
          <w:tcPr>
            <w:tcW w:w="2127" w:type="dxa"/>
          </w:tcPr>
          <w:p w14:paraId="6EB63FDE"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hint="eastAsia"/>
                <w:sz w:val="21"/>
                <w:szCs w:val="21"/>
              </w:rPr>
              <w:t>上海市</w:t>
            </w:r>
          </w:p>
        </w:tc>
        <w:tc>
          <w:tcPr>
            <w:tcW w:w="5528" w:type="dxa"/>
          </w:tcPr>
          <w:p w14:paraId="60BD15DE"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到 2025 年，新片区算力供给形成以智算算力为主、基础算力和超算算力协同的多元算力供给体系，总算力超过 5EFLOPS (FP32)，AI 算力占比达到 80%，新建数据中心 PUE 控制在 1.25 以内</w:t>
            </w:r>
          </w:p>
        </w:tc>
      </w:tr>
      <w:tr w:rsidR="004257C6" w:rsidRPr="00805009" w14:paraId="6CAC0FA5" w14:textId="77777777" w:rsidTr="008C2D90">
        <w:tc>
          <w:tcPr>
            <w:tcW w:w="2694" w:type="dxa"/>
          </w:tcPr>
          <w:p w14:paraId="0C6A6327"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面向全国的算力保障基地建设规划</w:t>
            </w:r>
          </w:p>
        </w:tc>
        <w:tc>
          <w:tcPr>
            <w:tcW w:w="2127" w:type="dxa"/>
          </w:tcPr>
          <w:p w14:paraId="686A8C15" w14:textId="77777777" w:rsidR="004257C6" w:rsidRPr="00805009" w:rsidRDefault="004257C6" w:rsidP="00FD1EE3">
            <w:pPr>
              <w:jc w:val="center"/>
              <w:rPr>
                <w:rFonts w:ascii="楷体" w:eastAsia="楷体" w:hAnsi="楷体" w:hint="eastAsia"/>
                <w:sz w:val="21"/>
                <w:szCs w:val="21"/>
              </w:rPr>
            </w:pPr>
            <w:r w:rsidRPr="00805009">
              <w:rPr>
                <w:rFonts w:ascii="楷体" w:eastAsia="楷体" w:hAnsi="楷体"/>
                <w:sz w:val="21"/>
                <w:szCs w:val="21"/>
              </w:rPr>
              <w:t>贵州</w:t>
            </w:r>
            <w:r w:rsidRPr="00805009">
              <w:rPr>
                <w:rFonts w:ascii="楷体" w:eastAsia="楷体" w:hAnsi="楷体" w:hint="eastAsia"/>
                <w:sz w:val="21"/>
                <w:szCs w:val="21"/>
              </w:rPr>
              <w:t>省</w:t>
            </w:r>
          </w:p>
        </w:tc>
        <w:tc>
          <w:tcPr>
            <w:tcW w:w="5528" w:type="dxa"/>
          </w:tcPr>
          <w:p w14:paraId="5A8CF551" w14:textId="77777777" w:rsidR="004257C6" w:rsidRPr="00805009" w:rsidRDefault="004257C6" w:rsidP="00FD1EE3">
            <w:pPr>
              <w:rPr>
                <w:rFonts w:ascii="楷体" w:eastAsia="楷体" w:hAnsi="楷体" w:hint="eastAsia"/>
                <w:sz w:val="21"/>
                <w:szCs w:val="21"/>
              </w:rPr>
            </w:pPr>
            <w:r w:rsidRPr="00805009">
              <w:rPr>
                <w:rFonts w:ascii="楷体" w:eastAsia="楷体" w:hAnsi="楷体"/>
                <w:sz w:val="21"/>
                <w:szCs w:val="21"/>
              </w:rPr>
              <w:t>围绕高可靠、高可用目标，从备份中心提升为计算中心、效益中心，重点布局智算基础设施，形成低时延人工智能</w:t>
            </w:r>
            <w:r w:rsidRPr="00805009">
              <w:rPr>
                <w:rFonts w:ascii="楷体" w:eastAsia="楷体" w:hAnsi="楷体"/>
                <w:sz w:val="21"/>
                <w:szCs w:val="21"/>
              </w:rPr>
              <w:lastRenderedPageBreak/>
              <w:t>算力基地、全国低成本中心、高安全中心，到 2024 年通用算力、智算算力、超算算力的总规模达到 5EFLOPS</w:t>
            </w:r>
          </w:p>
        </w:tc>
      </w:tr>
    </w:tbl>
    <w:p w14:paraId="617C0C1F" w14:textId="0EE7C186" w:rsidR="00512148" w:rsidRPr="00396B2A" w:rsidRDefault="004257C6" w:rsidP="00AA0E70">
      <w:pPr>
        <w:rPr>
          <w:rFonts w:ascii="楷体" w:eastAsia="楷体" w:hAnsi="楷体" w:hint="eastAsia"/>
          <w:sz w:val="18"/>
          <w:szCs w:val="18"/>
        </w:rPr>
      </w:pPr>
      <w:r w:rsidRPr="00396B2A">
        <w:rPr>
          <w:rFonts w:ascii="楷体" w:eastAsia="楷体" w:hAnsi="楷体" w:hint="eastAsia"/>
          <w:sz w:val="21"/>
          <w:szCs w:val="18"/>
        </w:rPr>
        <w:lastRenderedPageBreak/>
        <w:t>信息来源：银河证券</w:t>
      </w:r>
    </w:p>
    <w:p w14:paraId="6901273D" w14:textId="21C3BE26" w:rsidR="00E95841" w:rsidRDefault="000E17A5">
      <w:pPr>
        <w:pStyle w:val="1"/>
        <w:numPr>
          <w:ilvl w:val="0"/>
          <w:numId w:val="1"/>
        </w:numPr>
        <w:rPr>
          <w:ins w:id="72" w:author="Shiqing Tang" w:date="2026-06-01T12:54:00Z" w16du:dateUtc="2026-06-01T04:54:00Z"/>
          <w:rFonts w:ascii="楷体" w:eastAsia="楷体" w:hAnsi="楷体" w:hint="eastAsia"/>
          <w:b/>
          <w:bCs/>
          <w:color w:val="auto"/>
          <w:sz w:val="36"/>
          <w:szCs w:val="36"/>
        </w:rPr>
        <w:pPrChange w:id="73" w:author="Shiqing Tang" w:date="2026-06-01T12:54:00Z" w16du:dateUtc="2026-06-01T04:54:00Z">
          <w:pPr>
            <w:pStyle w:val="1"/>
          </w:pPr>
        </w:pPrChange>
      </w:pPr>
      <w:bookmarkStart w:id="74" w:name="_Toc231143516"/>
      <w:bookmarkStart w:id="75" w:name="_Toc231144046"/>
      <w:r w:rsidRPr="002D419C">
        <w:rPr>
          <w:rFonts w:ascii="楷体" w:eastAsia="楷体" w:hAnsi="楷体" w:hint="eastAsia"/>
          <w:b/>
          <w:bCs/>
          <w:color w:val="auto"/>
          <w:sz w:val="36"/>
          <w:szCs w:val="36"/>
        </w:rPr>
        <w:t>行业情形</w:t>
      </w:r>
      <w:bookmarkEnd w:id="74"/>
      <w:bookmarkEnd w:id="75"/>
    </w:p>
    <w:p w14:paraId="527A4413" w14:textId="28BCF47B" w:rsidR="001514D0" w:rsidRPr="00D00C25" w:rsidRDefault="00D00C25">
      <w:pPr>
        <w:rPr>
          <w:rFonts w:hint="eastAsia"/>
          <w:rPrChange w:id="76" w:author="Shiqing Tang" w:date="2026-06-01T12:54:00Z" w16du:dateUtc="2026-06-01T04:54:00Z">
            <w:rPr>
              <w:rFonts w:ascii="楷体" w:eastAsia="楷体" w:hAnsi="楷体" w:hint="eastAsia"/>
              <w:b/>
              <w:bCs/>
              <w:color w:val="auto"/>
              <w:sz w:val="36"/>
              <w:szCs w:val="36"/>
            </w:rPr>
          </w:rPrChange>
        </w:rPr>
        <w:pPrChange w:id="77" w:author="Shiqing Tang" w:date="2026-06-01T12:54:00Z" w16du:dateUtc="2026-06-01T04:54:00Z">
          <w:pPr>
            <w:pStyle w:val="1"/>
          </w:pPr>
        </w:pPrChange>
      </w:pPr>
      <w:ins w:id="78" w:author="Shiqing Tang" w:date="2026-06-01T12:54:00Z" w16du:dateUtc="2026-06-01T04:54:00Z">
        <w:r>
          <w:rPr>
            <w:rFonts w:hint="eastAsia"/>
          </w:rPr>
          <w:t>对行业的边界确定在哪里？3.1写了全行业各个细分方向的数据，后面3.2-3.5全部集中在光模块。</w:t>
        </w:r>
      </w:ins>
    </w:p>
    <w:p w14:paraId="6C4B4073" w14:textId="64E3F3C0" w:rsidR="00E95841" w:rsidRPr="00586E39" w:rsidRDefault="000E17A5">
      <w:pPr>
        <w:pStyle w:val="2"/>
        <w:rPr>
          <w:rFonts w:ascii="楷体" w:eastAsia="楷体" w:hAnsi="楷体" w:hint="eastAsia"/>
          <w:b/>
          <w:bCs/>
          <w:color w:val="auto"/>
          <w:sz w:val="32"/>
          <w:szCs w:val="32"/>
        </w:rPr>
      </w:pPr>
      <w:bookmarkStart w:id="79" w:name="_Toc231143517"/>
      <w:bookmarkStart w:id="80" w:name="_Toc231144047"/>
      <w:r w:rsidRPr="00586E39">
        <w:rPr>
          <w:rFonts w:ascii="楷体" w:eastAsia="楷体" w:hAnsi="楷体" w:hint="eastAsia"/>
          <w:b/>
          <w:bCs/>
          <w:color w:val="auto"/>
          <w:sz w:val="32"/>
          <w:szCs w:val="32"/>
        </w:rPr>
        <w:t xml:space="preserve">3.1 </w:t>
      </w:r>
      <w:r w:rsidR="00E55356">
        <w:rPr>
          <w:rFonts w:ascii="楷体" w:eastAsia="楷体" w:hAnsi="楷体" w:hint="eastAsia"/>
          <w:b/>
          <w:bCs/>
          <w:color w:val="auto"/>
          <w:sz w:val="32"/>
          <w:szCs w:val="32"/>
        </w:rPr>
        <w:t>通信</w:t>
      </w:r>
      <w:r w:rsidR="000E403B">
        <w:rPr>
          <w:rFonts w:ascii="楷体" w:eastAsia="楷体" w:hAnsi="楷体" w:hint="eastAsia"/>
          <w:b/>
          <w:bCs/>
          <w:color w:val="auto"/>
          <w:sz w:val="32"/>
          <w:szCs w:val="32"/>
        </w:rPr>
        <w:t>行业整体</w:t>
      </w:r>
      <w:r w:rsidRPr="00586E39">
        <w:rPr>
          <w:rFonts w:ascii="楷体" w:eastAsia="楷体" w:hAnsi="楷体" w:hint="eastAsia"/>
          <w:b/>
          <w:bCs/>
          <w:color w:val="auto"/>
          <w:sz w:val="32"/>
          <w:szCs w:val="32"/>
        </w:rPr>
        <w:t>营收</w:t>
      </w:r>
      <w:bookmarkEnd w:id="79"/>
      <w:bookmarkEnd w:id="80"/>
      <w:r w:rsidR="00E55356">
        <w:rPr>
          <w:rFonts w:ascii="楷体" w:eastAsia="楷体" w:hAnsi="楷体" w:hint="eastAsia"/>
          <w:b/>
          <w:bCs/>
          <w:color w:val="auto"/>
          <w:sz w:val="32"/>
          <w:szCs w:val="32"/>
        </w:rPr>
        <w:t>和毛利率：高毛利率下的营收增速再达峰</w:t>
      </w:r>
      <w:r w:rsidR="000E403B">
        <w:rPr>
          <w:rFonts w:ascii="楷体" w:eastAsia="楷体" w:hAnsi="楷体" w:hint="eastAsia"/>
          <w:b/>
          <w:bCs/>
          <w:color w:val="auto"/>
          <w:sz w:val="32"/>
          <w:szCs w:val="32"/>
        </w:rPr>
        <w:t>，光模块领衔转型</w:t>
      </w:r>
    </w:p>
    <w:p w14:paraId="3389FD59" w14:textId="500E8CD3" w:rsidR="00CD55C3" w:rsidRPr="007A397B" w:rsidRDefault="00CD55C3" w:rsidP="00CD55C3">
      <w:pPr>
        <w:jc w:val="center"/>
        <w:rPr>
          <w:rFonts w:ascii="楷体" w:eastAsia="楷体" w:hAnsi="楷体" w:hint="eastAsia"/>
          <w:noProof/>
          <w:sz w:val="21"/>
          <w:szCs w:val="18"/>
        </w:rPr>
      </w:pPr>
      <w:r w:rsidRPr="007A397B">
        <w:rPr>
          <w:rFonts w:ascii="楷体" w:eastAsia="楷体" w:hAnsi="楷体" w:hint="eastAsia"/>
          <w:noProof/>
          <w:sz w:val="21"/>
          <w:szCs w:val="18"/>
        </w:rPr>
        <w:t>表：2018-2026Q1</w:t>
      </w:r>
      <w:r w:rsidR="00CA1ECE">
        <w:rPr>
          <w:rFonts w:ascii="楷体" w:eastAsia="楷体" w:hAnsi="楷体" w:hint="eastAsia"/>
          <w:noProof/>
          <w:sz w:val="21"/>
          <w:szCs w:val="18"/>
        </w:rPr>
        <w:t>国内</w:t>
      </w:r>
      <w:r w:rsidRPr="007A397B">
        <w:rPr>
          <w:rFonts w:ascii="楷体" w:eastAsia="楷体" w:hAnsi="楷体" w:hint="eastAsia"/>
          <w:noProof/>
          <w:sz w:val="21"/>
          <w:szCs w:val="18"/>
        </w:rPr>
        <w:t>通信板块</w:t>
      </w:r>
      <w:r w:rsidR="007A397B">
        <w:rPr>
          <w:rFonts w:ascii="楷体" w:eastAsia="楷体" w:hAnsi="楷体" w:hint="eastAsia"/>
          <w:noProof/>
          <w:sz w:val="21"/>
          <w:szCs w:val="18"/>
        </w:rPr>
        <w:t>整体</w:t>
      </w:r>
      <w:r w:rsidRPr="007A397B">
        <w:rPr>
          <w:rFonts w:ascii="楷体" w:eastAsia="楷体" w:hAnsi="楷体" w:hint="eastAsia"/>
          <w:noProof/>
          <w:sz w:val="21"/>
          <w:szCs w:val="18"/>
        </w:rPr>
        <w:t>营收情况</w:t>
      </w:r>
    </w:p>
    <w:p w14:paraId="60C3DBB2" w14:textId="06EC551D" w:rsidR="00637697" w:rsidRDefault="00CA16CA" w:rsidP="00637697">
      <w:pPr>
        <w:rPr>
          <w:rFonts w:ascii="楷体" w:eastAsia="楷体" w:hAnsi="楷体"/>
          <w:szCs w:val="22"/>
        </w:rPr>
      </w:pPr>
      <w:commentRangeStart w:id="81"/>
      <w:r w:rsidRPr="00547A82">
        <w:rPr>
          <w:rFonts w:ascii="楷体" w:eastAsia="楷体" w:hAnsi="楷体"/>
          <w:noProof/>
          <w:sz w:val="28"/>
          <w:szCs w:val="22"/>
        </w:rPr>
        <w:drawing>
          <wp:inline distT="0" distB="0" distL="0" distR="0" wp14:anchorId="782450C1" wp14:editId="1A2040F3">
            <wp:extent cx="5274310" cy="2091927"/>
            <wp:effectExtent l="0" t="0" r="2540" b="3810"/>
            <wp:docPr id="163914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45072" name="图片 1"/>
                    <pic:cNvPicPr>
                      <a:picLocks noChangeAspect="1"/>
                    </pic:cNvPicPr>
                  </pic:nvPicPr>
                  <pic:blipFill rotWithShape="1">
                    <a:blip r:embed="rId13"/>
                    <a:srcRect t="9645"/>
                    <a:stretch>
                      <a:fillRect/>
                    </a:stretch>
                  </pic:blipFill>
                  <pic:spPr bwMode="auto">
                    <a:xfrm>
                      <a:off x="0" y="0"/>
                      <a:ext cx="5274310" cy="2091927"/>
                    </a:xfrm>
                    <a:prstGeom prst="rect">
                      <a:avLst/>
                    </a:prstGeom>
                    <a:ln>
                      <a:noFill/>
                    </a:ln>
                    <a:extLst>
                      <a:ext uri="{53640926-AAD7-44D8-BBD7-CCE9431645EC}">
                        <a14:shadowObscured xmlns:a14="http://schemas.microsoft.com/office/drawing/2010/main"/>
                      </a:ext>
                    </a:extLst>
                  </pic:spPr>
                </pic:pic>
              </a:graphicData>
            </a:graphic>
          </wp:inline>
        </w:drawing>
      </w:r>
      <w:commentRangeEnd w:id="81"/>
      <w:r w:rsidR="004A0013">
        <w:rPr>
          <w:rStyle w:val="af6"/>
          <w:rFonts w:ascii="楷体" w:eastAsia="楷体" w:hAnsi="楷体"/>
          <w:sz w:val="22"/>
          <w:szCs w:val="22"/>
        </w:rPr>
        <w:commentReference w:id="81"/>
      </w:r>
    </w:p>
    <w:p w14:paraId="615F4740" w14:textId="5CA82265" w:rsidR="007F6292" w:rsidRDefault="007F6292" w:rsidP="00637697">
      <w:pPr>
        <w:rPr>
          <w:rFonts w:ascii="楷体" w:eastAsia="楷体" w:hAnsi="楷体"/>
          <w:szCs w:val="22"/>
        </w:rPr>
      </w:pPr>
      <w:r>
        <w:rPr>
          <w:rFonts w:ascii="楷体" w:eastAsia="楷体" w:hAnsi="楷体" w:hint="eastAsia"/>
          <w:szCs w:val="22"/>
        </w:rPr>
        <w:t>数据来源：国泰海通研究</w:t>
      </w:r>
    </w:p>
    <w:p w14:paraId="5C37C0E9" w14:textId="4B5ADFC4" w:rsidR="007F6292" w:rsidRDefault="007F6292" w:rsidP="00637697">
      <w:pPr>
        <w:rPr>
          <w:ins w:id="82" w:author="Shiqing Tang" w:date="2026-06-01T11:35:00Z" w16du:dateUtc="2026-06-01T03:35:00Z"/>
          <w:rFonts w:ascii="楷体" w:eastAsia="楷体" w:hAnsi="楷体" w:hint="eastAsia"/>
          <w:szCs w:val="22"/>
        </w:rPr>
      </w:pPr>
      <w:r>
        <w:rPr>
          <w:rFonts w:ascii="楷体" w:eastAsia="楷体" w:hAnsi="楷体" w:hint="eastAsia"/>
          <w:szCs w:val="22"/>
        </w:rPr>
        <w:t>注：</w:t>
      </w:r>
      <w:r w:rsidR="002D2640">
        <w:rPr>
          <w:rFonts w:ascii="楷体" w:eastAsia="楷体" w:hAnsi="楷体" w:hint="eastAsia"/>
          <w:szCs w:val="22"/>
        </w:rPr>
        <w:t>根据海通研究，本处通信行业综合应包含</w:t>
      </w:r>
      <w:r w:rsidR="00692ABA">
        <w:rPr>
          <w:rFonts w:ascii="楷体" w:eastAsia="楷体" w:hAnsi="楷体" w:hint="eastAsia"/>
          <w:szCs w:val="22"/>
        </w:rPr>
        <w:t>：光模块与器件、通信PCB与CLL、通信芯片、激光行业、IDC、光纤光缆、电信运营、通信专网设备、物联网</w:t>
      </w:r>
      <w:r w:rsidR="00045098">
        <w:rPr>
          <w:rFonts w:ascii="楷体" w:eastAsia="楷体" w:hAnsi="楷体" w:hint="eastAsia"/>
          <w:szCs w:val="22"/>
        </w:rPr>
        <w:t>模组与方案、智能控制器、网络安全及可视化分析、工业互联、基站射频设备、网络谁被、云视频会议服务</w:t>
      </w:r>
      <w:r w:rsidR="00647F57">
        <w:rPr>
          <w:rFonts w:ascii="楷体" w:eastAsia="楷体" w:hAnsi="楷体" w:hint="eastAsia"/>
          <w:szCs w:val="22"/>
        </w:rPr>
        <w:t>商。</w:t>
      </w:r>
    </w:p>
    <w:p w14:paraId="7EFDF7EF" w14:textId="2A151C0E" w:rsidR="00E95841" w:rsidRPr="00586E39" w:rsidRDefault="00CA16CA" w:rsidP="00332CEA">
      <w:pPr>
        <w:ind w:firstLineChars="200" w:firstLine="560"/>
        <w:rPr>
          <w:rFonts w:ascii="楷体" w:eastAsia="楷体" w:hAnsi="楷体" w:hint="eastAsia"/>
          <w:sz w:val="28"/>
          <w:szCs w:val="28"/>
        </w:rPr>
      </w:pPr>
      <w:r w:rsidRPr="00586E39">
        <w:rPr>
          <w:rFonts w:ascii="楷体" w:eastAsia="楷体" w:hAnsi="楷体" w:hint="eastAsia"/>
          <w:sz w:val="28"/>
          <w:szCs w:val="28"/>
        </w:rPr>
        <w:t>营收情况</w:t>
      </w:r>
      <w:r w:rsidR="00066844">
        <w:rPr>
          <w:rFonts w:ascii="楷体" w:eastAsia="楷体" w:hAnsi="楷体" w:hint="eastAsia"/>
          <w:sz w:val="28"/>
          <w:szCs w:val="28"/>
        </w:rPr>
        <w:t>方面</w:t>
      </w:r>
      <w:r w:rsidRPr="00586E39">
        <w:rPr>
          <w:rFonts w:ascii="楷体" w:eastAsia="楷体" w:hAnsi="楷体" w:hint="eastAsia"/>
          <w:sz w:val="28"/>
          <w:szCs w:val="28"/>
        </w:rPr>
        <w:t>，</w:t>
      </w:r>
      <w:r w:rsidR="00066844">
        <w:rPr>
          <w:rFonts w:ascii="楷体" w:eastAsia="楷体" w:hAnsi="楷体" w:hint="eastAsia"/>
          <w:sz w:val="28"/>
          <w:szCs w:val="28"/>
        </w:rPr>
        <w:t>从年度来看，2025年时年度营收同比增速峰值</w:t>
      </w:r>
      <w:r w:rsidR="002D4BEC">
        <w:rPr>
          <w:rFonts w:ascii="楷体" w:eastAsia="楷体" w:hAnsi="楷体" w:hint="eastAsia"/>
          <w:sz w:val="28"/>
          <w:szCs w:val="28"/>
        </w:rPr>
        <w:t>，同比+13.43%</w:t>
      </w:r>
      <w:r w:rsidR="00066844">
        <w:rPr>
          <w:rFonts w:ascii="楷体" w:eastAsia="楷体" w:hAnsi="楷体" w:hint="eastAsia"/>
          <w:sz w:val="28"/>
          <w:szCs w:val="28"/>
        </w:rPr>
        <w:t>，也是年度营收峰值</w:t>
      </w:r>
      <w:r w:rsidR="004C3F95">
        <w:rPr>
          <w:rFonts w:ascii="楷体" w:eastAsia="楷体" w:hAnsi="楷体" w:hint="eastAsia"/>
          <w:sz w:val="28"/>
          <w:szCs w:val="28"/>
        </w:rPr>
        <w:t>，达37470.45亿元，同比增加13.43%</w:t>
      </w:r>
      <w:r w:rsidR="00066844">
        <w:rPr>
          <w:rFonts w:ascii="楷体" w:eastAsia="楷体" w:hAnsi="楷体" w:hint="eastAsia"/>
          <w:sz w:val="28"/>
          <w:szCs w:val="28"/>
        </w:rPr>
        <w:t>。从季度来看，</w:t>
      </w:r>
      <w:r w:rsidR="00005784" w:rsidRPr="00586E39">
        <w:rPr>
          <w:rFonts w:ascii="楷体" w:eastAsia="楷体" w:hAnsi="楷体" w:hint="eastAsia"/>
          <w:sz w:val="28"/>
          <w:szCs w:val="28"/>
        </w:rPr>
        <w:t xml:space="preserve"> </w:t>
      </w:r>
      <w:r w:rsidRPr="00586E39">
        <w:rPr>
          <w:rFonts w:ascii="楷体" w:eastAsia="楷体" w:hAnsi="楷体" w:hint="eastAsia"/>
          <w:sz w:val="28"/>
          <w:szCs w:val="28"/>
        </w:rPr>
        <w:t>26(Q1)为</w:t>
      </w:r>
      <w:r w:rsidR="00005784">
        <w:rPr>
          <w:rFonts w:ascii="楷体" w:eastAsia="楷体" w:hAnsi="楷体" w:hint="eastAsia"/>
          <w:sz w:val="28"/>
          <w:szCs w:val="28"/>
        </w:rPr>
        <w:t>通信行业整体</w:t>
      </w:r>
      <w:r w:rsidR="004C3F95">
        <w:rPr>
          <w:rFonts w:ascii="楷体" w:eastAsia="楷体" w:hAnsi="楷体" w:hint="eastAsia"/>
          <w:sz w:val="28"/>
          <w:szCs w:val="28"/>
        </w:rPr>
        <w:t>季</w:t>
      </w:r>
      <w:commentRangeStart w:id="83"/>
      <w:commentRangeStart w:id="84"/>
      <w:r w:rsidRPr="00586E39">
        <w:rPr>
          <w:rFonts w:ascii="楷体" w:eastAsia="楷体" w:hAnsi="楷体" w:hint="eastAsia"/>
          <w:sz w:val="28"/>
          <w:szCs w:val="28"/>
        </w:rPr>
        <w:t>度营收增速峰值</w:t>
      </w:r>
      <w:commentRangeEnd w:id="83"/>
      <w:ins w:id="85" w:author="Shiqing Tang" w:date="2026-06-01T11:38:00Z" w16du:dateUtc="2026-06-01T03:38:00Z">
        <w:r w:rsidR="00303B82">
          <w:rPr>
            <w:rStyle w:val="af6"/>
            <w:rFonts w:ascii="楷体" w:eastAsia="楷体" w:hAnsi="楷体" w:hint="eastAsia"/>
            <w:sz w:val="28"/>
            <w:szCs w:val="28"/>
          </w:rPr>
          <w:commentReference w:id="83"/>
        </w:r>
      </w:ins>
      <w:commentRangeEnd w:id="84"/>
      <w:r w:rsidR="003F0E11">
        <w:rPr>
          <w:rStyle w:val="af6"/>
          <w:rFonts w:ascii="楷体" w:eastAsia="楷体" w:hAnsi="楷体" w:hint="eastAsia"/>
          <w:sz w:val="28"/>
          <w:szCs w:val="28"/>
        </w:rPr>
        <w:commentReference w:id="84"/>
      </w:r>
      <w:r w:rsidR="008729EB">
        <w:rPr>
          <w:rFonts w:ascii="楷体" w:eastAsia="楷体" w:hAnsi="楷体" w:hint="eastAsia"/>
          <w:sz w:val="28"/>
          <w:szCs w:val="28"/>
        </w:rPr>
        <w:t>，</w:t>
      </w:r>
      <w:r w:rsidR="000D611D">
        <w:rPr>
          <w:rFonts w:ascii="楷体" w:eastAsia="楷体" w:hAnsi="楷体" w:hint="eastAsia"/>
          <w:sz w:val="28"/>
          <w:szCs w:val="28"/>
        </w:rPr>
        <w:t>实现营收9892.52亿元，同比增加17.42%</w:t>
      </w:r>
      <w:r w:rsidR="008729EB">
        <w:rPr>
          <w:rFonts w:ascii="楷体" w:eastAsia="楷体" w:hAnsi="楷体" w:hint="eastAsia"/>
          <w:sz w:val="28"/>
          <w:szCs w:val="28"/>
        </w:rPr>
        <w:t>。</w:t>
      </w:r>
    </w:p>
    <w:p w14:paraId="701D8415" w14:textId="19523098" w:rsidR="00E95841" w:rsidRPr="00586E39" w:rsidRDefault="00CA16CA" w:rsidP="00332CEA">
      <w:pPr>
        <w:ind w:firstLineChars="200" w:firstLine="560"/>
        <w:rPr>
          <w:rFonts w:ascii="楷体" w:eastAsia="楷体" w:hAnsi="楷体" w:hint="eastAsia"/>
          <w:sz w:val="28"/>
          <w:szCs w:val="28"/>
        </w:rPr>
      </w:pPr>
      <w:r w:rsidRPr="00586E39">
        <w:rPr>
          <w:rFonts w:ascii="楷体" w:eastAsia="楷体" w:hAnsi="楷体" w:hint="eastAsia"/>
          <w:sz w:val="28"/>
          <w:szCs w:val="28"/>
        </w:rPr>
        <w:lastRenderedPageBreak/>
        <w:t>自25Q1国产算力崛起以来，</w:t>
      </w:r>
      <w:r w:rsidR="009F6B36">
        <w:rPr>
          <w:rFonts w:ascii="楷体" w:eastAsia="楷体" w:hAnsi="楷体" w:hint="eastAsia"/>
          <w:sz w:val="28"/>
          <w:szCs w:val="28"/>
        </w:rPr>
        <w:t>通信行业的</w:t>
      </w:r>
      <w:r w:rsidRPr="00586E39">
        <w:rPr>
          <w:rFonts w:ascii="楷体" w:eastAsia="楷体" w:hAnsi="楷体" w:hint="eastAsia"/>
          <w:sz w:val="28"/>
          <w:szCs w:val="28"/>
        </w:rPr>
        <w:t>扣非归母</w:t>
      </w:r>
      <w:r w:rsidR="009F6B36">
        <w:rPr>
          <w:rFonts w:ascii="楷体" w:eastAsia="楷体" w:hAnsi="楷体" w:hint="eastAsia"/>
          <w:sz w:val="28"/>
          <w:szCs w:val="28"/>
        </w:rPr>
        <w:t>净利润</w:t>
      </w:r>
      <w:r w:rsidRPr="00586E39">
        <w:rPr>
          <w:rFonts w:ascii="楷体" w:eastAsia="楷体" w:hAnsi="楷体" w:hint="eastAsia"/>
          <w:sz w:val="28"/>
          <w:szCs w:val="28"/>
        </w:rPr>
        <w:t>增速常态化高于归母</w:t>
      </w:r>
      <w:r w:rsidR="009F6B36">
        <w:rPr>
          <w:rFonts w:ascii="楷体" w:eastAsia="楷体" w:hAnsi="楷体" w:hint="eastAsia"/>
          <w:sz w:val="28"/>
          <w:szCs w:val="28"/>
        </w:rPr>
        <w:t>净利润</w:t>
      </w:r>
      <w:r w:rsidRPr="00586E39">
        <w:rPr>
          <w:rFonts w:ascii="楷体" w:eastAsia="楷体" w:hAnsi="楷体" w:hint="eastAsia"/>
          <w:sz w:val="28"/>
          <w:szCs w:val="28"/>
        </w:rPr>
        <w:t>增速，</w:t>
      </w:r>
      <w:r w:rsidR="000E3D91">
        <w:rPr>
          <w:rFonts w:ascii="楷体" w:eastAsia="楷体" w:hAnsi="楷体" w:hint="eastAsia"/>
          <w:sz w:val="28"/>
          <w:szCs w:val="28"/>
        </w:rPr>
        <w:t>说明</w:t>
      </w:r>
      <w:r w:rsidR="00D363F1" w:rsidRPr="00D363F1">
        <w:rPr>
          <w:rFonts w:ascii="楷体" w:eastAsia="楷体" w:hAnsi="楷体"/>
          <w:sz w:val="28"/>
          <w:szCs w:val="28"/>
        </w:rPr>
        <w:t>非经常性损益对利润的扰动正在减弱，主业盈利能力的改善是当期利润增长的核心驱动力，行业整体经营质量呈现良性回升态势</w:t>
      </w:r>
      <w:r w:rsidRPr="00586E39">
        <w:rPr>
          <w:rFonts w:ascii="楷体" w:eastAsia="楷体" w:hAnsi="楷体" w:hint="eastAsia"/>
          <w:sz w:val="28"/>
          <w:szCs w:val="28"/>
        </w:rPr>
        <w:t>，核心业务健康。</w:t>
      </w:r>
    </w:p>
    <w:p w14:paraId="37610800" w14:textId="15970022" w:rsidR="00E95841" w:rsidRDefault="00CA16CA" w:rsidP="00332CEA">
      <w:pPr>
        <w:ind w:firstLineChars="200" w:firstLine="560"/>
        <w:rPr>
          <w:rFonts w:ascii="楷体" w:eastAsia="楷体" w:hAnsi="楷体"/>
          <w:sz w:val="28"/>
          <w:szCs w:val="28"/>
        </w:rPr>
      </w:pPr>
      <w:r w:rsidRPr="00586E39">
        <w:rPr>
          <w:rFonts w:ascii="楷体" w:eastAsia="楷体" w:hAnsi="楷体" w:hint="eastAsia"/>
          <w:sz w:val="28"/>
          <w:szCs w:val="28"/>
        </w:rPr>
        <w:t>利润情况</w:t>
      </w:r>
      <w:r w:rsidR="00416202">
        <w:rPr>
          <w:rFonts w:ascii="楷体" w:eastAsia="楷体" w:hAnsi="楷体" w:hint="eastAsia"/>
          <w:sz w:val="28"/>
          <w:szCs w:val="28"/>
        </w:rPr>
        <w:t>方面</w:t>
      </w:r>
      <w:r w:rsidRPr="00586E39">
        <w:rPr>
          <w:rFonts w:ascii="楷体" w:eastAsia="楷体" w:hAnsi="楷体" w:hint="eastAsia"/>
          <w:sz w:val="28"/>
          <w:szCs w:val="28"/>
        </w:rPr>
        <w:t>，</w:t>
      </w:r>
      <w:r w:rsidR="00416202">
        <w:rPr>
          <w:rFonts w:ascii="楷体" w:eastAsia="楷体" w:hAnsi="楷体" w:hint="eastAsia"/>
          <w:sz w:val="28"/>
          <w:szCs w:val="28"/>
        </w:rPr>
        <w:t>年度</w:t>
      </w:r>
      <w:r w:rsidR="00180419">
        <w:rPr>
          <w:rFonts w:ascii="楷体" w:eastAsia="楷体" w:hAnsi="楷体" w:hint="eastAsia"/>
          <w:sz w:val="28"/>
          <w:szCs w:val="28"/>
        </w:rPr>
        <w:t>上</w:t>
      </w:r>
      <w:r w:rsidR="00416202">
        <w:rPr>
          <w:rFonts w:ascii="楷体" w:eastAsia="楷体" w:hAnsi="楷体" w:hint="eastAsia"/>
          <w:sz w:val="28"/>
          <w:szCs w:val="28"/>
        </w:rPr>
        <w:t>，</w:t>
      </w:r>
      <w:r w:rsidR="00943F15">
        <w:rPr>
          <w:rFonts w:ascii="楷体" w:eastAsia="楷体" w:hAnsi="楷体" w:hint="eastAsia"/>
          <w:sz w:val="28"/>
          <w:szCs w:val="28"/>
        </w:rPr>
        <w:t>2025年为</w:t>
      </w:r>
      <w:r w:rsidR="00005784">
        <w:rPr>
          <w:rFonts w:ascii="楷体" w:eastAsia="楷体" w:hAnsi="楷体" w:hint="eastAsia"/>
          <w:sz w:val="28"/>
          <w:szCs w:val="28"/>
        </w:rPr>
        <w:t>通信行业整体</w:t>
      </w:r>
      <w:r w:rsidR="00943F15">
        <w:rPr>
          <w:rFonts w:ascii="楷体" w:eastAsia="楷体" w:hAnsi="楷体" w:hint="eastAsia"/>
          <w:sz w:val="28"/>
          <w:szCs w:val="28"/>
        </w:rPr>
        <w:t>的年度</w:t>
      </w:r>
      <w:r w:rsidR="00D32D21">
        <w:rPr>
          <w:rFonts w:ascii="楷体" w:eastAsia="楷体" w:hAnsi="楷体" w:hint="eastAsia"/>
          <w:sz w:val="28"/>
          <w:szCs w:val="28"/>
        </w:rPr>
        <w:t>扣非</w:t>
      </w:r>
      <w:r w:rsidR="00943F15">
        <w:rPr>
          <w:rFonts w:ascii="楷体" w:eastAsia="楷体" w:hAnsi="楷体" w:hint="eastAsia"/>
          <w:sz w:val="28"/>
          <w:szCs w:val="28"/>
        </w:rPr>
        <w:t>增速峰值和营收峰值，季度上20</w:t>
      </w:r>
      <w:r w:rsidRPr="00586E39">
        <w:rPr>
          <w:rFonts w:ascii="楷体" w:eastAsia="楷体" w:hAnsi="楷体" w:hint="eastAsia"/>
          <w:sz w:val="28"/>
          <w:szCs w:val="28"/>
        </w:rPr>
        <w:t>26Q1为年度</w:t>
      </w:r>
      <w:r w:rsidR="000D611D">
        <w:rPr>
          <w:rFonts w:ascii="楷体" w:eastAsia="楷体" w:hAnsi="楷体" w:hint="eastAsia"/>
          <w:sz w:val="28"/>
          <w:szCs w:val="28"/>
        </w:rPr>
        <w:t>扣非</w:t>
      </w:r>
      <w:commentRangeStart w:id="86"/>
      <w:commentRangeStart w:id="87"/>
      <w:r w:rsidRPr="00586E39">
        <w:rPr>
          <w:rFonts w:ascii="楷体" w:eastAsia="楷体" w:hAnsi="楷体" w:hint="eastAsia"/>
          <w:sz w:val="28"/>
          <w:szCs w:val="28"/>
        </w:rPr>
        <w:t>净利润</w:t>
      </w:r>
      <w:commentRangeEnd w:id="86"/>
      <w:r w:rsidR="00303B82" w:rsidRPr="00586E39">
        <w:rPr>
          <w:rStyle w:val="af6"/>
          <w:rFonts w:ascii="楷体" w:eastAsia="楷体" w:hAnsi="楷体" w:hint="eastAsia"/>
          <w:sz w:val="28"/>
          <w:szCs w:val="28"/>
        </w:rPr>
        <w:commentReference w:id="86"/>
      </w:r>
      <w:commentRangeEnd w:id="87"/>
      <w:r w:rsidR="003F0E11" w:rsidRPr="00586E39">
        <w:rPr>
          <w:rStyle w:val="af6"/>
          <w:rFonts w:ascii="楷体" w:eastAsia="楷体" w:hAnsi="楷体" w:hint="eastAsia"/>
          <w:sz w:val="28"/>
          <w:szCs w:val="28"/>
        </w:rPr>
        <w:commentReference w:id="87"/>
      </w:r>
      <w:r w:rsidRPr="00586E39">
        <w:rPr>
          <w:rFonts w:ascii="楷体" w:eastAsia="楷体" w:hAnsi="楷体" w:hint="eastAsia"/>
          <w:sz w:val="28"/>
          <w:szCs w:val="28"/>
        </w:rPr>
        <w:t>峰值及增速峰值</w:t>
      </w:r>
      <w:r w:rsidR="00045FBD" w:rsidRPr="00586E39">
        <w:rPr>
          <w:rFonts w:ascii="楷体" w:eastAsia="楷体" w:hAnsi="楷体" w:hint="eastAsia"/>
          <w:sz w:val="28"/>
          <w:szCs w:val="28"/>
        </w:rPr>
        <w:t>。</w:t>
      </w:r>
    </w:p>
    <w:p w14:paraId="1F5BC841" w14:textId="30856715" w:rsidR="00ED2866" w:rsidRPr="00586E39" w:rsidRDefault="00ED2866">
      <w:pPr>
        <w:rPr>
          <w:rFonts w:ascii="楷体" w:eastAsia="楷体" w:hAnsi="楷体" w:hint="eastAsia"/>
          <w:sz w:val="28"/>
          <w:szCs w:val="28"/>
        </w:rPr>
      </w:pPr>
      <w:r w:rsidRPr="00547A82">
        <w:rPr>
          <w:rFonts w:ascii="楷体" w:eastAsia="楷体" w:hAnsi="楷体"/>
          <w:noProof/>
          <w:sz w:val="28"/>
          <w:szCs w:val="22"/>
        </w:rPr>
        <w:drawing>
          <wp:inline distT="0" distB="0" distL="0" distR="0" wp14:anchorId="08D0647A" wp14:editId="4A19BD95">
            <wp:extent cx="5274310" cy="2059940"/>
            <wp:effectExtent l="0" t="0" r="2540" b="0"/>
            <wp:docPr id="41436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62868" name="图片 1"/>
                    <pic:cNvPicPr>
                      <a:picLocks noChangeAspect="1"/>
                    </pic:cNvPicPr>
                  </pic:nvPicPr>
                  <pic:blipFill>
                    <a:blip r:embed="rId14"/>
                    <a:stretch>
                      <a:fillRect/>
                    </a:stretch>
                  </pic:blipFill>
                  <pic:spPr>
                    <a:xfrm>
                      <a:off x="0" y="0"/>
                      <a:ext cx="5274310" cy="2059940"/>
                    </a:xfrm>
                    <a:prstGeom prst="rect">
                      <a:avLst/>
                    </a:prstGeom>
                  </pic:spPr>
                </pic:pic>
              </a:graphicData>
            </a:graphic>
          </wp:inline>
        </w:drawing>
      </w:r>
    </w:p>
    <w:p w14:paraId="207CB0E8" w14:textId="77777777" w:rsidR="00E95841" w:rsidRDefault="00CA16CA" w:rsidP="00332CEA">
      <w:pPr>
        <w:ind w:firstLineChars="200" w:firstLine="560"/>
        <w:rPr>
          <w:rFonts w:ascii="楷体" w:eastAsia="楷体" w:hAnsi="楷体"/>
          <w:sz w:val="28"/>
          <w:szCs w:val="28"/>
        </w:rPr>
      </w:pPr>
      <w:r w:rsidRPr="00586E39">
        <w:rPr>
          <w:rFonts w:ascii="楷体" w:eastAsia="楷体" w:hAnsi="楷体" w:hint="eastAsia"/>
          <w:sz w:val="28"/>
          <w:szCs w:val="28"/>
        </w:rPr>
        <w:t>分板块来看，2025 年营收同比增速前五的板块为光模块、通信 PCB、网络设备商、激光行业以及物联网模组及方案，归母净利润增速前五的板块为光模块、通信 PCB、网络设备商、IDC、物联网模组及方案。</w:t>
      </w:r>
    </w:p>
    <w:p w14:paraId="62FDE766" w14:textId="354C6F05" w:rsidR="00ED2866" w:rsidRPr="00586E39" w:rsidRDefault="00ED2866">
      <w:pPr>
        <w:rPr>
          <w:rFonts w:ascii="楷体" w:eastAsia="楷体" w:hAnsi="楷体" w:hint="eastAsia"/>
          <w:sz w:val="28"/>
          <w:szCs w:val="28"/>
        </w:rPr>
      </w:pPr>
      <w:r w:rsidRPr="00547A82">
        <w:rPr>
          <w:rFonts w:ascii="楷体" w:eastAsia="楷体" w:hAnsi="楷体"/>
          <w:noProof/>
          <w:sz w:val="28"/>
          <w:szCs w:val="22"/>
        </w:rPr>
        <w:lastRenderedPageBreak/>
        <w:drawing>
          <wp:inline distT="0" distB="0" distL="0" distR="0" wp14:anchorId="504BEA42" wp14:editId="6AD90F87">
            <wp:extent cx="5274310" cy="1913890"/>
            <wp:effectExtent l="0" t="0" r="2540" b="0"/>
            <wp:docPr id="1433722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22862" name="图片 1"/>
                    <pic:cNvPicPr>
                      <a:picLocks noChangeAspect="1"/>
                    </pic:cNvPicPr>
                  </pic:nvPicPr>
                  <pic:blipFill>
                    <a:blip r:embed="rId15"/>
                    <a:stretch>
                      <a:fillRect/>
                    </a:stretch>
                  </pic:blipFill>
                  <pic:spPr>
                    <a:xfrm>
                      <a:off x="0" y="0"/>
                      <a:ext cx="5274310" cy="1913890"/>
                    </a:xfrm>
                    <a:prstGeom prst="rect">
                      <a:avLst/>
                    </a:prstGeom>
                  </pic:spPr>
                </pic:pic>
              </a:graphicData>
            </a:graphic>
          </wp:inline>
        </w:drawing>
      </w:r>
    </w:p>
    <w:p w14:paraId="5EE32EF9" w14:textId="24359FB6" w:rsidR="00E95841" w:rsidRPr="00ED2866" w:rsidRDefault="00CA16CA" w:rsidP="00332CEA">
      <w:pPr>
        <w:ind w:firstLineChars="200" w:firstLine="560"/>
        <w:rPr>
          <w:rFonts w:ascii="楷体" w:eastAsia="楷体" w:hAnsi="楷体" w:hint="eastAsia"/>
          <w:sz w:val="28"/>
          <w:szCs w:val="28"/>
        </w:rPr>
      </w:pPr>
      <w:r w:rsidRPr="00586E39">
        <w:rPr>
          <w:rFonts w:ascii="楷体" w:eastAsia="楷体" w:hAnsi="楷体" w:hint="eastAsia"/>
          <w:sz w:val="28"/>
          <w:szCs w:val="28"/>
        </w:rPr>
        <w:t>2026Q1，光模块、通信 PCB、激光行业、光纤光缆、网络设备商板块业绩高增，营收、归母净利润同比增速均位列前五。板块主要受益于AI发展</w:t>
      </w:r>
      <w:r w:rsidR="00303B82">
        <w:rPr>
          <w:rFonts w:ascii="楷体" w:eastAsia="楷体" w:hAnsi="楷体" w:hint="eastAsia"/>
          <w:sz w:val="28"/>
          <w:szCs w:val="28"/>
        </w:rPr>
        <w:t>。</w:t>
      </w:r>
    </w:p>
    <w:p w14:paraId="3AA355D3" w14:textId="675630E8" w:rsidR="00DA400F" w:rsidRPr="00DB2AEA" w:rsidRDefault="00CA16CA" w:rsidP="00332CEA">
      <w:pPr>
        <w:ind w:firstLineChars="200" w:firstLine="560"/>
        <w:rPr>
          <w:rFonts w:ascii="楷体" w:eastAsia="楷体" w:hAnsi="楷体" w:hint="eastAsia"/>
          <w:sz w:val="28"/>
          <w:szCs w:val="28"/>
        </w:rPr>
      </w:pPr>
      <w:r w:rsidRPr="00586E39">
        <w:rPr>
          <w:rFonts w:ascii="楷体" w:eastAsia="楷体" w:hAnsi="楷体" w:hint="eastAsia"/>
          <w:sz w:val="28"/>
          <w:szCs w:val="28"/>
        </w:rPr>
        <w:t>毛利率角度</w:t>
      </w:r>
      <w:r w:rsidR="00655599">
        <w:rPr>
          <w:rFonts w:ascii="楷体" w:eastAsia="楷体" w:hAnsi="楷体" w:hint="eastAsia"/>
          <w:sz w:val="28"/>
          <w:szCs w:val="28"/>
        </w:rPr>
        <w:t>，根据国泰海通研究，</w:t>
      </w:r>
      <w:r w:rsidRPr="00586E39">
        <w:rPr>
          <w:rFonts w:ascii="楷体" w:eastAsia="楷体" w:hAnsi="楷体" w:hint="eastAsia"/>
          <w:sz w:val="28"/>
          <w:szCs w:val="28"/>
        </w:rPr>
        <w:t xml:space="preserve">光模块及器件、通信 PCB 板块 </w:t>
      </w:r>
      <w:r w:rsidR="009272AD">
        <w:rPr>
          <w:rFonts w:ascii="楷体" w:eastAsia="楷体" w:hAnsi="楷体" w:hint="eastAsia"/>
          <w:sz w:val="28"/>
          <w:szCs w:val="28"/>
        </w:rPr>
        <w:t>20</w:t>
      </w:r>
      <w:r w:rsidRPr="00586E39">
        <w:rPr>
          <w:rFonts w:ascii="楷体" w:eastAsia="楷体" w:hAnsi="楷体" w:hint="eastAsia"/>
          <w:sz w:val="28"/>
          <w:szCs w:val="28"/>
        </w:rPr>
        <w:t>25 年实现同比增长，毛利率提升比例分别为 3.68</w:t>
      </w:r>
      <w:r w:rsidR="00655599">
        <w:rPr>
          <w:rFonts w:ascii="楷体" w:eastAsia="楷体" w:hAnsi="楷体" w:hint="eastAsia"/>
          <w:sz w:val="28"/>
          <w:szCs w:val="28"/>
        </w:rPr>
        <w:t>%</w:t>
      </w:r>
      <w:r w:rsidRPr="00586E39">
        <w:rPr>
          <w:rFonts w:ascii="楷体" w:eastAsia="楷体" w:hAnsi="楷体" w:hint="eastAsia"/>
          <w:sz w:val="28"/>
          <w:szCs w:val="28"/>
        </w:rPr>
        <w:t xml:space="preserve"> 和 </w:t>
      </w:r>
      <w:commentRangeStart w:id="88"/>
      <w:commentRangeStart w:id="89"/>
      <w:r w:rsidRPr="00586E39">
        <w:rPr>
          <w:rFonts w:ascii="楷体" w:eastAsia="楷体" w:hAnsi="楷体" w:hint="eastAsia"/>
          <w:sz w:val="28"/>
          <w:szCs w:val="28"/>
        </w:rPr>
        <w:t>3.39</w:t>
      </w:r>
      <w:commentRangeEnd w:id="88"/>
      <w:r w:rsidR="003C2F81">
        <w:rPr>
          <w:rStyle w:val="af6"/>
          <w:rFonts w:ascii="楷体" w:eastAsia="楷体" w:hAnsi="楷体" w:hint="eastAsia"/>
          <w:sz w:val="28"/>
          <w:szCs w:val="28"/>
        </w:rPr>
        <w:commentReference w:id="88"/>
      </w:r>
      <w:commentRangeEnd w:id="89"/>
      <w:r w:rsidR="00655599">
        <w:rPr>
          <w:rStyle w:val="af6"/>
          <w:rFonts w:ascii="楷体" w:eastAsia="楷体" w:hAnsi="楷体" w:hint="eastAsia"/>
          <w:sz w:val="28"/>
          <w:szCs w:val="28"/>
        </w:rPr>
        <w:commentReference w:id="89"/>
      </w:r>
      <w:r w:rsidR="00655599">
        <w:rPr>
          <w:rFonts w:ascii="楷体" w:eastAsia="楷体" w:hAnsi="楷体" w:hint="eastAsia"/>
          <w:sz w:val="28"/>
          <w:szCs w:val="28"/>
        </w:rPr>
        <w:t>%</w:t>
      </w:r>
      <w:r w:rsidRPr="00586E39">
        <w:rPr>
          <w:rFonts w:ascii="楷体" w:eastAsia="楷体" w:hAnsi="楷体" w:hint="eastAsia"/>
          <w:sz w:val="28"/>
          <w:szCs w:val="28"/>
        </w:rPr>
        <w:t>。</w:t>
      </w:r>
      <w:r w:rsidR="00586E39">
        <w:rPr>
          <w:rFonts w:ascii="楷体" w:eastAsia="楷体" w:hAnsi="楷体" w:hint="eastAsia"/>
          <w:sz w:val="28"/>
          <w:szCs w:val="28"/>
        </w:rPr>
        <w:t>产业获利格局</w:t>
      </w:r>
      <w:r w:rsidR="00B04829">
        <w:rPr>
          <w:rFonts w:ascii="楷体" w:eastAsia="楷体" w:hAnsi="楷体" w:hint="eastAsia"/>
          <w:sz w:val="28"/>
          <w:szCs w:val="28"/>
        </w:rPr>
        <w:t>向数据通信新业态</w:t>
      </w:r>
      <w:r w:rsidR="00553045">
        <w:rPr>
          <w:rFonts w:ascii="楷体" w:eastAsia="楷体" w:hAnsi="楷体" w:hint="eastAsia"/>
          <w:sz w:val="28"/>
          <w:szCs w:val="28"/>
        </w:rPr>
        <w:t>持续优化</w:t>
      </w:r>
      <w:r w:rsidR="00B04829">
        <w:rPr>
          <w:rFonts w:ascii="楷体" w:eastAsia="楷体" w:hAnsi="楷体" w:hint="eastAsia"/>
          <w:sz w:val="28"/>
          <w:szCs w:val="28"/>
        </w:rPr>
        <w:t>。</w:t>
      </w:r>
    </w:p>
    <w:p w14:paraId="726ED71D" w14:textId="13608CC9" w:rsidR="00E95841" w:rsidRPr="00396B2A" w:rsidRDefault="00CA16CA">
      <w:pPr>
        <w:tabs>
          <w:tab w:val="left" w:pos="1601"/>
        </w:tabs>
        <w:jc w:val="center"/>
        <w:rPr>
          <w:rFonts w:ascii="楷体" w:eastAsia="楷体" w:hAnsi="楷体" w:hint="eastAsia"/>
          <w:sz w:val="16"/>
          <w:szCs w:val="16"/>
        </w:rPr>
      </w:pPr>
      <w:r w:rsidRPr="00396B2A">
        <w:rPr>
          <w:rFonts w:ascii="楷体" w:eastAsia="楷体" w:hAnsi="楷体" w:hint="eastAsia"/>
          <w:sz w:val="21"/>
          <w:szCs w:val="16"/>
        </w:rPr>
        <w:t>表：25-26Q1</w:t>
      </w:r>
      <w:r w:rsidR="006C1257">
        <w:rPr>
          <w:rFonts w:ascii="楷体" w:eastAsia="楷体" w:hAnsi="楷体" w:hint="eastAsia"/>
          <w:sz w:val="21"/>
          <w:szCs w:val="16"/>
        </w:rPr>
        <w:t>国内</w:t>
      </w:r>
      <w:r w:rsidR="00AA38A5" w:rsidRPr="00396B2A">
        <w:rPr>
          <w:rFonts w:ascii="楷体" w:eastAsia="楷体" w:hAnsi="楷体" w:hint="eastAsia"/>
          <w:sz w:val="21"/>
          <w:szCs w:val="16"/>
        </w:rPr>
        <w:t>通信行业</w:t>
      </w:r>
      <w:r w:rsidRPr="00396B2A">
        <w:rPr>
          <w:rFonts w:ascii="楷体" w:eastAsia="楷体" w:hAnsi="楷体" w:hint="eastAsia"/>
          <w:sz w:val="21"/>
          <w:szCs w:val="16"/>
        </w:rPr>
        <w:t>细分板块营收及利润统计</w:t>
      </w:r>
    </w:p>
    <w:tbl>
      <w:tblPr>
        <w:tblStyle w:val="ab"/>
        <w:tblW w:w="11058" w:type="dxa"/>
        <w:tblInd w:w="-1281" w:type="dxa"/>
        <w:tblLook w:val="04A0" w:firstRow="1" w:lastRow="0" w:firstColumn="1" w:lastColumn="0" w:noHBand="0" w:noVBand="1"/>
      </w:tblPr>
      <w:tblGrid>
        <w:gridCol w:w="1843"/>
        <w:gridCol w:w="1452"/>
        <w:gridCol w:w="1185"/>
        <w:gridCol w:w="960"/>
        <w:gridCol w:w="846"/>
        <w:gridCol w:w="846"/>
        <w:gridCol w:w="948"/>
        <w:gridCol w:w="1056"/>
        <w:gridCol w:w="1076"/>
        <w:gridCol w:w="846"/>
      </w:tblGrid>
      <w:tr w:rsidR="00E95841" w:rsidRPr="00553045" w14:paraId="5FE31FB0" w14:textId="77777777" w:rsidTr="005A278E">
        <w:trPr>
          <w:trHeight w:val="285"/>
        </w:trPr>
        <w:tc>
          <w:tcPr>
            <w:tcW w:w="1843" w:type="dxa"/>
            <w:noWrap/>
          </w:tcPr>
          <w:p w14:paraId="213F64E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指标</w:t>
            </w:r>
          </w:p>
        </w:tc>
        <w:tc>
          <w:tcPr>
            <w:tcW w:w="1452" w:type="dxa"/>
            <w:noWrap/>
          </w:tcPr>
          <w:p w14:paraId="180EC50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光模块及器件</w:t>
            </w:r>
          </w:p>
        </w:tc>
        <w:tc>
          <w:tcPr>
            <w:tcW w:w="1185" w:type="dxa"/>
            <w:noWrap/>
          </w:tcPr>
          <w:p w14:paraId="09A8EECB"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通信PCB\&amp;CLL</w:t>
            </w:r>
          </w:p>
        </w:tc>
        <w:tc>
          <w:tcPr>
            <w:tcW w:w="960" w:type="dxa"/>
            <w:noWrap/>
          </w:tcPr>
          <w:p w14:paraId="30DD8809"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光纤光缆</w:t>
            </w:r>
          </w:p>
        </w:tc>
        <w:tc>
          <w:tcPr>
            <w:tcW w:w="846" w:type="dxa"/>
            <w:noWrap/>
          </w:tcPr>
          <w:p w14:paraId="3DB89424"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激光行业</w:t>
            </w:r>
          </w:p>
        </w:tc>
        <w:tc>
          <w:tcPr>
            <w:tcW w:w="846" w:type="dxa"/>
            <w:noWrap/>
          </w:tcPr>
          <w:p w14:paraId="6D17FEDE"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IDC</w:t>
            </w:r>
          </w:p>
        </w:tc>
        <w:tc>
          <w:tcPr>
            <w:tcW w:w="948" w:type="dxa"/>
            <w:noWrap/>
          </w:tcPr>
          <w:p w14:paraId="4C998A07"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通信芯片</w:t>
            </w:r>
          </w:p>
        </w:tc>
        <w:tc>
          <w:tcPr>
            <w:tcW w:w="1056" w:type="dxa"/>
            <w:noWrap/>
          </w:tcPr>
          <w:p w14:paraId="3951004A"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网络设备商</w:t>
            </w:r>
          </w:p>
        </w:tc>
        <w:tc>
          <w:tcPr>
            <w:tcW w:w="1076" w:type="dxa"/>
            <w:noWrap/>
          </w:tcPr>
          <w:p w14:paraId="7384F73D"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基础电信运营商</w:t>
            </w:r>
          </w:p>
        </w:tc>
        <w:tc>
          <w:tcPr>
            <w:tcW w:w="846" w:type="dxa"/>
            <w:noWrap/>
          </w:tcPr>
          <w:p w14:paraId="4F0DCFA0" w14:textId="77777777" w:rsidR="00E95841" w:rsidRPr="00553045" w:rsidRDefault="00CA16CA">
            <w:pPr>
              <w:spacing w:after="0" w:line="240" w:lineRule="auto"/>
              <w:rPr>
                <w:rFonts w:ascii="楷体" w:eastAsia="楷体" w:hAnsi="楷体" w:hint="eastAsia"/>
                <w:sz w:val="21"/>
                <w:szCs w:val="21"/>
              </w:rPr>
            </w:pPr>
            <w:r w:rsidRPr="00553045">
              <w:rPr>
                <w:rFonts w:ascii="楷体" w:eastAsia="楷体" w:hAnsi="楷体"/>
                <w:sz w:val="21"/>
                <w:szCs w:val="21"/>
              </w:rPr>
              <w:t>物联网</w:t>
            </w:r>
          </w:p>
        </w:tc>
      </w:tr>
      <w:tr w:rsidR="00E95841" w:rsidRPr="00553045" w14:paraId="7BBB0CBF" w14:textId="77777777" w:rsidTr="005A278E">
        <w:trPr>
          <w:trHeight w:val="285"/>
        </w:trPr>
        <w:tc>
          <w:tcPr>
            <w:tcW w:w="1843" w:type="dxa"/>
            <w:noWrap/>
          </w:tcPr>
          <w:p w14:paraId="274398B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2025营收(亿元)</w:t>
            </w:r>
          </w:p>
        </w:tc>
        <w:tc>
          <w:tcPr>
            <w:tcW w:w="1452" w:type="dxa"/>
            <w:noWrap/>
          </w:tcPr>
          <w:p w14:paraId="6746DFB9"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1111.95</w:t>
            </w:r>
          </w:p>
        </w:tc>
        <w:tc>
          <w:tcPr>
            <w:tcW w:w="1185" w:type="dxa"/>
            <w:noWrap/>
          </w:tcPr>
          <w:p w14:paraId="2501B95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1273.09</w:t>
            </w:r>
          </w:p>
        </w:tc>
        <w:tc>
          <w:tcPr>
            <w:tcW w:w="960" w:type="dxa"/>
            <w:noWrap/>
          </w:tcPr>
          <w:p w14:paraId="4E2FFF1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1414.36</w:t>
            </w:r>
          </w:p>
        </w:tc>
        <w:tc>
          <w:tcPr>
            <w:tcW w:w="846" w:type="dxa"/>
            <w:noWrap/>
          </w:tcPr>
          <w:p w14:paraId="225B0AC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311.9</w:t>
            </w:r>
          </w:p>
        </w:tc>
        <w:tc>
          <w:tcPr>
            <w:tcW w:w="846" w:type="dxa"/>
            <w:noWrap/>
          </w:tcPr>
          <w:p w14:paraId="19BA195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362.25</w:t>
            </w:r>
          </w:p>
        </w:tc>
        <w:tc>
          <w:tcPr>
            <w:tcW w:w="948" w:type="dxa"/>
            <w:noWrap/>
          </w:tcPr>
          <w:p w14:paraId="136AE14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65.14</w:t>
            </w:r>
          </w:p>
        </w:tc>
        <w:tc>
          <w:tcPr>
            <w:tcW w:w="1056" w:type="dxa"/>
            <w:noWrap/>
          </w:tcPr>
          <w:p w14:paraId="0651C70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11936.96</w:t>
            </w:r>
          </w:p>
        </w:tc>
        <w:tc>
          <w:tcPr>
            <w:tcW w:w="1076" w:type="dxa"/>
            <w:noWrap/>
          </w:tcPr>
          <w:p w14:paraId="0A4DF82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19663.35</w:t>
            </w:r>
          </w:p>
        </w:tc>
        <w:tc>
          <w:tcPr>
            <w:tcW w:w="846" w:type="dxa"/>
            <w:noWrap/>
          </w:tcPr>
          <w:p w14:paraId="6C36572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416.4</w:t>
            </w:r>
          </w:p>
        </w:tc>
      </w:tr>
      <w:tr w:rsidR="00E95841" w:rsidRPr="00553045" w14:paraId="24C51405" w14:textId="77777777" w:rsidTr="005A278E">
        <w:trPr>
          <w:trHeight w:val="285"/>
        </w:trPr>
        <w:tc>
          <w:tcPr>
            <w:tcW w:w="1843" w:type="dxa"/>
            <w:shd w:val="clear" w:color="auto" w:fill="92D050"/>
            <w:noWrap/>
          </w:tcPr>
          <w:p w14:paraId="51E4EC9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2025营收YoY(%)</w:t>
            </w:r>
          </w:p>
        </w:tc>
        <w:tc>
          <w:tcPr>
            <w:tcW w:w="1452" w:type="dxa"/>
            <w:shd w:val="clear" w:color="auto" w:fill="FFC000"/>
            <w:noWrap/>
          </w:tcPr>
          <w:p w14:paraId="5655BB7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63.09</w:t>
            </w:r>
          </w:p>
        </w:tc>
        <w:tc>
          <w:tcPr>
            <w:tcW w:w="1185" w:type="dxa"/>
            <w:shd w:val="clear" w:color="auto" w:fill="92D050"/>
            <w:noWrap/>
          </w:tcPr>
          <w:p w14:paraId="3205B72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40.16</w:t>
            </w:r>
          </w:p>
        </w:tc>
        <w:tc>
          <w:tcPr>
            <w:tcW w:w="960" w:type="dxa"/>
            <w:shd w:val="clear" w:color="auto" w:fill="92D050"/>
            <w:noWrap/>
          </w:tcPr>
          <w:p w14:paraId="2050DEE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10.88</w:t>
            </w:r>
          </w:p>
        </w:tc>
        <w:tc>
          <w:tcPr>
            <w:tcW w:w="846" w:type="dxa"/>
            <w:shd w:val="clear" w:color="auto" w:fill="92D050"/>
            <w:noWrap/>
          </w:tcPr>
          <w:p w14:paraId="5983846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20.17</w:t>
            </w:r>
          </w:p>
        </w:tc>
        <w:tc>
          <w:tcPr>
            <w:tcW w:w="846" w:type="dxa"/>
            <w:shd w:val="clear" w:color="auto" w:fill="92D050"/>
            <w:noWrap/>
          </w:tcPr>
          <w:p w14:paraId="257A55E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-1.92</w:t>
            </w:r>
          </w:p>
        </w:tc>
        <w:tc>
          <w:tcPr>
            <w:tcW w:w="948" w:type="dxa"/>
            <w:shd w:val="clear" w:color="auto" w:fill="92D050"/>
            <w:noWrap/>
          </w:tcPr>
          <w:p w14:paraId="613D6E0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w:t>
            </w:r>
          </w:p>
        </w:tc>
        <w:tc>
          <w:tcPr>
            <w:tcW w:w="1056" w:type="dxa"/>
            <w:shd w:val="clear" w:color="auto" w:fill="92D050"/>
            <w:noWrap/>
          </w:tcPr>
          <w:p w14:paraId="0CB2115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37.5</w:t>
            </w:r>
          </w:p>
        </w:tc>
        <w:tc>
          <w:tcPr>
            <w:tcW w:w="1076" w:type="dxa"/>
            <w:shd w:val="clear" w:color="auto" w:fill="92D050"/>
            <w:noWrap/>
          </w:tcPr>
          <w:p w14:paraId="264F8BC0"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0.64</w:t>
            </w:r>
          </w:p>
        </w:tc>
        <w:tc>
          <w:tcPr>
            <w:tcW w:w="846" w:type="dxa"/>
            <w:shd w:val="clear" w:color="auto" w:fill="92D050"/>
            <w:noWrap/>
          </w:tcPr>
          <w:p w14:paraId="54B0FC1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17.76</w:t>
            </w:r>
          </w:p>
        </w:tc>
      </w:tr>
      <w:tr w:rsidR="00E95841" w:rsidRPr="00553045" w14:paraId="5E2948DD" w14:textId="77777777" w:rsidTr="005A278E">
        <w:trPr>
          <w:trHeight w:val="285"/>
        </w:trPr>
        <w:tc>
          <w:tcPr>
            <w:tcW w:w="1843" w:type="dxa"/>
            <w:noWrap/>
          </w:tcPr>
          <w:p w14:paraId="379DC6BA" w14:textId="1F066244"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2025归母</w:t>
            </w:r>
            <w:r w:rsidR="00A76FB5">
              <w:rPr>
                <w:rFonts w:ascii="楷体" w:eastAsia="楷体" w:hAnsi="楷体" w:hint="eastAsia"/>
                <w:sz w:val="21"/>
                <w:szCs w:val="21"/>
              </w:rPr>
              <w:t>净利润</w:t>
            </w:r>
            <w:r w:rsidRPr="005A278E">
              <w:rPr>
                <w:rFonts w:ascii="楷体" w:eastAsia="楷体" w:hAnsi="楷体"/>
                <w:sz w:val="21"/>
                <w:szCs w:val="21"/>
              </w:rPr>
              <w:t>(亿元)</w:t>
            </w:r>
          </w:p>
        </w:tc>
        <w:tc>
          <w:tcPr>
            <w:tcW w:w="1452" w:type="dxa"/>
            <w:noWrap/>
          </w:tcPr>
          <w:p w14:paraId="3ADDAF4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264.35</w:t>
            </w:r>
          </w:p>
        </w:tc>
        <w:tc>
          <w:tcPr>
            <w:tcW w:w="1185" w:type="dxa"/>
            <w:noWrap/>
          </w:tcPr>
          <w:p w14:paraId="659A0B3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181.1</w:t>
            </w:r>
          </w:p>
        </w:tc>
        <w:tc>
          <w:tcPr>
            <w:tcW w:w="960" w:type="dxa"/>
            <w:noWrap/>
          </w:tcPr>
          <w:p w14:paraId="61ADF1D5"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58.24</w:t>
            </w:r>
          </w:p>
        </w:tc>
        <w:tc>
          <w:tcPr>
            <w:tcW w:w="846" w:type="dxa"/>
            <w:noWrap/>
          </w:tcPr>
          <w:p w14:paraId="69236DF0"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18.85</w:t>
            </w:r>
          </w:p>
        </w:tc>
        <w:tc>
          <w:tcPr>
            <w:tcW w:w="846" w:type="dxa"/>
            <w:noWrap/>
          </w:tcPr>
          <w:p w14:paraId="0F3D902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62.85</w:t>
            </w:r>
          </w:p>
        </w:tc>
        <w:tc>
          <w:tcPr>
            <w:tcW w:w="948" w:type="dxa"/>
            <w:noWrap/>
          </w:tcPr>
          <w:p w14:paraId="47D07E63"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-4.23</w:t>
            </w:r>
          </w:p>
        </w:tc>
        <w:tc>
          <w:tcPr>
            <w:tcW w:w="1056" w:type="dxa"/>
            <w:noWrap/>
          </w:tcPr>
          <w:p w14:paraId="248D81B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441.95</w:t>
            </w:r>
          </w:p>
        </w:tc>
        <w:tc>
          <w:tcPr>
            <w:tcW w:w="1076" w:type="dxa"/>
            <w:noWrap/>
          </w:tcPr>
          <w:p w14:paraId="63B63CF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1794.06</w:t>
            </w:r>
          </w:p>
        </w:tc>
        <w:tc>
          <w:tcPr>
            <w:tcW w:w="846" w:type="dxa"/>
            <w:noWrap/>
          </w:tcPr>
          <w:p w14:paraId="614CE63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20.55</w:t>
            </w:r>
          </w:p>
        </w:tc>
      </w:tr>
      <w:tr w:rsidR="00E95841" w:rsidRPr="00553045" w14:paraId="4727A5D3" w14:textId="77777777" w:rsidTr="005A278E">
        <w:trPr>
          <w:trHeight w:val="285"/>
        </w:trPr>
        <w:tc>
          <w:tcPr>
            <w:tcW w:w="1843" w:type="dxa"/>
            <w:shd w:val="clear" w:color="auto" w:fill="92D050"/>
            <w:noWrap/>
          </w:tcPr>
          <w:p w14:paraId="70DD218C" w14:textId="0B3A1E20"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2025归母</w:t>
            </w:r>
            <w:r w:rsidR="00A76FB5">
              <w:rPr>
                <w:rFonts w:ascii="楷体" w:eastAsia="楷体" w:hAnsi="楷体" w:hint="eastAsia"/>
                <w:sz w:val="21"/>
                <w:szCs w:val="21"/>
              </w:rPr>
              <w:t>净利润</w:t>
            </w:r>
            <w:r w:rsidRPr="005A278E">
              <w:rPr>
                <w:rFonts w:ascii="楷体" w:eastAsia="楷体" w:hAnsi="楷体"/>
                <w:sz w:val="21"/>
                <w:szCs w:val="21"/>
              </w:rPr>
              <w:t>YoY(%)</w:t>
            </w:r>
          </w:p>
        </w:tc>
        <w:tc>
          <w:tcPr>
            <w:tcW w:w="1452" w:type="dxa"/>
            <w:shd w:val="clear" w:color="auto" w:fill="FFC000"/>
            <w:noWrap/>
          </w:tcPr>
          <w:p w14:paraId="6E5CDAD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117.29</w:t>
            </w:r>
          </w:p>
        </w:tc>
        <w:tc>
          <w:tcPr>
            <w:tcW w:w="1185" w:type="dxa"/>
            <w:shd w:val="clear" w:color="auto" w:fill="92D050"/>
            <w:noWrap/>
          </w:tcPr>
          <w:p w14:paraId="7B4441F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103.14</w:t>
            </w:r>
          </w:p>
        </w:tc>
        <w:tc>
          <w:tcPr>
            <w:tcW w:w="960" w:type="dxa"/>
            <w:shd w:val="clear" w:color="auto" w:fill="92D050"/>
            <w:noWrap/>
          </w:tcPr>
          <w:p w14:paraId="04A4B00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-2.23</w:t>
            </w:r>
          </w:p>
        </w:tc>
        <w:tc>
          <w:tcPr>
            <w:tcW w:w="846" w:type="dxa"/>
            <w:shd w:val="clear" w:color="auto" w:fill="92D050"/>
            <w:noWrap/>
          </w:tcPr>
          <w:p w14:paraId="3D01AEA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-26.96</w:t>
            </w:r>
          </w:p>
        </w:tc>
        <w:tc>
          <w:tcPr>
            <w:tcW w:w="846" w:type="dxa"/>
            <w:shd w:val="clear" w:color="auto" w:fill="92D050"/>
            <w:noWrap/>
          </w:tcPr>
          <w:p w14:paraId="0496C3D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25.48</w:t>
            </w:r>
          </w:p>
        </w:tc>
        <w:tc>
          <w:tcPr>
            <w:tcW w:w="948" w:type="dxa"/>
            <w:shd w:val="clear" w:color="auto" w:fill="92D050"/>
            <w:noWrap/>
          </w:tcPr>
          <w:p w14:paraId="26E2FFC5"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-44.19</w:t>
            </w:r>
          </w:p>
        </w:tc>
        <w:tc>
          <w:tcPr>
            <w:tcW w:w="1056" w:type="dxa"/>
            <w:shd w:val="clear" w:color="auto" w:fill="92D050"/>
            <w:noWrap/>
          </w:tcPr>
          <w:p w14:paraId="6D7AF00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26.23</w:t>
            </w:r>
          </w:p>
        </w:tc>
        <w:tc>
          <w:tcPr>
            <w:tcW w:w="1076" w:type="dxa"/>
            <w:shd w:val="clear" w:color="auto" w:fill="92D050"/>
            <w:noWrap/>
          </w:tcPr>
          <w:p w14:paraId="2057E12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-0.56</w:t>
            </w:r>
          </w:p>
        </w:tc>
        <w:tc>
          <w:tcPr>
            <w:tcW w:w="846" w:type="dxa"/>
            <w:shd w:val="clear" w:color="auto" w:fill="92D050"/>
            <w:noWrap/>
          </w:tcPr>
          <w:p w14:paraId="6664E16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8.3</w:t>
            </w:r>
          </w:p>
        </w:tc>
      </w:tr>
      <w:tr w:rsidR="00E95841" w:rsidRPr="00553045" w14:paraId="0854F192" w14:textId="77777777" w:rsidTr="005A278E">
        <w:trPr>
          <w:trHeight w:val="285"/>
        </w:trPr>
        <w:tc>
          <w:tcPr>
            <w:tcW w:w="1843" w:type="dxa"/>
            <w:noWrap/>
          </w:tcPr>
          <w:p w14:paraId="57116A17" w14:textId="4FA25F68"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2025扣非归母</w:t>
            </w:r>
            <w:r w:rsidR="00A76FB5">
              <w:rPr>
                <w:rFonts w:ascii="楷体" w:eastAsia="楷体" w:hAnsi="楷体" w:hint="eastAsia"/>
                <w:sz w:val="21"/>
                <w:szCs w:val="21"/>
              </w:rPr>
              <w:t>净利润</w:t>
            </w:r>
            <w:r w:rsidRPr="005A278E">
              <w:rPr>
                <w:rFonts w:ascii="楷体" w:eastAsia="楷体" w:hAnsi="楷体"/>
                <w:sz w:val="21"/>
                <w:szCs w:val="21"/>
              </w:rPr>
              <w:t>(亿元)</w:t>
            </w:r>
          </w:p>
        </w:tc>
        <w:tc>
          <w:tcPr>
            <w:tcW w:w="1452" w:type="dxa"/>
            <w:noWrap/>
          </w:tcPr>
          <w:p w14:paraId="521FD769"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257.77</w:t>
            </w:r>
          </w:p>
        </w:tc>
        <w:tc>
          <w:tcPr>
            <w:tcW w:w="1185" w:type="dxa"/>
            <w:noWrap/>
          </w:tcPr>
          <w:p w14:paraId="2A97B5E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173.84</w:t>
            </w:r>
          </w:p>
        </w:tc>
        <w:tc>
          <w:tcPr>
            <w:tcW w:w="960" w:type="dxa"/>
            <w:noWrap/>
          </w:tcPr>
          <w:p w14:paraId="192B3CB0"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52.33</w:t>
            </w:r>
          </w:p>
        </w:tc>
        <w:tc>
          <w:tcPr>
            <w:tcW w:w="846" w:type="dxa"/>
            <w:noWrap/>
          </w:tcPr>
          <w:p w14:paraId="2AC3DB85"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12.07</w:t>
            </w:r>
          </w:p>
        </w:tc>
        <w:tc>
          <w:tcPr>
            <w:tcW w:w="846" w:type="dxa"/>
            <w:noWrap/>
          </w:tcPr>
          <w:p w14:paraId="36C93DE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29.52</w:t>
            </w:r>
          </w:p>
        </w:tc>
        <w:tc>
          <w:tcPr>
            <w:tcW w:w="948" w:type="dxa"/>
            <w:noWrap/>
          </w:tcPr>
          <w:p w14:paraId="6158B6C9"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-7.83</w:t>
            </w:r>
          </w:p>
        </w:tc>
        <w:tc>
          <w:tcPr>
            <w:tcW w:w="1056" w:type="dxa"/>
            <w:noWrap/>
          </w:tcPr>
          <w:p w14:paraId="23691E2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406.16</w:t>
            </w:r>
          </w:p>
        </w:tc>
        <w:tc>
          <w:tcPr>
            <w:tcW w:w="1076" w:type="dxa"/>
            <w:noWrap/>
          </w:tcPr>
          <w:p w14:paraId="12B59B0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1669.76</w:t>
            </w:r>
          </w:p>
        </w:tc>
        <w:tc>
          <w:tcPr>
            <w:tcW w:w="846" w:type="dxa"/>
            <w:noWrap/>
          </w:tcPr>
          <w:p w14:paraId="5C0A0B00"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18.54</w:t>
            </w:r>
          </w:p>
        </w:tc>
      </w:tr>
      <w:tr w:rsidR="00E95841" w:rsidRPr="00553045" w14:paraId="5764021F" w14:textId="77777777" w:rsidTr="005A278E">
        <w:trPr>
          <w:trHeight w:val="285"/>
        </w:trPr>
        <w:tc>
          <w:tcPr>
            <w:tcW w:w="1843" w:type="dxa"/>
            <w:shd w:val="clear" w:color="auto" w:fill="92D050"/>
            <w:noWrap/>
          </w:tcPr>
          <w:p w14:paraId="3DC4171A" w14:textId="2332F1F3"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2025扣非归母</w:t>
            </w:r>
            <w:r w:rsidR="00A76FB5">
              <w:rPr>
                <w:rFonts w:ascii="楷体" w:eastAsia="楷体" w:hAnsi="楷体" w:hint="eastAsia"/>
                <w:sz w:val="21"/>
                <w:szCs w:val="21"/>
              </w:rPr>
              <w:t>净利润</w:t>
            </w:r>
            <w:r w:rsidRPr="005A278E">
              <w:rPr>
                <w:rFonts w:ascii="楷体" w:eastAsia="楷体" w:hAnsi="楷体"/>
                <w:sz w:val="21"/>
                <w:szCs w:val="21"/>
              </w:rPr>
              <w:t>YoY(%)</w:t>
            </w:r>
          </w:p>
        </w:tc>
        <w:tc>
          <w:tcPr>
            <w:tcW w:w="1452" w:type="dxa"/>
            <w:shd w:val="clear" w:color="auto" w:fill="FFC000"/>
            <w:noWrap/>
          </w:tcPr>
          <w:p w14:paraId="26B7089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123.93</w:t>
            </w:r>
          </w:p>
        </w:tc>
        <w:tc>
          <w:tcPr>
            <w:tcW w:w="1185" w:type="dxa"/>
            <w:shd w:val="clear" w:color="auto" w:fill="92D050"/>
            <w:noWrap/>
          </w:tcPr>
          <w:p w14:paraId="56D1D2B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104.64</w:t>
            </w:r>
          </w:p>
        </w:tc>
        <w:tc>
          <w:tcPr>
            <w:tcW w:w="960" w:type="dxa"/>
            <w:shd w:val="clear" w:color="auto" w:fill="92D050"/>
            <w:noWrap/>
          </w:tcPr>
          <w:p w14:paraId="4A8D76F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3.47</w:t>
            </w:r>
          </w:p>
        </w:tc>
        <w:tc>
          <w:tcPr>
            <w:tcW w:w="846" w:type="dxa"/>
            <w:shd w:val="clear" w:color="auto" w:fill="92D050"/>
            <w:noWrap/>
          </w:tcPr>
          <w:p w14:paraId="301AD72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16.08</w:t>
            </w:r>
          </w:p>
        </w:tc>
        <w:tc>
          <w:tcPr>
            <w:tcW w:w="846" w:type="dxa"/>
            <w:shd w:val="clear" w:color="auto" w:fill="92D050"/>
            <w:noWrap/>
          </w:tcPr>
          <w:p w14:paraId="10BD983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-39</w:t>
            </w:r>
          </w:p>
        </w:tc>
        <w:tc>
          <w:tcPr>
            <w:tcW w:w="948" w:type="dxa"/>
            <w:shd w:val="clear" w:color="auto" w:fill="92D050"/>
            <w:noWrap/>
          </w:tcPr>
          <w:p w14:paraId="548538A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-12.05</w:t>
            </w:r>
          </w:p>
        </w:tc>
        <w:tc>
          <w:tcPr>
            <w:tcW w:w="1056" w:type="dxa"/>
            <w:shd w:val="clear" w:color="auto" w:fill="92D050"/>
            <w:noWrap/>
          </w:tcPr>
          <w:p w14:paraId="15DBC4E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24.24</w:t>
            </w:r>
          </w:p>
        </w:tc>
        <w:tc>
          <w:tcPr>
            <w:tcW w:w="1076" w:type="dxa"/>
            <w:shd w:val="clear" w:color="auto" w:fill="92D050"/>
            <w:noWrap/>
          </w:tcPr>
          <w:p w14:paraId="2B1E728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4.26</w:t>
            </w:r>
          </w:p>
        </w:tc>
        <w:tc>
          <w:tcPr>
            <w:tcW w:w="846" w:type="dxa"/>
            <w:shd w:val="clear" w:color="auto" w:fill="92D050"/>
            <w:noWrap/>
          </w:tcPr>
          <w:p w14:paraId="4A1D0C0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23.13</w:t>
            </w:r>
          </w:p>
        </w:tc>
      </w:tr>
      <w:tr w:rsidR="00E95841" w:rsidRPr="00553045" w14:paraId="149DD968" w14:textId="77777777" w:rsidTr="005A278E">
        <w:trPr>
          <w:trHeight w:val="285"/>
        </w:trPr>
        <w:tc>
          <w:tcPr>
            <w:tcW w:w="1843" w:type="dxa"/>
            <w:noWrap/>
          </w:tcPr>
          <w:p w14:paraId="32B2505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2025毛利率(%)</w:t>
            </w:r>
          </w:p>
        </w:tc>
        <w:tc>
          <w:tcPr>
            <w:tcW w:w="1452" w:type="dxa"/>
            <w:noWrap/>
          </w:tcPr>
          <w:p w14:paraId="7DC0840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36.85</w:t>
            </w:r>
          </w:p>
        </w:tc>
        <w:tc>
          <w:tcPr>
            <w:tcW w:w="1185" w:type="dxa"/>
            <w:noWrap/>
          </w:tcPr>
          <w:p w14:paraId="5D95CE6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24.7</w:t>
            </w:r>
          </w:p>
        </w:tc>
        <w:tc>
          <w:tcPr>
            <w:tcW w:w="960" w:type="dxa"/>
            <w:noWrap/>
          </w:tcPr>
          <w:p w14:paraId="571BC80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18.72</w:t>
            </w:r>
          </w:p>
        </w:tc>
        <w:tc>
          <w:tcPr>
            <w:tcW w:w="846" w:type="dxa"/>
            <w:noWrap/>
          </w:tcPr>
          <w:p w14:paraId="5FD60F2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37.49</w:t>
            </w:r>
          </w:p>
        </w:tc>
        <w:tc>
          <w:tcPr>
            <w:tcW w:w="846" w:type="dxa"/>
            <w:noWrap/>
          </w:tcPr>
          <w:p w14:paraId="321158F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31.43</w:t>
            </w:r>
          </w:p>
        </w:tc>
        <w:tc>
          <w:tcPr>
            <w:tcW w:w="948" w:type="dxa"/>
            <w:noWrap/>
          </w:tcPr>
          <w:p w14:paraId="5E8EBBD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40.56</w:t>
            </w:r>
          </w:p>
        </w:tc>
        <w:tc>
          <w:tcPr>
            <w:tcW w:w="1056" w:type="dxa"/>
            <w:noWrap/>
          </w:tcPr>
          <w:p w14:paraId="24CA201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21.98</w:t>
            </w:r>
          </w:p>
        </w:tc>
        <w:tc>
          <w:tcPr>
            <w:tcW w:w="1076" w:type="dxa"/>
            <w:noWrap/>
          </w:tcPr>
          <w:p w14:paraId="793D260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27.16</w:t>
            </w:r>
          </w:p>
        </w:tc>
        <w:tc>
          <w:tcPr>
            <w:tcW w:w="846" w:type="dxa"/>
            <w:noWrap/>
          </w:tcPr>
          <w:p w14:paraId="39E801E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30.28</w:t>
            </w:r>
          </w:p>
        </w:tc>
      </w:tr>
      <w:tr w:rsidR="005A278E" w:rsidRPr="00553045" w14:paraId="0C560B10" w14:textId="77777777" w:rsidTr="004130D4">
        <w:trPr>
          <w:trHeight w:val="285"/>
        </w:trPr>
        <w:tc>
          <w:tcPr>
            <w:tcW w:w="1843" w:type="dxa"/>
            <w:shd w:val="clear" w:color="auto" w:fill="92D050"/>
            <w:noWrap/>
          </w:tcPr>
          <w:p w14:paraId="06AA2022" w14:textId="77777777" w:rsidR="005A278E" w:rsidRPr="005A278E" w:rsidRDefault="005A278E" w:rsidP="005A278E">
            <w:pPr>
              <w:spacing w:after="0" w:line="240" w:lineRule="auto"/>
              <w:rPr>
                <w:rFonts w:ascii="楷体" w:eastAsia="楷体" w:hAnsi="楷体" w:hint="eastAsia"/>
                <w:sz w:val="21"/>
                <w:szCs w:val="21"/>
              </w:rPr>
            </w:pPr>
            <w:commentRangeStart w:id="90"/>
            <w:commentRangeStart w:id="91"/>
            <w:r w:rsidRPr="005A278E">
              <w:rPr>
                <w:rFonts w:ascii="楷体" w:eastAsia="楷体" w:hAnsi="楷体"/>
                <w:sz w:val="21"/>
                <w:szCs w:val="21"/>
              </w:rPr>
              <w:t>2025毛利率YoY(%)</w:t>
            </w:r>
            <w:commentRangeEnd w:id="90"/>
            <w:r w:rsidRPr="005A278E">
              <w:rPr>
                <w:rStyle w:val="af6"/>
                <w:rFonts w:ascii="楷体" w:eastAsia="楷体" w:hAnsi="楷体" w:hint="eastAsia"/>
              </w:rPr>
              <w:commentReference w:id="90"/>
            </w:r>
            <w:commentRangeEnd w:id="91"/>
            <w:r w:rsidR="005A23D5" w:rsidRPr="005A278E">
              <w:rPr>
                <w:rStyle w:val="af6"/>
                <w:rFonts w:ascii="楷体" w:eastAsia="楷体" w:hAnsi="楷体" w:hint="eastAsia"/>
              </w:rPr>
              <w:commentReference w:id="91"/>
            </w:r>
          </w:p>
        </w:tc>
        <w:tc>
          <w:tcPr>
            <w:tcW w:w="1452" w:type="dxa"/>
            <w:shd w:val="clear" w:color="auto" w:fill="FFC000"/>
            <w:noWrap/>
            <w:vAlign w:val="center"/>
          </w:tcPr>
          <w:p w14:paraId="479F786A" w14:textId="5227214C"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3.68</w:t>
            </w:r>
          </w:p>
        </w:tc>
        <w:tc>
          <w:tcPr>
            <w:tcW w:w="1185" w:type="dxa"/>
            <w:shd w:val="clear" w:color="auto" w:fill="92D050"/>
            <w:noWrap/>
            <w:vAlign w:val="center"/>
          </w:tcPr>
          <w:p w14:paraId="4BDB5FF6" w14:textId="0DBFCE95"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3.39</w:t>
            </w:r>
          </w:p>
        </w:tc>
        <w:tc>
          <w:tcPr>
            <w:tcW w:w="960" w:type="dxa"/>
            <w:shd w:val="clear" w:color="auto" w:fill="92D050"/>
            <w:noWrap/>
            <w:vAlign w:val="center"/>
          </w:tcPr>
          <w:p w14:paraId="39FD37F6" w14:textId="45C9901F"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0.32</w:t>
            </w:r>
          </w:p>
        </w:tc>
        <w:tc>
          <w:tcPr>
            <w:tcW w:w="846" w:type="dxa"/>
            <w:shd w:val="clear" w:color="auto" w:fill="92D050"/>
            <w:noWrap/>
            <w:vAlign w:val="center"/>
          </w:tcPr>
          <w:p w14:paraId="425898CE" w14:textId="15FCF16B"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1.64</w:t>
            </w:r>
          </w:p>
        </w:tc>
        <w:tc>
          <w:tcPr>
            <w:tcW w:w="846" w:type="dxa"/>
            <w:shd w:val="clear" w:color="auto" w:fill="92D050"/>
            <w:noWrap/>
            <w:vAlign w:val="center"/>
          </w:tcPr>
          <w:p w14:paraId="5BEAF8C4" w14:textId="0BAD6DD7"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0.96</w:t>
            </w:r>
          </w:p>
        </w:tc>
        <w:tc>
          <w:tcPr>
            <w:tcW w:w="948" w:type="dxa"/>
            <w:shd w:val="clear" w:color="auto" w:fill="92D050"/>
            <w:noWrap/>
            <w:vAlign w:val="center"/>
          </w:tcPr>
          <w:p w14:paraId="6056608D" w14:textId="2D8CB335"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2.77</w:t>
            </w:r>
          </w:p>
        </w:tc>
        <w:tc>
          <w:tcPr>
            <w:tcW w:w="1056" w:type="dxa"/>
            <w:shd w:val="clear" w:color="auto" w:fill="92D050"/>
            <w:noWrap/>
            <w:vAlign w:val="center"/>
          </w:tcPr>
          <w:p w14:paraId="6CC2E9E5" w14:textId="358E34DA"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-2.8</w:t>
            </w:r>
          </w:p>
        </w:tc>
        <w:tc>
          <w:tcPr>
            <w:tcW w:w="1076" w:type="dxa"/>
            <w:shd w:val="clear" w:color="auto" w:fill="92D050"/>
            <w:noWrap/>
            <w:vAlign w:val="center"/>
          </w:tcPr>
          <w:p w14:paraId="0C93ECE2" w14:textId="1118732D"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0.13</w:t>
            </w:r>
          </w:p>
        </w:tc>
        <w:tc>
          <w:tcPr>
            <w:tcW w:w="846" w:type="dxa"/>
            <w:shd w:val="clear" w:color="auto" w:fill="92D050"/>
            <w:noWrap/>
            <w:vAlign w:val="center"/>
          </w:tcPr>
          <w:p w14:paraId="21F342CA" w14:textId="1DFB7BB6"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-0.58</w:t>
            </w:r>
          </w:p>
        </w:tc>
      </w:tr>
      <w:tr w:rsidR="00E95841" w:rsidRPr="00553045" w14:paraId="7D922AD3" w14:textId="77777777" w:rsidTr="005A278E">
        <w:trPr>
          <w:trHeight w:val="285"/>
        </w:trPr>
        <w:tc>
          <w:tcPr>
            <w:tcW w:w="1843" w:type="dxa"/>
            <w:noWrap/>
          </w:tcPr>
          <w:p w14:paraId="5BF329D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2026Q1营收(亿元)</w:t>
            </w:r>
          </w:p>
        </w:tc>
        <w:tc>
          <w:tcPr>
            <w:tcW w:w="1452" w:type="dxa"/>
            <w:noWrap/>
          </w:tcPr>
          <w:p w14:paraId="1A98424C"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405.2</w:t>
            </w:r>
          </w:p>
        </w:tc>
        <w:tc>
          <w:tcPr>
            <w:tcW w:w="1185" w:type="dxa"/>
            <w:noWrap/>
          </w:tcPr>
          <w:p w14:paraId="5E340B6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359.6</w:t>
            </w:r>
          </w:p>
        </w:tc>
        <w:tc>
          <w:tcPr>
            <w:tcW w:w="960" w:type="dxa"/>
            <w:noWrap/>
          </w:tcPr>
          <w:p w14:paraId="0DA5D47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365.22</w:t>
            </w:r>
          </w:p>
        </w:tc>
        <w:tc>
          <w:tcPr>
            <w:tcW w:w="846" w:type="dxa"/>
            <w:noWrap/>
          </w:tcPr>
          <w:p w14:paraId="2DD5C575"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86.49</w:t>
            </w:r>
          </w:p>
        </w:tc>
        <w:tc>
          <w:tcPr>
            <w:tcW w:w="846" w:type="dxa"/>
            <w:noWrap/>
          </w:tcPr>
          <w:p w14:paraId="7D04F19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86.3</w:t>
            </w:r>
          </w:p>
        </w:tc>
        <w:tc>
          <w:tcPr>
            <w:tcW w:w="948" w:type="dxa"/>
            <w:noWrap/>
          </w:tcPr>
          <w:p w14:paraId="41B62B9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17.19</w:t>
            </w:r>
          </w:p>
        </w:tc>
        <w:tc>
          <w:tcPr>
            <w:tcW w:w="1056" w:type="dxa"/>
            <w:noWrap/>
          </w:tcPr>
          <w:p w14:paraId="04B41190"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3259.44</w:t>
            </w:r>
          </w:p>
        </w:tc>
        <w:tc>
          <w:tcPr>
            <w:tcW w:w="1076" w:type="dxa"/>
            <w:noWrap/>
          </w:tcPr>
          <w:p w14:paraId="0B12678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5006.96</w:t>
            </w:r>
          </w:p>
        </w:tc>
        <w:tc>
          <w:tcPr>
            <w:tcW w:w="846" w:type="dxa"/>
            <w:noWrap/>
          </w:tcPr>
          <w:p w14:paraId="5C1A71F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109.85</w:t>
            </w:r>
          </w:p>
        </w:tc>
      </w:tr>
      <w:tr w:rsidR="00E95841" w:rsidRPr="00553045" w14:paraId="607334C2" w14:textId="77777777" w:rsidTr="005A278E">
        <w:trPr>
          <w:trHeight w:val="285"/>
        </w:trPr>
        <w:tc>
          <w:tcPr>
            <w:tcW w:w="1843" w:type="dxa"/>
            <w:shd w:val="clear" w:color="auto" w:fill="92D050"/>
            <w:noWrap/>
          </w:tcPr>
          <w:p w14:paraId="6B81DFA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2026Q1营收MoY(%)</w:t>
            </w:r>
          </w:p>
        </w:tc>
        <w:tc>
          <w:tcPr>
            <w:tcW w:w="1452" w:type="dxa"/>
            <w:shd w:val="clear" w:color="auto" w:fill="FFC000"/>
            <w:noWrap/>
          </w:tcPr>
          <w:p w14:paraId="706E055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97.05</w:t>
            </w:r>
          </w:p>
        </w:tc>
        <w:tc>
          <w:tcPr>
            <w:tcW w:w="1185" w:type="dxa"/>
            <w:shd w:val="clear" w:color="auto" w:fill="92D050"/>
            <w:noWrap/>
          </w:tcPr>
          <w:p w14:paraId="47D10985"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36.63</w:t>
            </w:r>
          </w:p>
        </w:tc>
        <w:tc>
          <w:tcPr>
            <w:tcW w:w="960" w:type="dxa"/>
            <w:shd w:val="clear" w:color="auto" w:fill="92D050"/>
            <w:noWrap/>
          </w:tcPr>
          <w:p w14:paraId="3966FE7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33.45</w:t>
            </w:r>
          </w:p>
        </w:tc>
        <w:tc>
          <w:tcPr>
            <w:tcW w:w="846" w:type="dxa"/>
            <w:shd w:val="clear" w:color="auto" w:fill="92D050"/>
            <w:noWrap/>
          </w:tcPr>
          <w:p w14:paraId="3F3D228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68.58</w:t>
            </w:r>
          </w:p>
        </w:tc>
        <w:tc>
          <w:tcPr>
            <w:tcW w:w="846" w:type="dxa"/>
            <w:shd w:val="clear" w:color="auto" w:fill="92D050"/>
            <w:noWrap/>
          </w:tcPr>
          <w:p w14:paraId="276356B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11.86</w:t>
            </w:r>
          </w:p>
        </w:tc>
        <w:tc>
          <w:tcPr>
            <w:tcW w:w="948" w:type="dxa"/>
            <w:shd w:val="clear" w:color="auto" w:fill="92D050"/>
            <w:noWrap/>
          </w:tcPr>
          <w:p w14:paraId="290255A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21.84</w:t>
            </w:r>
          </w:p>
        </w:tc>
        <w:tc>
          <w:tcPr>
            <w:tcW w:w="1056" w:type="dxa"/>
            <w:shd w:val="clear" w:color="auto" w:fill="92D050"/>
            <w:noWrap/>
          </w:tcPr>
          <w:p w14:paraId="599C400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45.17</w:t>
            </w:r>
          </w:p>
        </w:tc>
        <w:tc>
          <w:tcPr>
            <w:tcW w:w="1076" w:type="dxa"/>
            <w:shd w:val="clear" w:color="auto" w:fill="92D050"/>
            <w:noWrap/>
          </w:tcPr>
          <w:p w14:paraId="5A51495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-0.18</w:t>
            </w:r>
          </w:p>
        </w:tc>
        <w:tc>
          <w:tcPr>
            <w:tcW w:w="846" w:type="dxa"/>
            <w:shd w:val="clear" w:color="auto" w:fill="92D050"/>
            <w:noWrap/>
          </w:tcPr>
          <w:p w14:paraId="7B78B2E0"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16.91</w:t>
            </w:r>
          </w:p>
        </w:tc>
      </w:tr>
      <w:tr w:rsidR="00E95841" w:rsidRPr="00553045" w14:paraId="7460C6C6" w14:textId="77777777" w:rsidTr="005A278E">
        <w:trPr>
          <w:trHeight w:val="285"/>
        </w:trPr>
        <w:tc>
          <w:tcPr>
            <w:tcW w:w="1843" w:type="dxa"/>
            <w:noWrap/>
          </w:tcPr>
          <w:p w14:paraId="3EBBDA35" w14:textId="7478B098"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lastRenderedPageBreak/>
              <w:t>2026Q1归母</w:t>
            </w:r>
            <w:r w:rsidR="00A76FB5">
              <w:rPr>
                <w:rFonts w:ascii="楷体" w:eastAsia="楷体" w:hAnsi="楷体" w:hint="eastAsia"/>
                <w:sz w:val="21"/>
                <w:szCs w:val="21"/>
              </w:rPr>
              <w:t>净利润</w:t>
            </w:r>
            <w:r w:rsidRPr="005A278E">
              <w:rPr>
                <w:rFonts w:ascii="楷体" w:eastAsia="楷体" w:hAnsi="楷体"/>
                <w:sz w:val="21"/>
                <w:szCs w:val="21"/>
              </w:rPr>
              <w:t>(亿元)</w:t>
            </w:r>
          </w:p>
        </w:tc>
        <w:tc>
          <w:tcPr>
            <w:tcW w:w="1452" w:type="dxa"/>
            <w:noWrap/>
          </w:tcPr>
          <w:p w14:paraId="47AEF40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106.61</w:t>
            </w:r>
          </w:p>
        </w:tc>
        <w:tc>
          <w:tcPr>
            <w:tcW w:w="1185" w:type="dxa"/>
            <w:noWrap/>
          </w:tcPr>
          <w:p w14:paraId="1DD4830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53.03</w:t>
            </w:r>
          </w:p>
        </w:tc>
        <w:tc>
          <w:tcPr>
            <w:tcW w:w="960" w:type="dxa"/>
            <w:noWrap/>
          </w:tcPr>
          <w:p w14:paraId="7CB3EFF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25.61</w:t>
            </w:r>
          </w:p>
        </w:tc>
        <w:tc>
          <w:tcPr>
            <w:tcW w:w="846" w:type="dxa"/>
            <w:noWrap/>
          </w:tcPr>
          <w:p w14:paraId="1E090489"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8.4</w:t>
            </w:r>
          </w:p>
        </w:tc>
        <w:tc>
          <w:tcPr>
            <w:tcW w:w="846" w:type="dxa"/>
            <w:noWrap/>
          </w:tcPr>
          <w:p w14:paraId="5AFFCBB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12.01</w:t>
            </w:r>
          </w:p>
        </w:tc>
        <w:tc>
          <w:tcPr>
            <w:tcW w:w="948" w:type="dxa"/>
            <w:noWrap/>
          </w:tcPr>
          <w:p w14:paraId="2237246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-0.4</w:t>
            </w:r>
          </w:p>
        </w:tc>
        <w:tc>
          <w:tcPr>
            <w:tcW w:w="1056" w:type="dxa"/>
            <w:noWrap/>
          </w:tcPr>
          <w:p w14:paraId="387CD6C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129.11</w:t>
            </w:r>
          </w:p>
        </w:tc>
        <w:tc>
          <w:tcPr>
            <w:tcW w:w="1076" w:type="dxa"/>
            <w:noWrap/>
          </w:tcPr>
          <w:p w14:paraId="2848ECE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388.29</w:t>
            </w:r>
          </w:p>
        </w:tc>
        <w:tc>
          <w:tcPr>
            <w:tcW w:w="846" w:type="dxa"/>
            <w:noWrap/>
          </w:tcPr>
          <w:p w14:paraId="10B46A5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3.98</w:t>
            </w:r>
          </w:p>
        </w:tc>
      </w:tr>
      <w:tr w:rsidR="00E95841" w:rsidRPr="00553045" w14:paraId="4401FE6F" w14:textId="77777777" w:rsidTr="005A278E">
        <w:trPr>
          <w:trHeight w:val="285"/>
        </w:trPr>
        <w:tc>
          <w:tcPr>
            <w:tcW w:w="1843" w:type="dxa"/>
            <w:shd w:val="clear" w:color="auto" w:fill="92D050"/>
            <w:noWrap/>
          </w:tcPr>
          <w:p w14:paraId="3FB69018" w14:textId="551BB5B2"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2026Q1归母</w:t>
            </w:r>
            <w:r w:rsidR="00A76FB5">
              <w:rPr>
                <w:rFonts w:ascii="楷体" w:eastAsia="楷体" w:hAnsi="楷体" w:hint="eastAsia"/>
                <w:sz w:val="21"/>
                <w:szCs w:val="21"/>
              </w:rPr>
              <w:t>净利润</w:t>
            </w:r>
            <w:commentRangeStart w:id="92"/>
            <w:commentRangeStart w:id="93"/>
            <w:r w:rsidRPr="005A278E">
              <w:rPr>
                <w:rFonts w:ascii="楷体" w:eastAsia="楷体" w:hAnsi="楷体"/>
                <w:sz w:val="21"/>
                <w:szCs w:val="21"/>
              </w:rPr>
              <w:t>MoY</w:t>
            </w:r>
            <w:commentRangeEnd w:id="92"/>
            <w:r w:rsidR="00683EE0" w:rsidRPr="005A278E">
              <w:rPr>
                <w:rStyle w:val="af6"/>
                <w:rFonts w:ascii="楷体" w:eastAsia="楷体" w:hAnsi="楷体"/>
              </w:rPr>
              <w:commentReference w:id="92"/>
            </w:r>
            <w:commentRangeEnd w:id="93"/>
            <w:r w:rsidR="00CB5D36" w:rsidRPr="005A278E">
              <w:rPr>
                <w:rStyle w:val="af6"/>
                <w:rFonts w:ascii="楷体" w:eastAsia="楷体" w:hAnsi="楷体"/>
              </w:rPr>
              <w:commentReference w:id="93"/>
            </w:r>
            <w:r w:rsidRPr="005A278E">
              <w:rPr>
                <w:rFonts w:ascii="楷体" w:eastAsia="楷体" w:hAnsi="楷体"/>
                <w:sz w:val="21"/>
                <w:szCs w:val="21"/>
              </w:rPr>
              <w:t>(%)</w:t>
            </w:r>
          </w:p>
        </w:tc>
        <w:tc>
          <w:tcPr>
            <w:tcW w:w="1452" w:type="dxa"/>
            <w:shd w:val="clear" w:color="auto" w:fill="92D050"/>
            <w:noWrap/>
          </w:tcPr>
          <w:p w14:paraId="59C2AD6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145.63</w:t>
            </w:r>
          </w:p>
        </w:tc>
        <w:tc>
          <w:tcPr>
            <w:tcW w:w="1185" w:type="dxa"/>
            <w:shd w:val="clear" w:color="auto" w:fill="92D050"/>
            <w:noWrap/>
          </w:tcPr>
          <w:p w14:paraId="1C841E1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56.54</w:t>
            </w:r>
          </w:p>
        </w:tc>
        <w:tc>
          <w:tcPr>
            <w:tcW w:w="960" w:type="dxa"/>
            <w:shd w:val="clear" w:color="auto" w:fill="92D050"/>
            <w:noWrap/>
          </w:tcPr>
          <w:p w14:paraId="13833CF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76.31</w:t>
            </w:r>
          </w:p>
        </w:tc>
        <w:tc>
          <w:tcPr>
            <w:tcW w:w="846" w:type="dxa"/>
            <w:shd w:val="clear" w:color="auto" w:fill="FFC000"/>
            <w:noWrap/>
          </w:tcPr>
          <w:p w14:paraId="2CC7673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204.68</w:t>
            </w:r>
          </w:p>
        </w:tc>
        <w:tc>
          <w:tcPr>
            <w:tcW w:w="846" w:type="dxa"/>
            <w:shd w:val="clear" w:color="auto" w:fill="92D050"/>
            <w:noWrap/>
          </w:tcPr>
          <w:p w14:paraId="78CF706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8.36</w:t>
            </w:r>
          </w:p>
        </w:tc>
        <w:tc>
          <w:tcPr>
            <w:tcW w:w="948" w:type="dxa"/>
            <w:shd w:val="clear" w:color="auto" w:fill="92D050"/>
            <w:noWrap/>
          </w:tcPr>
          <w:p w14:paraId="491763C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-74.76</w:t>
            </w:r>
          </w:p>
        </w:tc>
        <w:tc>
          <w:tcPr>
            <w:tcW w:w="1056" w:type="dxa"/>
            <w:shd w:val="clear" w:color="auto" w:fill="92D050"/>
            <w:noWrap/>
          </w:tcPr>
          <w:p w14:paraId="215B8CA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56.54</w:t>
            </w:r>
          </w:p>
        </w:tc>
        <w:tc>
          <w:tcPr>
            <w:tcW w:w="1076" w:type="dxa"/>
            <w:shd w:val="clear" w:color="auto" w:fill="92D050"/>
            <w:noWrap/>
          </w:tcPr>
          <w:p w14:paraId="502FC7D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-7.77</w:t>
            </w:r>
          </w:p>
        </w:tc>
        <w:tc>
          <w:tcPr>
            <w:tcW w:w="846" w:type="dxa"/>
            <w:shd w:val="clear" w:color="auto" w:fill="92D050"/>
            <w:noWrap/>
          </w:tcPr>
          <w:p w14:paraId="5411A55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-24.39</w:t>
            </w:r>
          </w:p>
        </w:tc>
      </w:tr>
      <w:tr w:rsidR="00E95841" w:rsidRPr="00553045" w14:paraId="1BF592DB" w14:textId="77777777" w:rsidTr="005A278E">
        <w:trPr>
          <w:trHeight w:val="285"/>
        </w:trPr>
        <w:tc>
          <w:tcPr>
            <w:tcW w:w="1843" w:type="dxa"/>
            <w:noWrap/>
          </w:tcPr>
          <w:p w14:paraId="1B8AC8C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2026Q1扣非归母(亿元)</w:t>
            </w:r>
          </w:p>
        </w:tc>
        <w:tc>
          <w:tcPr>
            <w:tcW w:w="1452" w:type="dxa"/>
            <w:noWrap/>
          </w:tcPr>
          <w:p w14:paraId="36448B8D"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101.75</w:t>
            </w:r>
          </w:p>
        </w:tc>
        <w:tc>
          <w:tcPr>
            <w:tcW w:w="1185" w:type="dxa"/>
            <w:noWrap/>
          </w:tcPr>
          <w:p w14:paraId="7EAA683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51.3</w:t>
            </w:r>
          </w:p>
        </w:tc>
        <w:tc>
          <w:tcPr>
            <w:tcW w:w="960" w:type="dxa"/>
            <w:noWrap/>
          </w:tcPr>
          <w:p w14:paraId="6A6D6843"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25.11</w:t>
            </w:r>
          </w:p>
        </w:tc>
        <w:tc>
          <w:tcPr>
            <w:tcW w:w="846" w:type="dxa"/>
            <w:noWrap/>
          </w:tcPr>
          <w:p w14:paraId="0245C17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8.22</w:t>
            </w:r>
          </w:p>
        </w:tc>
        <w:tc>
          <w:tcPr>
            <w:tcW w:w="846" w:type="dxa"/>
            <w:noWrap/>
          </w:tcPr>
          <w:p w14:paraId="491B8DA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11.72</w:t>
            </w:r>
          </w:p>
        </w:tc>
        <w:tc>
          <w:tcPr>
            <w:tcW w:w="948" w:type="dxa"/>
            <w:noWrap/>
          </w:tcPr>
          <w:p w14:paraId="41162BF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-0.84</w:t>
            </w:r>
          </w:p>
        </w:tc>
        <w:tc>
          <w:tcPr>
            <w:tcW w:w="1056" w:type="dxa"/>
            <w:noWrap/>
          </w:tcPr>
          <w:p w14:paraId="0AA0991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119.75</w:t>
            </w:r>
          </w:p>
        </w:tc>
        <w:tc>
          <w:tcPr>
            <w:tcW w:w="1076" w:type="dxa"/>
            <w:noWrap/>
          </w:tcPr>
          <w:p w14:paraId="4E1DC75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363.49</w:t>
            </w:r>
          </w:p>
        </w:tc>
        <w:tc>
          <w:tcPr>
            <w:tcW w:w="846" w:type="dxa"/>
            <w:noWrap/>
          </w:tcPr>
          <w:p w14:paraId="6775597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3.42</w:t>
            </w:r>
          </w:p>
        </w:tc>
      </w:tr>
      <w:tr w:rsidR="00E95841" w:rsidRPr="00553045" w14:paraId="7B1241A1" w14:textId="77777777" w:rsidTr="005A278E">
        <w:trPr>
          <w:trHeight w:val="285"/>
        </w:trPr>
        <w:tc>
          <w:tcPr>
            <w:tcW w:w="1843" w:type="dxa"/>
            <w:shd w:val="clear" w:color="auto" w:fill="92D050"/>
            <w:noWrap/>
          </w:tcPr>
          <w:p w14:paraId="370F9BA0" w14:textId="23165EE2"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2026Q1扣非归母</w:t>
            </w:r>
            <w:r w:rsidR="00A76FB5">
              <w:rPr>
                <w:rFonts w:ascii="楷体" w:eastAsia="楷体" w:hAnsi="楷体" w:hint="eastAsia"/>
                <w:sz w:val="21"/>
                <w:szCs w:val="21"/>
              </w:rPr>
              <w:t>净利润</w:t>
            </w:r>
            <w:r w:rsidRPr="005A278E">
              <w:rPr>
                <w:rFonts w:ascii="楷体" w:eastAsia="楷体" w:hAnsi="楷体"/>
                <w:sz w:val="21"/>
                <w:szCs w:val="21"/>
              </w:rPr>
              <w:t>MoY(%)</w:t>
            </w:r>
          </w:p>
        </w:tc>
        <w:tc>
          <w:tcPr>
            <w:tcW w:w="1452" w:type="dxa"/>
            <w:shd w:val="clear" w:color="auto" w:fill="92D050"/>
            <w:noWrap/>
          </w:tcPr>
          <w:p w14:paraId="6CD2083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143.69</w:t>
            </w:r>
          </w:p>
        </w:tc>
        <w:tc>
          <w:tcPr>
            <w:tcW w:w="1185" w:type="dxa"/>
            <w:shd w:val="clear" w:color="auto" w:fill="92D050"/>
            <w:noWrap/>
          </w:tcPr>
          <w:p w14:paraId="5091FD92"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53.45</w:t>
            </w:r>
          </w:p>
        </w:tc>
        <w:tc>
          <w:tcPr>
            <w:tcW w:w="960" w:type="dxa"/>
            <w:shd w:val="clear" w:color="auto" w:fill="92D050"/>
            <w:noWrap/>
          </w:tcPr>
          <w:p w14:paraId="0BB9B0EB"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116.6</w:t>
            </w:r>
          </w:p>
        </w:tc>
        <w:tc>
          <w:tcPr>
            <w:tcW w:w="846" w:type="dxa"/>
            <w:shd w:val="clear" w:color="auto" w:fill="FFC000"/>
            <w:noWrap/>
          </w:tcPr>
          <w:p w14:paraId="6DC4E9E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523.3</w:t>
            </w:r>
          </w:p>
        </w:tc>
        <w:tc>
          <w:tcPr>
            <w:tcW w:w="846" w:type="dxa"/>
            <w:shd w:val="clear" w:color="auto" w:fill="92D050"/>
            <w:noWrap/>
          </w:tcPr>
          <w:p w14:paraId="364E4E83"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9.95</w:t>
            </w:r>
          </w:p>
        </w:tc>
        <w:tc>
          <w:tcPr>
            <w:tcW w:w="948" w:type="dxa"/>
            <w:shd w:val="clear" w:color="auto" w:fill="92D050"/>
            <w:noWrap/>
          </w:tcPr>
          <w:p w14:paraId="7526BA59"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-66.87</w:t>
            </w:r>
          </w:p>
        </w:tc>
        <w:tc>
          <w:tcPr>
            <w:tcW w:w="1056" w:type="dxa"/>
            <w:shd w:val="clear" w:color="auto" w:fill="92D050"/>
            <w:noWrap/>
          </w:tcPr>
          <w:p w14:paraId="69C7E277"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60.7</w:t>
            </w:r>
          </w:p>
        </w:tc>
        <w:tc>
          <w:tcPr>
            <w:tcW w:w="1076" w:type="dxa"/>
            <w:shd w:val="clear" w:color="auto" w:fill="92D050"/>
            <w:noWrap/>
          </w:tcPr>
          <w:p w14:paraId="3447CC1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-9.06</w:t>
            </w:r>
          </w:p>
        </w:tc>
        <w:tc>
          <w:tcPr>
            <w:tcW w:w="846" w:type="dxa"/>
            <w:shd w:val="clear" w:color="auto" w:fill="92D050"/>
            <w:noWrap/>
          </w:tcPr>
          <w:p w14:paraId="416C840A"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-29.08</w:t>
            </w:r>
          </w:p>
        </w:tc>
      </w:tr>
      <w:tr w:rsidR="00E95841" w:rsidRPr="00553045" w14:paraId="4A0B9814" w14:textId="77777777" w:rsidTr="005A278E">
        <w:trPr>
          <w:trHeight w:val="285"/>
        </w:trPr>
        <w:tc>
          <w:tcPr>
            <w:tcW w:w="1843" w:type="dxa"/>
            <w:noWrap/>
          </w:tcPr>
          <w:p w14:paraId="066CC111"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2026Q1毛利率(%)</w:t>
            </w:r>
          </w:p>
        </w:tc>
        <w:tc>
          <w:tcPr>
            <w:tcW w:w="1452" w:type="dxa"/>
            <w:noWrap/>
          </w:tcPr>
          <w:p w14:paraId="15375B2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41.29</w:t>
            </w:r>
          </w:p>
        </w:tc>
        <w:tc>
          <w:tcPr>
            <w:tcW w:w="1185" w:type="dxa"/>
            <w:noWrap/>
          </w:tcPr>
          <w:p w14:paraId="07B0C6E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25.53</w:t>
            </w:r>
          </w:p>
        </w:tc>
        <w:tc>
          <w:tcPr>
            <w:tcW w:w="960" w:type="dxa"/>
            <w:noWrap/>
          </w:tcPr>
          <w:p w14:paraId="23CC512F"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23.86</w:t>
            </w:r>
          </w:p>
        </w:tc>
        <w:tc>
          <w:tcPr>
            <w:tcW w:w="846" w:type="dxa"/>
            <w:noWrap/>
          </w:tcPr>
          <w:p w14:paraId="70533EC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37.58</w:t>
            </w:r>
          </w:p>
        </w:tc>
        <w:tc>
          <w:tcPr>
            <w:tcW w:w="846" w:type="dxa"/>
            <w:noWrap/>
          </w:tcPr>
          <w:p w14:paraId="449D50A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30.96</w:t>
            </w:r>
          </w:p>
        </w:tc>
        <w:tc>
          <w:tcPr>
            <w:tcW w:w="948" w:type="dxa"/>
            <w:noWrap/>
          </w:tcPr>
          <w:p w14:paraId="622C258E"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41.58</w:t>
            </w:r>
          </w:p>
        </w:tc>
        <w:tc>
          <w:tcPr>
            <w:tcW w:w="1056" w:type="dxa"/>
            <w:noWrap/>
          </w:tcPr>
          <w:p w14:paraId="52A9A156"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21.72</w:t>
            </w:r>
          </w:p>
        </w:tc>
        <w:tc>
          <w:tcPr>
            <w:tcW w:w="1076" w:type="dxa"/>
            <w:noWrap/>
          </w:tcPr>
          <w:p w14:paraId="509F3788"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25.73</w:t>
            </w:r>
          </w:p>
        </w:tc>
        <w:tc>
          <w:tcPr>
            <w:tcW w:w="846" w:type="dxa"/>
            <w:noWrap/>
          </w:tcPr>
          <w:p w14:paraId="07224DB4" w14:textId="77777777" w:rsidR="00E95841" w:rsidRPr="005A278E" w:rsidRDefault="00CA16CA">
            <w:pPr>
              <w:spacing w:after="0" w:line="240" w:lineRule="auto"/>
              <w:rPr>
                <w:rFonts w:ascii="楷体" w:eastAsia="楷体" w:hAnsi="楷体" w:hint="eastAsia"/>
                <w:sz w:val="21"/>
                <w:szCs w:val="21"/>
              </w:rPr>
            </w:pPr>
            <w:r w:rsidRPr="005A278E">
              <w:rPr>
                <w:rFonts w:ascii="楷体" w:eastAsia="楷体" w:hAnsi="楷体"/>
                <w:sz w:val="21"/>
                <w:szCs w:val="21"/>
              </w:rPr>
              <w:t>30.24</w:t>
            </w:r>
          </w:p>
        </w:tc>
      </w:tr>
      <w:tr w:rsidR="005A278E" w:rsidRPr="00553045" w14:paraId="769C1A59" w14:textId="77777777" w:rsidTr="00F72101">
        <w:trPr>
          <w:trHeight w:val="285"/>
        </w:trPr>
        <w:tc>
          <w:tcPr>
            <w:tcW w:w="1843" w:type="dxa"/>
            <w:shd w:val="clear" w:color="auto" w:fill="92D050"/>
            <w:noWrap/>
          </w:tcPr>
          <w:p w14:paraId="39D61F1E" w14:textId="77777777"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sz w:val="21"/>
                <w:szCs w:val="21"/>
              </w:rPr>
              <w:t>2026Q1毛利率MoY(%)</w:t>
            </w:r>
          </w:p>
        </w:tc>
        <w:tc>
          <w:tcPr>
            <w:tcW w:w="1452" w:type="dxa"/>
            <w:shd w:val="clear" w:color="auto" w:fill="FFC000"/>
            <w:noWrap/>
            <w:vAlign w:val="center"/>
          </w:tcPr>
          <w:p w14:paraId="6674924B" w14:textId="4B0024EE"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 xml:space="preserve">6.64 </w:t>
            </w:r>
          </w:p>
        </w:tc>
        <w:tc>
          <w:tcPr>
            <w:tcW w:w="1185" w:type="dxa"/>
            <w:shd w:val="clear" w:color="auto" w:fill="92D050"/>
            <w:noWrap/>
            <w:vAlign w:val="center"/>
          </w:tcPr>
          <w:p w14:paraId="211D43A1" w14:textId="081A9DFF"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 xml:space="preserve">1.65 </w:t>
            </w:r>
          </w:p>
        </w:tc>
        <w:tc>
          <w:tcPr>
            <w:tcW w:w="960" w:type="dxa"/>
            <w:shd w:val="clear" w:color="auto" w:fill="92D050"/>
            <w:noWrap/>
            <w:vAlign w:val="center"/>
          </w:tcPr>
          <w:p w14:paraId="7AB83F0B" w14:textId="2EB34CE2"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 xml:space="preserve">5.48 </w:t>
            </w:r>
          </w:p>
        </w:tc>
        <w:tc>
          <w:tcPr>
            <w:tcW w:w="846" w:type="dxa"/>
            <w:shd w:val="clear" w:color="auto" w:fill="92D050"/>
            <w:noWrap/>
            <w:vAlign w:val="center"/>
          </w:tcPr>
          <w:p w14:paraId="095774BF" w14:textId="2813A62A"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 xml:space="preserve">2.18 </w:t>
            </w:r>
          </w:p>
        </w:tc>
        <w:tc>
          <w:tcPr>
            <w:tcW w:w="846" w:type="dxa"/>
            <w:shd w:val="clear" w:color="auto" w:fill="92D050"/>
            <w:noWrap/>
            <w:vAlign w:val="center"/>
          </w:tcPr>
          <w:p w14:paraId="7B267EA7" w14:textId="444A6C69"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sz w:val="21"/>
                <w:szCs w:val="21"/>
              </w:rPr>
              <w:t>-0.80</w:t>
            </w:r>
          </w:p>
        </w:tc>
        <w:tc>
          <w:tcPr>
            <w:tcW w:w="948" w:type="dxa"/>
            <w:shd w:val="clear" w:color="auto" w:fill="92D050"/>
            <w:noWrap/>
            <w:vAlign w:val="center"/>
          </w:tcPr>
          <w:p w14:paraId="0ED5C083" w14:textId="5A980B16"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color w:val="000000"/>
                <w:sz w:val="21"/>
                <w:szCs w:val="21"/>
              </w:rPr>
              <w:t xml:space="preserve">2.72 </w:t>
            </w:r>
          </w:p>
        </w:tc>
        <w:tc>
          <w:tcPr>
            <w:tcW w:w="1056" w:type="dxa"/>
            <w:shd w:val="clear" w:color="auto" w:fill="92D050"/>
            <w:noWrap/>
            <w:vAlign w:val="center"/>
          </w:tcPr>
          <w:p w14:paraId="39470E2C" w14:textId="547F4768"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sz w:val="21"/>
                <w:szCs w:val="21"/>
              </w:rPr>
              <w:t>-2.07</w:t>
            </w:r>
          </w:p>
        </w:tc>
        <w:tc>
          <w:tcPr>
            <w:tcW w:w="1076" w:type="dxa"/>
            <w:shd w:val="clear" w:color="auto" w:fill="92D050"/>
            <w:noWrap/>
            <w:vAlign w:val="center"/>
          </w:tcPr>
          <w:p w14:paraId="75F78ABE" w14:textId="7FBB9978"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sz w:val="21"/>
                <w:szCs w:val="21"/>
              </w:rPr>
              <w:t>-1.44</w:t>
            </w:r>
          </w:p>
        </w:tc>
        <w:tc>
          <w:tcPr>
            <w:tcW w:w="846" w:type="dxa"/>
            <w:shd w:val="clear" w:color="auto" w:fill="92D050"/>
            <w:noWrap/>
            <w:vAlign w:val="center"/>
          </w:tcPr>
          <w:p w14:paraId="34929648" w14:textId="1CFACE44" w:rsidR="005A278E" w:rsidRPr="005A278E" w:rsidRDefault="005A278E" w:rsidP="005A278E">
            <w:pPr>
              <w:spacing w:after="0" w:line="240" w:lineRule="auto"/>
              <w:rPr>
                <w:rFonts w:ascii="楷体" w:eastAsia="楷体" w:hAnsi="楷体" w:hint="eastAsia"/>
                <w:sz w:val="21"/>
                <w:szCs w:val="21"/>
              </w:rPr>
            </w:pPr>
            <w:r w:rsidRPr="005A278E">
              <w:rPr>
                <w:rFonts w:ascii="楷体" w:eastAsia="楷体" w:hAnsi="楷体" w:hint="eastAsia"/>
                <w:sz w:val="21"/>
                <w:szCs w:val="21"/>
              </w:rPr>
              <w:t>-0.95</w:t>
            </w:r>
          </w:p>
        </w:tc>
      </w:tr>
    </w:tbl>
    <w:p w14:paraId="23BEDA58" w14:textId="706FE7C3" w:rsidR="00C365D8" w:rsidRPr="00C365D8" w:rsidRDefault="00CA16CA">
      <w:pPr>
        <w:rPr>
          <w:rFonts w:ascii="楷体" w:eastAsia="楷体" w:hAnsi="楷体" w:hint="eastAsia"/>
          <w:sz w:val="21"/>
          <w:szCs w:val="16"/>
        </w:rPr>
      </w:pPr>
      <w:r w:rsidRPr="00396B2A">
        <w:rPr>
          <w:rFonts w:ascii="楷体" w:eastAsia="楷体" w:hAnsi="楷体" w:hint="eastAsia"/>
          <w:sz w:val="21"/>
          <w:szCs w:val="16"/>
        </w:rPr>
        <w:t>数据来源：国泰海通研究</w:t>
      </w:r>
    </w:p>
    <w:p w14:paraId="10BB829F" w14:textId="3B6FA118" w:rsidR="00877EBF" w:rsidRPr="00877EBF" w:rsidRDefault="00877EBF" w:rsidP="00877EBF">
      <w:pPr>
        <w:pStyle w:val="2"/>
        <w:rPr>
          <w:rFonts w:ascii="楷体" w:eastAsia="楷体" w:hAnsi="楷体" w:hint="eastAsia"/>
          <w:b/>
          <w:bCs/>
          <w:color w:val="auto"/>
          <w:sz w:val="32"/>
          <w:szCs w:val="32"/>
        </w:rPr>
      </w:pPr>
      <w:bookmarkStart w:id="94" w:name="_Toc231143518"/>
      <w:bookmarkStart w:id="95" w:name="_Toc231144048"/>
      <w:r w:rsidRPr="00877EBF">
        <w:rPr>
          <w:rFonts w:ascii="楷体" w:eastAsia="楷体" w:hAnsi="楷体" w:hint="eastAsia"/>
          <w:b/>
          <w:bCs/>
          <w:color w:val="auto"/>
          <w:sz w:val="32"/>
          <w:szCs w:val="32"/>
        </w:rPr>
        <w:t>3.2</w:t>
      </w:r>
      <w:r w:rsidRPr="00877EBF">
        <w:rPr>
          <w:rFonts w:ascii="楷体" w:eastAsia="楷体" w:hAnsi="楷体" w:hint="eastAsia"/>
          <w:b/>
          <w:bCs/>
          <w:color w:val="auto"/>
          <w:sz w:val="32"/>
          <w:szCs w:val="32"/>
        </w:rPr>
        <w:t xml:space="preserve"> </w:t>
      </w:r>
      <w:r>
        <w:rPr>
          <w:rFonts w:ascii="楷体" w:eastAsia="楷体" w:hAnsi="楷体" w:hint="eastAsia"/>
          <w:b/>
          <w:bCs/>
          <w:color w:val="auto"/>
          <w:sz w:val="32"/>
          <w:szCs w:val="32"/>
        </w:rPr>
        <w:t>光模块产业</w:t>
      </w:r>
      <w:r w:rsidRPr="00877EBF">
        <w:rPr>
          <w:rFonts w:ascii="楷体" w:eastAsia="楷体" w:hAnsi="楷体" w:hint="eastAsia"/>
          <w:b/>
          <w:bCs/>
          <w:color w:val="auto"/>
          <w:sz w:val="32"/>
          <w:szCs w:val="32"/>
        </w:rPr>
        <w:t>价值链</w:t>
      </w:r>
      <w:ins w:id="96" w:author="Shiqing Tang" w:date="2026-06-01T13:24:00Z" w16du:dateUtc="2026-06-01T05:24:00Z">
        <w:r w:rsidRPr="00877EBF">
          <w:rPr>
            <w:rFonts w:ascii="楷体" w:eastAsia="楷体" w:hAnsi="楷体" w:hint="eastAsia"/>
            <w:b/>
            <w:bCs/>
            <w:color w:val="auto"/>
            <w:sz w:val="32"/>
            <w:szCs w:val="32"/>
          </w:rPr>
          <w:t xml:space="preserve"> </w:t>
        </w:r>
      </w:ins>
    </w:p>
    <w:p w14:paraId="048ECB22" w14:textId="764876A5" w:rsidR="00877EBF" w:rsidRPr="00B9614E" w:rsidRDefault="00B9614E" w:rsidP="00B9614E">
      <w:pPr>
        <w:pStyle w:val="3"/>
        <w:rPr>
          <w:rFonts w:ascii="楷体" w:eastAsia="楷体" w:hAnsi="楷体" w:hint="eastAsia"/>
          <w:b/>
          <w:bCs/>
          <w:color w:val="auto"/>
          <w:sz w:val="30"/>
          <w:szCs w:val="30"/>
        </w:rPr>
      </w:pPr>
      <w:r w:rsidRPr="00B9614E">
        <w:rPr>
          <w:rFonts w:ascii="楷体" w:eastAsia="楷体" w:hAnsi="楷体" w:hint="eastAsia"/>
          <w:b/>
          <w:bCs/>
          <w:color w:val="auto"/>
          <w:sz w:val="30"/>
          <w:szCs w:val="30"/>
        </w:rPr>
        <w:t xml:space="preserve">3.2.1 </w:t>
      </w:r>
      <w:r w:rsidR="00877EBF" w:rsidRPr="00B9614E">
        <w:rPr>
          <w:rFonts w:ascii="楷体" w:eastAsia="楷体" w:hAnsi="楷体"/>
          <w:b/>
          <w:bCs/>
          <w:color w:val="auto"/>
          <w:sz w:val="30"/>
          <w:szCs w:val="30"/>
        </w:rPr>
        <w:t>上游：核心器件与材料</w:t>
      </w:r>
    </w:p>
    <w:p w14:paraId="751381C2" w14:textId="77777777"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sz w:val="28"/>
          <w:szCs w:val="28"/>
        </w:rPr>
        <w:t>光模块上游是产业链技术壁垒最高、价值量最集中的部分，主要包括光/电芯片、光器件、封装材料及生产设备四大类：</w:t>
      </w:r>
    </w:p>
    <w:p w14:paraId="0865E857" w14:textId="77777777"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bCs/>
          <w:sz w:val="28"/>
          <w:szCs w:val="28"/>
        </w:rPr>
        <w:t>1）</w:t>
      </w:r>
      <w:r w:rsidRPr="002E0119">
        <w:rPr>
          <w:rFonts w:ascii="楷体" w:eastAsia="楷体" w:hAnsi="楷体"/>
          <w:sz w:val="28"/>
          <w:szCs w:val="28"/>
        </w:rPr>
        <w:t>光芯片作为光模块的核心，直接决定传输速率和功耗水平。按功能可分为激光器芯片和探测器芯片；按材料体系主要分为磷化铟（InP）、砷化镓（GaAs）及硅光芯片等类别，其中 InP 用于长距高速单模，GaAs 用于短距多模，硅光则依托 CMOS 工艺大规模集成；电芯片层面，驱动芯片为激光器提供调制电流，数字信号处理（DSP）芯片负责补偿信号失真，跨阻放大器（TIA）芯片则实现光电流到电压的转换，三者协同工作保障高频高速信号质量。</w:t>
      </w:r>
    </w:p>
    <w:p w14:paraId="488F04A2" w14:textId="77777777"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bCs/>
          <w:sz w:val="28"/>
          <w:szCs w:val="28"/>
        </w:rPr>
        <w:t>2）</w:t>
      </w:r>
      <w:r w:rsidRPr="002E0119">
        <w:rPr>
          <w:rFonts w:ascii="楷体" w:eastAsia="楷体" w:hAnsi="楷体"/>
          <w:sz w:val="28"/>
          <w:szCs w:val="28"/>
        </w:rPr>
        <w:t>光器件包括有源器件与无源器件，有源器件如调制器、放大器直接参与光电转换，无源器件如隔离器、透镜组则保障光路稳定性。</w:t>
      </w:r>
    </w:p>
    <w:p w14:paraId="31B18914" w14:textId="77777777"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bCs/>
          <w:sz w:val="28"/>
          <w:szCs w:val="28"/>
        </w:rPr>
        <w:lastRenderedPageBreak/>
        <w:t>3）</w:t>
      </w:r>
      <w:r w:rsidRPr="002E0119">
        <w:rPr>
          <w:rFonts w:ascii="楷体" w:eastAsia="楷体" w:hAnsi="楷体"/>
          <w:sz w:val="28"/>
          <w:szCs w:val="28"/>
        </w:rPr>
        <w:t>封装材料方面，散热基板、光学透镜、连接器及光纤阵列等部件影响光模块的耦合效率与长期可靠性。</w:t>
      </w:r>
    </w:p>
    <w:p w14:paraId="02E49006" w14:textId="77777777"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bCs/>
          <w:sz w:val="28"/>
          <w:szCs w:val="28"/>
        </w:rPr>
        <w:t>4）</w:t>
      </w:r>
      <w:r w:rsidRPr="002E0119">
        <w:rPr>
          <w:rFonts w:ascii="楷体" w:eastAsia="楷体" w:hAnsi="楷体"/>
          <w:sz w:val="28"/>
          <w:szCs w:val="28"/>
        </w:rPr>
        <w:t>生产设备环节，贴片机精度、耦合机对准能力以及老化测试设备决定了产品良率与交付一致性。</w:t>
      </w:r>
    </w:p>
    <w:p w14:paraId="1575DBCC" w14:textId="1DE53562" w:rsidR="00877EBF" w:rsidRPr="00CB5C65" w:rsidRDefault="00CB5C65" w:rsidP="00CB5C65">
      <w:pPr>
        <w:pStyle w:val="3"/>
        <w:rPr>
          <w:rFonts w:ascii="楷体" w:eastAsia="楷体" w:hAnsi="楷体" w:hint="eastAsia"/>
          <w:b/>
          <w:bCs/>
          <w:color w:val="auto"/>
          <w:sz w:val="30"/>
          <w:szCs w:val="30"/>
        </w:rPr>
      </w:pPr>
      <w:r w:rsidRPr="00B9614E">
        <w:rPr>
          <w:rFonts w:ascii="楷体" w:eastAsia="楷体" w:hAnsi="楷体" w:hint="eastAsia"/>
          <w:b/>
          <w:bCs/>
          <w:color w:val="auto"/>
          <w:sz w:val="30"/>
          <w:szCs w:val="30"/>
        </w:rPr>
        <w:t>3.2.</w:t>
      </w:r>
      <w:r w:rsidRPr="00CB5C65">
        <w:rPr>
          <w:rFonts w:ascii="楷体" w:eastAsia="楷体" w:hAnsi="楷体" w:hint="eastAsia"/>
          <w:b/>
          <w:bCs/>
          <w:color w:val="auto"/>
          <w:sz w:val="30"/>
          <w:szCs w:val="30"/>
        </w:rPr>
        <w:t xml:space="preserve">2 </w:t>
      </w:r>
      <w:r w:rsidR="00877EBF" w:rsidRPr="00CB5C65">
        <w:rPr>
          <w:rFonts w:ascii="楷体" w:eastAsia="楷体" w:hAnsi="楷体"/>
          <w:b/>
          <w:bCs/>
          <w:color w:val="auto"/>
          <w:sz w:val="30"/>
          <w:szCs w:val="30"/>
        </w:rPr>
        <w:t>中游：光模块生产商</w:t>
      </w:r>
    </w:p>
    <w:p w14:paraId="657DDBA1" w14:textId="2B3DD4D0" w:rsidR="00877EBF" w:rsidRDefault="00877EBF" w:rsidP="00332CEA">
      <w:pPr>
        <w:ind w:firstLineChars="200" w:firstLine="560"/>
        <w:rPr>
          <w:rFonts w:ascii="楷体" w:eastAsia="楷体" w:hAnsi="楷体" w:hint="eastAsia"/>
          <w:sz w:val="28"/>
          <w:szCs w:val="28"/>
        </w:rPr>
      </w:pPr>
      <w:r w:rsidRPr="002E0119">
        <w:rPr>
          <w:rFonts w:ascii="楷体" w:eastAsia="楷体" w:hAnsi="楷体"/>
          <w:sz w:val="28"/>
          <w:szCs w:val="28"/>
        </w:rPr>
        <w:t>中游光模块制造属于资本与技术密集型环节，竞争格局呈现集中化特征：国际巨头如 Coherent（原 II-VI）在高端芯片与模块垂直整合方面占据先发优势；Cisco 依托网络设备平台优势加速光模块自研；Marvell 等电芯片厂商则通过 DSP 等核心芯片巩固在产业链中的关键地位。</w:t>
      </w:r>
      <w:ins w:id="97" w:author="Shiqing Tang" w:date="2026-06-01T13:27:00Z" w16du:dateUtc="2026-06-01T05:27:00Z">
        <w:r>
          <w:rPr>
            <w:rFonts w:ascii="楷体" w:eastAsia="楷体" w:hAnsi="楷体" w:hint="eastAsia"/>
            <w:sz w:val="28"/>
            <w:szCs w:val="28"/>
          </w:rPr>
          <w:t>国内</w:t>
        </w:r>
      </w:ins>
      <w:r w:rsidR="009053A7">
        <w:rPr>
          <w:rFonts w:ascii="楷体" w:eastAsia="楷体" w:hAnsi="楷体" w:hint="eastAsia"/>
          <w:sz w:val="28"/>
          <w:szCs w:val="28"/>
        </w:rPr>
        <w:t>以中际旭创和新易盛为主要，形成两强寡头格局</w:t>
      </w:r>
      <w:r w:rsidR="00193835">
        <w:rPr>
          <w:rFonts w:ascii="楷体" w:eastAsia="楷体" w:hAnsi="楷体" w:hint="eastAsia"/>
          <w:sz w:val="28"/>
          <w:szCs w:val="28"/>
        </w:rPr>
        <w:t>。中际旭创深度绑定英伟达，谷歌，在国内实现800G/1.6T光模块的率先放量，硅光技术领衔。</w:t>
      </w:r>
      <w:r w:rsidR="00086AF9">
        <w:rPr>
          <w:rFonts w:ascii="楷体" w:eastAsia="楷体" w:hAnsi="楷体" w:hint="eastAsia"/>
          <w:sz w:val="28"/>
          <w:szCs w:val="28"/>
        </w:rPr>
        <w:t>新易盛则是LPO技术引领者，800G/1.6T产能</w:t>
      </w:r>
      <w:r w:rsidR="007E7A94">
        <w:rPr>
          <w:rFonts w:ascii="楷体" w:eastAsia="楷体" w:hAnsi="楷体" w:hint="eastAsia"/>
          <w:sz w:val="28"/>
          <w:szCs w:val="28"/>
        </w:rPr>
        <w:t>稳居</w:t>
      </w:r>
      <w:r w:rsidR="00086AF9">
        <w:rPr>
          <w:rFonts w:ascii="楷体" w:eastAsia="楷体" w:hAnsi="楷体" w:hint="eastAsia"/>
          <w:sz w:val="28"/>
          <w:szCs w:val="28"/>
        </w:rPr>
        <w:t>第二。</w:t>
      </w:r>
      <w:r w:rsidR="004964F8">
        <w:rPr>
          <w:rFonts w:ascii="楷体" w:eastAsia="楷体" w:hAnsi="楷体" w:hint="eastAsia"/>
          <w:sz w:val="28"/>
          <w:szCs w:val="28"/>
        </w:rPr>
        <w:t>两强之外，也有如光迅科技，华工科技亨通光电，这样</w:t>
      </w:r>
      <w:r w:rsidR="003057FA">
        <w:rPr>
          <w:rFonts w:ascii="楷体" w:eastAsia="楷体" w:hAnsi="楷体" w:hint="eastAsia"/>
          <w:sz w:val="28"/>
          <w:szCs w:val="28"/>
        </w:rPr>
        <w:t>尝试进行</w:t>
      </w:r>
      <w:r w:rsidR="004964F8">
        <w:rPr>
          <w:rFonts w:ascii="楷体" w:eastAsia="楷体" w:hAnsi="楷体" w:hint="eastAsia"/>
          <w:sz w:val="28"/>
          <w:szCs w:val="28"/>
        </w:rPr>
        <w:t>产业链</w:t>
      </w:r>
      <w:r w:rsidR="003057FA">
        <w:rPr>
          <w:rFonts w:ascii="楷体" w:eastAsia="楷体" w:hAnsi="楷体" w:hint="eastAsia"/>
          <w:sz w:val="28"/>
          <w:szCs w:val="28"/>
        </w:rPr>
        <w:t>垂直</w:t>
      </w:r>
      <w:r w:rsidR="004964F8">
        <w:rPr>
          <w:rFonts w:ascii="楷体" w:eastAsia="楷体" w:hAnsi="楷体" w:hint="eastAsia"/>
          <w:sz w:val="28"/>
          <w:szCs w:val="28"/>
        </w:rPr>
        <w:t>整合</w:t>
      </w:r>
      <w:r w:rsidR="003057FA">
        <w:rPr>
          <w:rFonts w:ascii="楷体" w:eastAsia="楷体" w:hAnsi="楷体" w:hint="eastAsia"/>
          <w:sz w:val="28"/>
          <w:szCs w:val="28"/>
        </w:rPr>
        <w:t>的</w:t>
      </w:r>
      <w:r w:rsidR="004964F8">
        <w:rPr>
          <w:rFonts w:ascii="楷体" w:eastAsia="楷体" w:hAnsi="楷体" w:hint="eastAsia"/>
          <w:sz w:val="28"/>
          <w:szCs w:val="28"/>
        </w:rPr>
        <w:t>厂商</w:t>
      </w:r>
      <w:r w:rsidR="003057FA">
        <w:rPr>
          <w:rFonts w:ascii="楷体" w:eastAsia="楷体" w:hAnsi="楷体" w:hint="eastAsia"/>
          <w:sz w:val="28"/>
          <w:szCs w:val="28"/>
        </w:rPr>
        <w:t>。</w:t>
      </w:r>
    </w:p>
    <w:p w14:paraId="285F9B03" w14:textId="13B4FDE7" w:rsidR="00877EBF" w:rsidRPr="00CB5C65" w:rsidRDefault="00CB5C65" w:rsidP="00CB5C65">
      <w:pPr>
        <w:pStyle w:val="3"/>
        <w:rPr>
          <w:rFonts w:ascii="楷体" w:eastAsia="楷体" w:hAnsi="楷体" w:hint="eastAsia"/>
          <w:b/>
          <w:color w:val="auto"/>
          <w:sz w:val="28"/>
          <w:szCs w:val="28"/>
        </w:rPr>
      </w:pPr>
      <w:r w:rsidRPr="00B9614E">
        <w:rPr>
          <w:rFonts w:ascii="楷体" w:eastAsia="楷体" w:hAnsi="楷体" w:hint="eastAsia"/>
          <w:b/>
          <w:bCs/>
          <w:color w:val="auto"/>
          <w:sz w:val="30"/>
          <w:szCs w:val="30"/>
        </w:rPr>
        <w:t>3.2.</w:t>
      </w:r>
      <w:r>
        <w:rPr>
          <w:rFonts w:ascii="楷体" w:eastAsia="楷体" w:hAnsi="楷体" w:hint="eastAsia"/>
          <w:b/>
          <w:bCs/>
          <w:color w:val="auto"/>
          <w:sz w:val="30"/>
          <w:szCs w:val="30"/>
        </w:rPr>
        <w:t xml:space="preserve">3 </w:t>
      </w:r>
      <w:r w:rsidR="00877EBF" w:rsidRPr="00CB5C65">
        <w:rPr>
          <w:rFonts w:ascii="楷体" w:eastAsia="楷体" w:hAnsi="楷体"/>
          <w:b/>
          <w:color w:val="auto"/>
          <w:sz w:val="28"/>
          <w:szCs w:val="28"/>
        </w:rPr>
        <w:t>下游：应用市场</w:t>
      </w:r>
    </w:p>
    <w:p w14:paraId="76CA8EAA" w14:textId="77777777"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sz w:val="28"/>
          <w:szCs w:val="28"/>
        </w:rPr>
        <w:t>光模块下游市场需求与数据流量增长呈强正相关，当前核心驱动力来自两大板块：</w:t>
      </w:r>
    </w:p>
    <w:p w14:paraId="53D00206" w14:textId="77777777" w:rsidR="00877EBF" w:rsidRPr="002E0119" w:rsidRDefault="00877EBF" w:rsidP="00332CEA">
      <w:pPr>
        <w:ind w:firstLineChars="200" w:firstLine="560"/>
        <w:rPr>
          <w:rFonts w:ascii="楷体" w:eastAsia="楷体" w:hAnsi="楷体" w:hint="eastAsia"/>
          <w:sz w:val="28"/>
          <w:szCs w:val="28"/>
        </w:rPr>
      </w:pPr>
      <w:r w:rsidRPr="002E0119">
        <w:rPr>
          <w:rFonts w:ascii="楷体" w:eastAsia="楷体" w:hAnsi="楷体"/>
          <w:bCs/>
          <w:sz w:val="28"/>
          <w:szCs w:val="28"/>
        </w:rPr>
        <w:t>1）</w:t>
      </w:r>
      <w:r w:rsidRPr="002E0119">
        <w:rPr>
          <w:rFonts w:ascii="楷体" w:eastAsia="楷体" w:hAnsi="楷体"/>
          <w:bCs/>
          <w:sz w:val="28"/>
          <w:szCs w:val="28"/>
          <w:highlight w:val="yellow"/>
        </w:rPr>
        <w:t>数通市场</w:t>
      </w:r>
      <w:r w:rsidRPr="002E0119">
        <w:rPr>
          <w:rFonts w:ascii="楷体" w:eastAsia="楷体" w:hAnsi="楷体"/>
          <w:sz w:val="28"/>
          <w:szCs w:val="28"/>
        </w:rPr>
        <w:t xml:space="preserve">是当前增速最快、空间最大的增量市场。数据中心内部叶脊架构升级拉动 800G/1.6T 光模块需求爆发，亚马逊 AWS、微软 Azure、谷歌云等云服务商资本开支直接决定采购节奏。AI 训练与推理负载推动数据中心内部互联带宽指数级增长，英伟达 GPU </w:t>
      </w:r>
      <w:r w:rsidRPr="002E0119">
        <w:rPr>
          <w:rFonts w:ascii="楷体" w:eastAsia="楷体" w:hAnsi="楷体"/>
          <w:sz w:val="28"/>
          <w:szCs w:val="28"/>
        </w:rPr>
        <w:lastRenderedPageBreak/>
        <w:t>集群对光互联带宽密度提出更高要求，云厂商亦加速自建智算中心。</w:t>
      </w:r>
    </w:p>
    <w:p w14:paraId="5E3E226C" w14:textId="3E4BDF95" w:rsidR="00877EBF" w:rsidRPr="00877EBF" w:rsidRDefault="00877EBF" w:rsidP="00332CEA">
      <w:pPr>
        <w:ind w:firstLineChars="200" w:firstLine="560"/>
        <w:rPr>
          <w:rFonts w:ascii="楷体" w:eastAsia="楷体" w:hAnsi="楷体" w:hint="eastAsia"/>
          <w:sz w:val="28"/>
          <w:szCs w:val="28"/>
        </w:rPr>
      </w:pPr>
      <w:r w:rsidRPr="002E0119">
        <w:rPr>
          <w:rFonts w:ascii="楷体" w:eastAsia="楷体" w:hAnsi="楷体"/>
          <w:bCs/>
          <w:sz w:val="28"/>
          <w:szCs w:val="28"/>
        </w:rPr>
        <w:t>2）电信市场</w:t>
      </w:r>
      <w:r w:rsidRPr="002E0119">
        <w:rPr>
          <w:rFonts w:ascii="楷体" w:eastAsia="楷体" w:hAnsi="楷体"/>
          <w:sz w:val="28"/>
          <w:szCs w:val="28"/>
        </w:rPr>
        <w:t>则体现稳健性与长周期特性。海外 Verizon、AT&amp;T 等传统运营商固网扩容与 5G 部署维持光模块基本盘。电信市场产品速率迭代相对数通而言滞后，但对温度稳定性、传输距离及可靠性要求更为苛刻。</w:t>
      </w:r>
    </w:p>
    <w:p w14:paraId="04B110AE" w14:textId="6B530E61" w:rsidR="0069280A" w:rsidRDefault="001B3D75" w:rsidP="001B3D75">
      <w:pPr>
        <w:pStyle w:val="2"/>
        <w:rPr>
          <w:ins w:id="98" w:author="Shiqing Tang" w:date="2026-06-01T12:40:00Z" w16du:dateUtc="2026-06-01T04:40:00Z"/>
          <w:rFonts w:ascii="楷体" w:eastAsia="楷体" w:hAnsi="楷体" w:hint="eastAsia"/>
          <w:b/>
          <w:color w:val="auto"/>
          <w:sz w:val="32"/>
        </w:rPr>
      </w:pPr>
      <w:r w:rsidRPr="00586E39">
        <w:rPr>
          <w:rFonts w:ascii="楷体" w:eastAsia="楷体" w:hAnsi="楷体" w:hint="eastAsia"/>
          <w:b/>
          <w:bCs/>
          <w:color w:val="auto"/>
          <w:sz w:val="32"/>
          <w:szCs w:val="32"/>
        </w:rPr>
        <w:t>3.</w:t>
      </w:r>
      <w:r w:rsidR="00386962">
        <w:rPr>
          <w:rFonts w:ascii="楷体" w:eastAsia="楷体" w:hAnsi="楷体" w:hint="eastAsia"/>
          <w:b/>
          <w:bCs/>
          <w:color w:val="auto"/>
          <w:sz w:val="32"/>
          <w:szCs w:val="32"/>
        </w:rPr>
        <w:t>3</w:t>
      </w:r>
      <w:r>
        <w:rPr>
          <w:rFonts w:ascii="楷体" w:eastAsia="楷体" w:hAnsi="楷体" w:hint="eastAsia"/>
          <w:b/>
          <w:bCs/>
          <w:color w:val="auto"/>
          <w:sz w:val="32"/>
          <w:szCs w:val="32"/>
        </w:rPr>
        <w:t xml:space="preserve"> </w:t>
      </w:r>
      <w:r w:rsidR="000E403B">
        <w:rPr>
          <w:rFonts w:ascii="楷体" w:eastAsia="楷体" w:hAnsi="楷体" w:hint="eastAsia"/>
          <w:b/>
          <w:bCs/>
          <w:color w:val="auto"/>
          <w:sz w:val="32"/>
          <w:szCs w:val="32"/>
        </w:rPr>
        <w:t>光模块</w:t>
      </w:r>
      <w:r w:rsidR="00674EB7" w:rsidRPr="00396B2A">
        <w:rPr>
          <w:rFonts w:ascii="楷体" w:eastAsia="楷体" w:hAnsi="楷体" w:hint="eastAsia"/>
          <w:b/>
          <w:color w:val="auto"/>
          <w:sz w:val="32"/>
        </w:rPr>
        <w:t>需求侧</w:t>
      </w:r>
      <w:bookmarkEnd w:id="94"/>
      <w:bookmarkEnd w:id="95"/>
      <w:r w:rsidR="00995498">
        <w:rPr>
          <w:rFonts w:ascii="楷体" w:eastAsia="楷体" w:hAnsi="楷体" w:hint="eastAsia"/>
          <w:b/>
          <w:color w:val="auto"/>
          <w:sz w:val="32"/>
        </w:rPr>
        <w:t>：海外四云资本支出高企，需求强劲</w:t>
      </w:r>
    </w:p>
    <w:p w14:paraId="173B98EE" w14:textId="1B3E8D33" w:rsidR="0069280A" w:rsidRPr="0069280A" w:rsidRDefault="0069280A">
      <w:pPr>
        <w:rPr>
          <w:rFonts w:ascii="楷体" w:eastAsia="楷体" w:hAnsi="楷体" w:hint="eastAsia"/>
          <w:b/>
          <w:sz w:val="32"/>
          <w:rPrChange w:id="99" w:author="Shiqing Tang" w:date="2026-06-01T12:41:00Z" w16du:dateUtc="2026-06-01T04:41:00Z">
            <w:rPr>
              <w:rFonts w:hint="eastAsia"/>
            </w:rPr>
          </w:rPrChange>
        </w:rPr>
        <w:pPrChange w:id="100" w:author="Shiqing Tang" w:date="2026-06-01T12:40:00Z" w16du:dateUtc="2026-06-01T04:40:00Z">
          <w:pPr>
            <w:pStyle w:val="2"/>
          </w:pPr>
        </w:pPrChange>
      </w:pPr>
      <w:commentRangeStart w:id="101"/>
      <w:ins w:id="102" w:author="Shiqing Tang" w:date="2026-06-01T12:40:00Z" w16du:dateUtc="2026-06-01T04:40:00Z">
        <w:r>
          <w:rPr>
            <w:rFonts w:ascii="楷体" w:eastAsia="楷体" w:hAnsi="楷体" w:cstheme="majorBidi" w:hint="eastAsia"/>
            <w:b/>
            <w:sz w:val="32"/>
            <w:szCs w:val="40"/>
          </w:rPr>
          <w:t>需求侧这段目前就只</w:t>
        </w:r>
      </w:ins>
      <w:ins w:id="103" w:author="Shiqing Tang" w:date="2026-06-01T12:41:00Z" w16du:dateUtc="2026-06-01T04:41:00Z">
        <w:r>
          <w:rPr>
            <w:rFonts w:ascii="楷体" w:eastAsia="楷体" w:hAnsi="楷体" w:cstheme="majorBidi" w:hint="eastAsia"/>
            <w:b/>
            <w:sz w:val="32"/>
            <w:szCs w:val="40"/>
          </w:rPr>
          <w:t>给了个图、一张表。没有定性的文字分析，需要补上。比如：1.预测2026年几大云的capex有多少，经测算其中投资到光通信的有多少</w:t>
        </w:r>
      </w:ins>
      <w:ins w:id="104" w:author="Shiqing Tang" w:date="2026-06-01T12:42:00Z" w16du:dateUtc="2026-06-01T04:42:00Z">
        <w:r>
          <w:rPr>
            <w:rFonts w:ascii="楷体" w:eastAsia="楷体" w:hAnsi="楷体" w:cstheme="majorBidi" w:hint="eastAsia"/>
            <w:b/>
            <w:sz w:val="32"/>
            <w:szCs w:val="40"/>
          </w:rPr>
          <w:t>。。。2.全行业只有预测到2026的数据么，没有更往后的预测</w:t>
        </w:r>
      </w:ins>
      <w:ins w:id="105" w:author="Shiqing Tang" w:date="2026-06-01T13:51:00Z" w16du:dateUtc="2026-06-01T05:51:00Z">
        <w:r w:rsidR="00E95477">
          <w:rPr>
            <w:rFonts w:ascii="楷体" w:eastAsia="楷体" w:hAnsi="楷体" w:cstheme="majorBidi" w:hint="eastAsia"/>
            <w:b/>
            <w:sz w:val="32"/>
            <w:szCs w:val="40"/>
          </w:rPr>
          <w:t>？</w:t>
        </w:r>
      </w:ins>
      <w:commentRangeEnd w:id="101"/>
      <w:r w:rsidR="007F0F7F">
        <w:rPr>
          <w:rStyle w:val="af6"/>
          <w:rFonts w:ascii="楷体" w:eastAsia="楷体" w:hAnsi="楷体" w:cstheme="majorBidi" w:hint="eastAsia"/>
          <w:b/>
          <w:sz w:val="32"/>
          <w:szCs w:val="40"/>
        </w:rPr>
        <w:commentReference w:id="101"/>
      </w:r>
      <w:commentRangeStart w:id="106"/>
      <w:ins w:id="107" w:author="Shiqing Tang" w:date="2026-06-01T13:51:00Z" w16du:dateUtc="2026-06-01T05:51:00Z">
        <w:r w:rsidR="00E95477">
          <w:rPr>
            <w:rFonts w:ascii="楷体" w:eastAsia="楷体" w:hAnsi="楷体" w:cstheme="majorBidi" w:hint="eastAsia"/>
            <w:b/>
            <w:sz w:val="32"/>
            <w:szCs w:val="40"/>
          </w:rPr>
          <w:t>这个项目最大风险是资本见顶</w:t>
        </w:r>
      </w:ins>
      <w:ins w:id="108" w:author="Shiqing Tang" w:date="2026-06-01T13:52:00Z" w16du:dateUtc="2026-06-01T05:52:00Z">
        <w:r w:rsidR="00E95477">
          <w:rPr>
            <w:rFonts w:ascii="楷体" w:eastAsia="楷体" w:hAnsi="楷体" w:cstheme="majorBidi" w:hint="eastAsia"/>
            <w:b/>
            <w:sz w:val="32"/>
            <w:szCs w:val="40"/>
          </w:rPr>
          <w:t>调头</w:t>
        </w:r>
      </w:ins>
      <w:ins w:id="109" w:author="Shiqing Tang" w:date="2026-06-01T13:51:00Z" w16du:dateUtc="2026-06-01T05:51:00Z">
        <w:r w:rsidR="00E95477">
          <w:rPr>
            <w:rFonts w:ascii="楷体" w:eastAsia="楷体" w:hAnsi="楷体" w:cstheme="majorBidi" w:hint="eastAsia"/>
            <w:b/>
            <w:sz w:val="32"/>
            <w:szCs w:val="40"/>
          </w:rPr>
          <w:t>，因此需要一些更有前瞻性的预测。</w:t>
        </w:r>
      </w:ins>
      <w:commentRangeEnd w:id="106"/>
      <w:r w:rsidR="007F0F7F" w:rsidRPr="0069280A">
        <w:rPr>
          <w:rStyle w:val="af6"/>
          <w:rFonts w:ascii="楷体" w:eastAsia="楷体" w:hAnsi="楷体" w:hint="eastAsia"/>
          <w:b/>
          <w:sz w:val="32"/>
          <w:szCs w:val="24"/>
          <w:rPrChange w:id="110" w:author="Shiqing Tang" w:date="2026-06-01T12:41:00Z" w16du:dateUtc="2026-06-01T04:41:00Z">
            <w:rPr>
              <w:rStyle w:val="af6"/>
              <w:rFonts w:hint="eastAsia"/>
              <w:sz w:val="22"/>
              <w:szCs w:val="24"/>
            </w:rPr>
          </w:rPrChange>
        </w:rPr>
        <w:commentReference w:id="106"/>
      </w:r>
    </w:p>
    <w:p w14:paraId="7CEF3744" w14:textId="7159076D" w:rsidR="002C6C8D" w:rsidRDefault="002C6C8D" w:rsidP="002C6C8D">
      <w:pPr>
        <w:jc w:val="center"/>
        <w:rPr>
          <w:rFonts w:ascii="楷体" w:eastAsia="楷体" w:hAnsi="楷体" w:hint="eastAsia"/>
          <w:szCs w:val="22"/>
        </w:rPr>
      </w:pPr>
      <w:r>
        <w:rPr>
          <w:rFonts w:ascii="楷体" w:eastAsia="楷体" w:hAnsi="楷体" w:hint="eastAsia"/>
          <w:szCs w:val="22"/>
        </w:rPr>
        <w:t>表：海外四大云厂资本开支及增速</w:t>
      </w:r>
    </w:p>
    <w:p w14:paraId="317DC22B" w14:textId="74DA7CB6" w:rsidR="00E95841"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7EB05AD" wp14:editId="1E458F13">
            <wp:extent cx="5274310" cy="2690495"/>
            <wp:effectExtent l="0" t="0" r="2540" b="0"/>
            <wp:docPr id="1292081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81484" name="图片 1"/>
                    <pic:cNvPicPr>
                      <a:picLocks noChangeAspect="1"/>
                    </pic:cNvPicPr>
                  </pic:nvPicPr>
                  <pic:blipFill>
                    <a:blip r:embed="rId16"/>
                    <a:stretch>
                      <a:fillRect/>
                    </a:stretch>
                  </pic:blipFill>
                  <pic:spPr>
                    <a:xfrm>
                      <a:off x="0" y="0"/>
                      <a:ext cx="5274310" cy="2690495"/>
                    </a:xfrm>
                    <a:prstGeom prst="rect">
                      <a:avLst/>
                    </a:prstGeom>
                  </pic:spPr>
                </pic:pic>
              </a:graphicData>
            </a:graphic>
          </wp:inline>
        </w:drawing>
      </w:r>
    </w:p>
    <w:p w14:paraId="06AA3A5F" w14:textId="38D7BE7A" w:rsidR="00B512B9" w:rsidRPr="002C6C8D" w:rsidRDefault="002C6C8D" w:rsidP="002C6C8D">
      <w:pPr>
        <w:jc w:val="center"/>
        <w:rPr>
          <w:rFonts w:ascii="楷体" w:eastAsia="楷体" w:hAnsi="楷体" w:hint="eastAsia"/>
          <w:szCs w:val="22"/>
        </w:rPr>
      </w:pPr>
      <w:r>
        <w:rPr>
          <w:rFonts w:ascii="楷体" w:eastAsia="楷体" w:hAnsi="楷体" w:hint="eastAsia"/>
          <w:szCs w:val="22"/>
        </w:rPr>
        <w:lastRenderedPageBreak/>
        <w:t>表：海外四大云厂资本增速明细情况</w:t>
      </w:r>
    </w:p>
    <w:p w14:paraId="1FBA148B" w14:textId="2F518E57" w:rsidR="003C2F81" w:rsidRDefault="00CA16CA">
      <w:pPr>
        <w:rPr>
          <w:ins w:id="111" w:author="Shiqing Tang" w:date="2026-06-01T12:24:00Z" w16du:dateUtc="2026-06-01T04:24:00Z"/>
          <w:rFonts w:ascii="楷体" w:eastAsia="楷体" w:hAnsi="楷体" w:hint="eastAsia"/>
          <w:szCs w:val="22"/>
        </w:rPr>
      </w:pPr>
      <w:r w:rsidRPr="00547A82">
        <w:rPr>
          <w:rFonts w:ascii="楷体" w:eastAsia="楷体" w:hAnsi="楷体"/>
          <w:noProof/>
          <w:sz w:val="28"/>
          <w:szCs w:val="22"/>
        </w:rPr>
        <w:drawing>
          <wp:inline distT="0" distB="0" distL="0" distR="0" wp14:anchorId="6D8E7B7B" wp14:editId="0E2404A3">
            <wp:extent cx="5274310" cy="982980"/>
            <wp:effectExtent l="0" t="0" r="2540" b="7620"/>
            <wp:docPr id="1934522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22237" name="图片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982980"/>
                    </a:xfrm>
                    <a:prstGeom prst="rect">
                      <a:avLst/>
                    </a:prstGeom>
                    <a:noFill/>
                    <a:ln>
                      <a:noFill/>
                    </a:ln>
                  </pic:spPr>
                </pic:pic>
              </a:graphicData>
            </a:graphic>
          </wp:inline>
        </w:drawing>
      </w:r>
    </w:p>
    <w:p w14:paraId="66FA95E7" w14:textId="7A7C87E2" w:rsidR="003C2F81" w:rsidRPr="00547A82" w:rsidRDefault="002C6C8D">
      <w:pPr>
        <w:rPr>
          <w:rFonts w:ascii="楷体" w:eastAsia="楷体" w:hAnsi="楷体" w:hint="eastAsia"/>
          <w:szCs w:val="22"/>
        </w:rPr>
      </w:pPr>
      <w:r>
        <w:rPr>
          <w:rFonts w:ascii="楷体" w:eastAsia="楷体" w:hAnsi="楷体" w:hint="eastAsia"/>
          <w:szCs w:val="22"/>
        </w:rPr>
        <w:t>数据来源：Wind，国泰海通证券</w:t>
      </w:r>
    </w:p>
    <w:p w14:paraId="6D71A694" w14:textId="6D826A3F" w:rsidR="00E95841" w:rsidRPr="00A45D14" w:rsidRDefault="00280F9C" w:rsidP="00332CEA">
      <w:pPr>
        <w:ind w:firstLineChars="200" w:firstLine="560"/>
        <w:rPr>
          <w:rFonts w:ascii="楷体" w:eastAsia="楷体" w:hAnsi="楷体" w:hint="eastAsia"/>
          <w:sz w:val="28"/>
          <w:szCs w:val="28"/>
        </w:rPr>
      </w:pPr>
      <w:r>
        <w:rPr>
          <w:rFonts w:ascii="楷体" w:eastAsia="楷体" w:hAnsi="楷体" w:hint="eastAsia"/>
          <w:sz w:val="28"/>
          <w:szCs w:val="28"/>
        </w:rPr>
        <w:t>海外四大云厂的</w:t>
      </w:r>
      <w:r w:rsidR="00CA16CA" w:rsidRPr="00A45D14">
        <w:rPr>
          <w:rFonts w:ascii="楷体" w:eastAsia="楷体" w:hAnsi="楷体" w:hint="eastAsia"/>
          <w:sz w:val="28"/>
          <w:szCs w:val="28"/>
        </w:rPr>
        <w:t>同比增速拐点发生在2</w:t>
      </w:r>
      <w:r w:rsidR="00956EFB">
        <w:rPr>
          <w:rFonts w:ascii="楷体" w:eastAsia="楷体" w:hAnsi="楷体" w:hint="eastAsia"/>
          <w:sz w:val="28"/>
          <w:szCs w:val="28"/>
        </w:rPr>
        <w:t>3</w:t>
      </w:r>
      <w:r w:rsidR="00CA16CA" w:rsidRPr="00A45D14">
        <w:rPr>
          <w:rFonts w:ascii="楷体" w:eastAsia="楷体" w:hAnsi="楷体" w:hint="eastAsia"/>
          <w:sz w:val="28"/>
          <w:szCs w:val="28"/>
        </w:rPr>
        <w:t>Q</w:t>
      </w:r>
      <w:r w:rsidR="00956EFB">
        <w:rPr>
          <w:rFonts w:ascii="楷体" w:eastAsia="楷体" w:hAnsi="楷体" w:hint="eastAsia"/>
          <w:sz w:val="28"/>
          <w:szCs w:val="28"/>
        </w:rPr>
        <w:t>4</w:t>
      </w:r>
      <w:r w:rsidR="00CA16CA" w:rsidRPr="00A45D14">
        <w:rPr>
          <w:rFonts w:ascii="楷体" w:eastAsia="楷体" w:hAnsi="楷体" w:hint="eastAsia"/>
          <w:sz w:val="28"/>
          <w:szCs w:val="28"/>
        </w:rPr>
        <w:t>，环比增速拐点发生在23Q3。</w:t>
      </w:r>
      <w:r w:rsidR="00683EE0">
        <w:rPr>
          <w:rFonts w:ascii="楷体" w:eastAsia="楷体" w:hAnsi="楷体" w:hint="eastAsia"/>
          <w:sz w:val="28"/>
          <w:szCs w:val="28"/>
        </w:rPr>
        <w:t>从历史上看，</w:t>
      </w:r>
      <w:r w:rsidR="00702ADB">
        <w:rPr>
          <w:rFonts w:ascii="楷体" w:eastAsia="楷体" w:hAnsi="楷体" w:hint="eastAsia"/>
          <w:sz w:val="28"/>
          <w:szCs w:val="28"/>
        </w:rPr>
        <w:t>由于疫情原因，</w:t>
      </w:r>
      <w:r w:rsidR="00D876DE">
        <w:rPr>
          <w:rFonts w:ascii="楷体" w:eastAsia="楷体" w:hAnsi="楷体" w:hint="eastAsia"/>
          <w:sz w:val="28"/>
          <w:szCs w:val="28"/>
        </w:rPr>
        <w:t>2022年市场经历了</w:t>
      </w:r>
      <w:r w:rsidR="00702ADB">
        <w:rPr>
          <w:rFonts w:ascii="楷体" w:eastAsia="楷体" w:hAnsi="楷体" w:hint="eastAsia"/>
          <w:sz w:val="28"/>
          <w:szCs w:val="28"/>
        </w:rPr>
        <w:t>较大幅度的经济衰退，这让当时云市场的支出情况出现了一定迟滞和衰退。但是2023年初ChatGPT的出现</w:t>
      </w:r>
      <w:r w:rsidR="005B79A8">
        <w:rPr>
          <w:rFonts w:ascii="楷体" w:eastAsia="楷体" w:hAnsi="楷体" w:hint="eastAsia"/>
          <w:sz w:val="28"/>
          <w:szCs w:val="28"/>
        </w:rPr>
        <w:t>扭转</w:t>
      </w:r>
      <w:r w:rsidR="00702ADB">
        <w:rPr>
          <w:rFonts w:ascii="楷体" w:eastAsia="楷体" w:hAnsi="楷体" w:hint="eastAsia"/>
          <w:sz w:val="28"/>
          <w:szCs w:val="28"/>
        </w:rPr>
        <w:t>了这一格局，</w:t>
      </w:r>
      <w:r w:rsidR="007C752D">
        <w:rPr>
          <w:rFonts w:ascii="楷体" w:eastAsia="楷体" w:hAnsi="楷体" w:hint="eastAsia"/>
          <w:sz w:val="28"/>
          <w:szCs w:val="28"/>
        </w:rPr>
        <w:t>以微软为起始，四大云厂在2023年上半年改变了之前紧缩的战略开始逆势增加支出</w:t>
      </w:r>
      <w:r w:rsidR="00CA16CA" w:rsidRPr="00A45D14">
        <w:rPr>
          <w:rFonts w:ascii="楷体" w:eastAsia="楷体" w:hAnsi="楷体" w:hint="eastAsia"/>
          <w:sz w:val="28"/>
          <w:szCs w:val="28"/>
        </w:rPr>
        <w:t>。质变点</w:t>
      </w:r>
      <w:r w:rsidR="001D6DEC">
        <w:rPr>
          <w:rFonts w:ascii="楷体" w:eastAsia="楷体" w:hAnsi="楷体" w:hint="eastAsia"/>
          <w:sz w:val="28"/>
          <w:szCs w:val="28"/>
        </w:rPr>
        <w:t>最终在2023Q3</w:t>
      </w:r>
      <w:r w:rsidR="00CA16CA" w:rsidRPr="00A45D14">
        <w:rPr>
          <w:rFonts w:ascii="楷体" w:eastAsia="楷体" w:hAnsi="楷体" w:hint="eastAsia"/>
          <w:sz w:val="28"/>
          <w:szCs w:val="28"/>
        </w:rPr>
        <w:t>。</w:t>
      </w:r>
      <w:r w:rsidR="001D6DEC">
        <w:rPr>
          <w:rFonts w:ascii="楷体" w:eastAsia="楷体" w:hAnsi="楷体" w:hint="eastAsia"/>
          <w:sz w:val="28"/>
          <w:szCs w:val="28"/>
        </w:rPr>
        <w:t>可以说</w:t>
      </w:r>
      <w:r w:rsidR="00CA16CA" w:rsidRPr="00A45D14">
        <w:rPr>
          <w:rFonts w:ascii="楷体" w:eastAsia="楷体" w:hAnsi="楷体" w:hint="eastAsia"/>
          <w:sz w:val="28"/>
          <w:szCs w:val="28"/>
        </w:rPr>
        <w:t>海外四云</w:t>
      </w:r>
      <w:r w:rsidR="001D6DEC">
        <w:rPr>
          <w:rFonts w:ascii="楷体" w:eastAsia="楷体" w:hAnsi="楷体" w:hint="eastAsia"/>
          <w:sz w:val="28"/>
          <w:szCs w:val="28"/>
        </w:rPr>
        <w:t>对于AI</w:t>
      </w:r>
      <w:r w:rsidR="00CA16CA" w:rsidRPr="00A45D14">
        <w:rPr>
          <w:rFonts w:ascii="楷体" w:eastAsia="楷体" w:hAnsi="楷体" w:hint="eastAsia"/>
          <w:sz w:val="28"/>
          <w:szCs w:val="28"/>
        </w:rPr>
        <w:t>形成一致</w:t>
      </w:r>
      <w:r w:rsidR="001D6DEC">
        <w:rPr>
          <w:rFonts w:ascii="楷体" w:eastAsia="楷体" w:hAnsi="楷体" w:hint="eastAsia"/>
          <w:sz w:val="28"/>
          <w:szCs w:val="28"/>
        </w:rPr>
        <w:t>扩张</w:t>
      </w:r>
      <w:r w:rsidR="00CA16CA" w:rsidRPr="00A45D14">
        <w:rPr>
          <w:rFonts w:ascii="楷体" w:eastAsia="楷体" w:hAnsi="楷体" w:hint="eastAsia"/>
          <w:sz w:val="28"/>
          <w:szCs w:val="28"/>
        </w:rPr>
        <w:t>预期，开启了新一轮AI基建投资竞赛。</w:t>
      </w:r>
      <w:r w:rsidR="004F331C">
        <w:rPr>
          <w:rFonts w:ascii="楷体" w:eastAsia="楷体" w:hAnsi="楷体" w:hint="eastAsia"/>
          <w:sz w:val="28"/>
          <w:szCs w:val="28"/>
        </w:rPr>
        <w:t>光模块作为数据通信的重要部件，在这一预期下，可以预见会受到下游庞大需求的强力拉动。</w:t>
      </w:r>
    </w:p>
    <w:p w14:paraId="3C107440" w14:textId="1A082B66"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w:t>
      </w:r>
      <w:r w:rsidR="00DA400F" w:rsidRPr="00396B2A">
        <w:rPr>
          <w:rFonts w:ascii="楷体" w:eastAsia="楷体" w:hAnsi="楷体" w:hint="eastAsia"/>
          <w:sz w:val="21"/>
          <w:szCs w:val="16"/>
        </w:rPr>
        <w:t>海外</w:t>
      </w:r>
      <w:r w:rsidRPr="00396B2A">
        <w:rPr>
          <w:rFonts w:ascii="楷体" w:eastAsia="楷体" w:hAnsi="楷体" w:hint="eastAsia"/>
          <w:sz w:val="21"/>
          <w:szCs w:val="16"/>
        </w:rPr>
        <w:t>四大云厂25-26</w:t>
      </w:r>
      <w:r w:rsidR="0065543A">
        <w:rPr>
          <w:rFonts w:ascii="楷体" w:eastAsia="楷体" w:hAnsi="楷体" w:hint="eastAsia"/>
          <w:sz w:val="21"/>
          <w:szCs w:val="16"/>
        </w:rPr>
        <w:t>年资本</w:t>
      </w:r>
      <w:r w:rsidRPr="00396B2A">
        <w:rPr>
          <w:rFonts w:ascii="楷体" w:eastAsia="楷体" w:hAnsi="楷体" w:hint="eastAsia"/>
          <w:sz w:val="21"/>
          <w:szCs w:val="16"/>
        </w:rPr>
        <w:t>开支及增长率</w:t>
      </w:r>
    </w:p>
    <w:tbl>
      <w:tblPr>
        <w:tblStyle w:val="ab"/>
        <w:tblW w:w="8931" w:type="dxa"/>
        <w:tblInd w:w="-5" w:type="dxa"/>
        <w:tblLook w:val="04A0" w:firstRow="1" w:lastRow="0" w:firstColumn="1" w:lastColumn="0" w:noHBand="0" w:noVBand="1"/>
      </w:tblPr>
      <w:tblGrid>
        <w:gridCol w:w="1135"/>
        <w:gridCol w:w="1275"/>
        <w:gridCol w:w="1701"/>
        <w:gridCol w:w="1702"/>
        <w:gridCol w:w="1842"/>
        <w:gridCol w:w="1276"/>
      </w:tblGrid>
      <w:tr w:rsidR="00E95841" w:rsidRPr="00A45D14" w14:paraId="5E3D4DAB" w14:textId="77777777" w:rsidTr="00C8596C">
        <w:tc>
          <w:tcPr>
            <w:tcW w:w="1135" w:type="dxa"/>
          </w:tcPr>
          <w:p w14:paraId="5E489816"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四大云商</w:t>
            </w:r>
          </w:p>
        </w:tc>
        <w:tc>
          <w:tcPr>
            <w:tcW w:w="1275" w:type="dxa"/>
          </w:tcPr>
          <w:p w14:paraId="21FF5FDB" w14:textId="697C846B"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25Capex</w:t>
            </w:r>
            <w:r w:rsidR="0065543A">
              <w:rPr>
                <w:rFonts w:ascii="楷体" w:eastAsia="楷体" w:hAnsi="楷体" w:hint="eastAsia"/>
                <w:sz w:val="21"/>
                <w:szCs w:val="21"/>
              </w:rPr>
              <w:t>（亿美元）</w:t>
            </w:r>
          </w:p>
        </w:tc>
        <w:tc>
          <w:tcPr>
            <w:tcW w:w="1701" w:type="dxa"/>
          </w:tcPr>
          <w:p w14:paraId="5D0D228F" w14:textId="1FEC7F32"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26CapexE</w:t>
            </w:r>
            <w:r w:rsidR="00C41E96">
              <w:rPr>
                <w:rFonts w:ascii="楷体" w:eastAsia="楷体" w:hAnsi="楷体" w:hint="eastAsia"/>
                <w:sz w:val="21"/>
                <w:szCs w:val="21"/>
              </w:rPr>
              <w:t>乐观估计（亿美元）</w:t>
            </w:r>
          </w:p>
        </w:tc>
        <w:tc>
          <w:tcPr>
            <w:tcW w:w="1702" w:type="dxa"/>
          </w:tcPr>
          <w:p w14:paraId="5BF3A529"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YOY</w:t>
            </w:r>
          </w:p>
        </w:tc>
        <w:tc>
          <w:tcPr>
            <w:tcW w:w="1842" w:type="dxa"/>
          </w:tcPr>
          <w:p w14:paraId="2D13EE3D" w14:textId="27495A6B"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26CapexE</w:t>
            </w:r>
            <w:r w:rsidR="00C41E96">
              <w:rPr>
                <w:rFonts w:ascii="楷体" w:eastAsia="楷体" w:hAnsi="楷体" w:hint="eastAsia"/>
                <w:sz w:val="21"/>
                <w:szCs w:val="21"/>
              </w:rPr>
              <w:t>中性估计（亿美元）</w:t>
            </w:r>
          </w:p>
        </w:tc>
        <w:tc>
          <w:tcPr>
            <w:tcW w:w="1276" w:type="dxa"/>
          </w:tcPr>
          <w:p w14:paraId="70A7538D"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YOY</w:t>
            </w:r>
          </w:p>
        </w:tc>
      </w:tr>
      <w:tr w:rsidR="00E95841" w:rsidRPr="00A45D14" w14:paraId="2B2ECA1F" w14:textId="77777777" w:rsidTr="00C8596C">
        <w:tc>
          <w:tcPr>
            <w:tcW w:w="1135" w:type="dxa"/>
          </w:tcPr>
          <w:p w14:paraId="70D9864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谷歌</w:t>
            </w:r>
          </w:p>
        </w:tc>
        <w:tc>
          <w:tcPr>
            <w:tcW w:w="1275" w:type="dxa"/>
          </w:tcPr>
          <w:p w14:paraId="6401B7AC" w14:textId="6374D18B"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914</w:t>
            </w:r>
          </w:p>
        </w:tc>
        <w:tc>
          <w:tcPr>
            <w:tcW w:w="1701" w:type="dxa"/>
          </w:tcPr>
          <w:p w14:paraId="30F025D1" w14:textId="5CA2DF89"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1800-1900</w:t>
            </w:r>
          </w:p>
        </w:tc>
        <w:tc>
          <w:tcPr>
            <w:tcW w:w="1702" w:type="dxa"/>
          </w:tcPr>
          <w:p w14:paraId="07E77EB9"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91.5%-102.4%</w:t>
            </w:r>
          </w:p>
        </w:tc>
        <w:tc>
          <w:tcPr>
            <w:tcW w:w="1842" w:type="dxa"/>
            <w:vAlign w:val="center"/>
          </w:tcPr>
          <w:p w14:paraId="56F530B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1279.6</w:t>
            </w:r>
          </w:p>
        </w:tc>
        <w:tc>
          <w:tcPr>
            <w:tcW w:w="1276" w:type="dxa"/>
          </w:tcPr>
          <w:p w14:paraId="175B789D"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2BA8A1A8" w14:textId="77777777" w:rsidTr="00C8596C">
        <w:tc>
          <w:tcPr>
            <w:tcW w:w="1135" w:type="dxa"/>
          </w:tcPr>
          <w:p w14:paraId="3D0CCBB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亚马逊</w:t>
            </w:r>
          </w:p>
        </w:tc>
        <w:tc>
          <w:tcPr>
            <w:tcW w:w="1275" w:type="dxa"/>
          </w:tcPr>
          <w:p w14:paraId="2EF138FA" w14:textId="0F73D6A3"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1318</w:t>
            </w:r>
          </w:p>
        </w:tc>
        <w:tc>
          <w:tcPr>
            <w:tcW w:w="1701" w:type="dxa"/>
          </w:tcPr>
          <w:p w14:paraId="77239972" w14:textId="550A65C9"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2000</w:t>
            </w:r>
          </w:p>
        </w:tc>
        <w:tc>
          <w:tcPr>
            <w:tcW w:w="1702" w:type="dxa"/>
          </w:tcPr>
          <w:p w14:paraId="2BC2A752"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51.7%</w:t>
            </w:r>
          </w:p>
        </w:tc>
        <w:tc>
          <w:tcPr>
            <w:tcW w:w="1842" w:type="dxa"/>
            <w:vAlign w:val="center"/>
          </w:tcPr>
          <w:p w14:paraId="6599C6D5"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1845.2</w:t>
            </w:r>
          </w:p>
        </w:tc>
        <w:tc>
          <w:tcPr>
            <w:tcW w:w="1276" w:type="dxa"/>
          </w:tcPr>
          <w:p w14:paraId="576DD59C"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79B80238" w14:textId="77777777" w:rsidTr="00C8596C">
        <w:tc>
          <w:tcPr>
            <w:tcW w:w="1135" w:type="dxa"/>
          </w:tcPr>
          <w:p w14:paraId="7F4E77A7"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微软</w:t>
            </w:r>
          </w:p>
        </w:tc>
        <w:tc>
          <w:tcPr>
            <w:tcW w:w="1275" w:type="dxa"/>
          </w:tcPr>
          <w:p w14:paraId="005148C5" w14:textId="633412F4"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842</w:t>
            </w:r>
          </w:p>
        </w:tc>
        <w:tc>
          <w:tcPr>
            <w:tcW w:w="1701" w:type="dxa"/>
          </w:tcPr>
          <w:p w14:paraId="49614DDC" w14:textId="769EBB3F"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1500-1650</w:t>
            </w:r>
          </w:p>
        </w:tc>
        <w:tc>
          <w:tcPr>
            <w:tcW w:w="1702" w:type="dxa"/>
          </w:tcPr>
          <w:p w14:paraId="34F4D5C7"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78.1%-95.9%</w:t>
            </w:r>
          </w:p>
        </w:tc>
        <w:tc>
          <w:tcPr>
            <w:tcW w:w="1842" w:type="dxa"/>
            <w:vAlign w:val="center"/>
          </w:tcPr>
          <w:p w14:paraId="2FBA07E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1178.8</w:t>
            </w:r>
          </w:p>
        </w:tc>
        <w:tc>
          <w:tcPr>
            <w:tcW w:w="1276" w:type="dxa"/>
          </w:tcPr>
          <w:p w14:paraId="0ECD6C14"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20B1F4B4" w14:textId="77777777" w:rsidTr="00C8596C">
        <w:tc>
          <w:tcPr>
            <w:tcW w:w="1135" w:type="dxa"/>
          </w:tcPr>
          <w:p w14:paraId="233A1F13"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Meta</w:t>
            </w:r>
          </w:p>
        </w:tc>
        <w:tc>
          <w:tcPr>
            <w:tcW w:w="1275" w:type="dxa"/>
          </w:tcPr>
          <w:p w14:paraId="07C6D1C8" w14:textId="4F268D74"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722</w:t>
            </w:r>
          </w:p>
        </w:tc>
        <w:tc>
          <w:tcPr>
            <w:tcW w:w="1701" w:type="dxa"/>
          </w:tcPr>
          <w:p w14:paraId="716A89C5" w14:textId="4CFC8B7F"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1150-1350</w:t>
            </w:r>
          </w:p>
        </w:tc>
        <w:tc>
          <w:tcPr>
            <w:tcW w:w="1702" w:type="dxa"/>
          </w:tcPr>
          <w:p w14:paraId="1F34398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59.2%-86.9%</w:t>
            </w:r>
          </w:p>
        </w:tc>
        <w:tc>
          <w:tcPr>
            <w:tcW w:w="1842" w:type="dxa"/>
            <w:vAlign w:val="center"/>
          </w:tcPr>
          <w:p w14:paraId="3190170F"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1010.8</w:t>
            </w:r>
          </w:p>
        </w:tc>
        <w:tc>
          <w:tcPr>
            <w:tcW w:w="1276" w:type="dxa"/>
          </w:tcPr>
          <w:p w14:paraId="7FD16F9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r w:rsidR="00E95841" w:rsidRPr="00A45D14" w14:paraId="6E21DA21" w14:textId="77777777" w:rsidTr="00C8596C">
        <w:tc>
          <w:tcPr>
            <w:tcW w:w="1135" w:type="dxa"/>
          </w:tcPr>
          <w:p w14:paraId="66056DF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合计</w:t>
            </w:r>
          </w:p>
        </w:tc>
        <w:tc>
          <w:tcPr>
            <w:tcW w:w="1275" w:type="dxa"/>
          </w:tcPr>
          <w:p w14:paraId="79577423" w14:textId="52CF274C"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3796</w:t>
            </w:r>
          </w:p>
        </w:tc>
        <w:tc>
          <w:tcPr>
            <w:tcW w:w="1701" w:type="dxa"/>
          </w:tcPr>
          <w:p w14:paraId="2B0F6EC2" w14:textId="0BB95646"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6550-6900</w:t>
            </w:r>
          </w:p>
        </w:tc>
        <w:tc>
          <w:tcPr>
            <w:tcW w:w="1702" w:type="dxa"/>
          </w:tcPr>
          <w:p w14:paraId="0A18CEB0"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68.6%-80.5%</w:t>
            </w:r>
          </w:p>
        </w:tc>
        <w:tc>
          <w:tcPr>
            <w:tcW w:w="1842" w:type="dxa"/>
          </w:tcPr>
          <w:p w14:paraId="74BDF0FA"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5314亿</w:t>
            </w:r>
          </w:p>
        </w:tc>
        <w:tc>
          <w:tcPr>
            <w:tcW w:w="1276" w:type="dxa"/>
          </w:tcPr>
          <w:p w14:paraId="35D2AC1E" w14:textId="77777777" w:rsidR="00E95841" w:rsidRPr="00A45D14" w:rsidRDefault="00CA16CA">
            <w:pPr>
              <w:spacing w:after="0" w:line="240" w:lineRule="auto"/>
              <w:rPr>
                <w:rFonts w:ascii="楷体" w:eastAsia="楷体" w:hAnsi="楷体" w:hint="eastAsia"/>
                <w:sz w:val="21"/>
                <w:szCs w:val="21"/>
              </w:rPr>
            </w:pPr>
            <w:r w:rsidRPr="00A45D14">
              <w:rPr>
                <w:rFonts w:ascii="楷体" w:eastAsia="楷体" w:hAnsi="楷体" w:hint="eastAsia"/>
                <w:sz w:val="21"/>
                <w:szCs w:val="21"/>
              </w:rPr>
              <w:t>40%</w:t>
            </w:r>
          </w:p>
        </w:tc>
      </w:tr>
    </w:tbl>
    <w:p w14:paraId="682A6B01" w14:textId="2C5881A9" w:rsidR="0065543A" w:rsidRDefault="007D32CC" w:rsidP="0065543A">
      <w:pPr>
        <w:ind w:firstLineChars="200" w:firstLine="420"/>
        <w:rPr>
          <w:rFonts w:ascii="楷体" w:eastAsia="楷体" w:hAnsi="楷体" w:hint="eastAsia"/>
          <w:sz w:val="21"/>
          <w:szCs w:val="16"/>
        </w:rPr>
      </w:pPr>
      <w:r w:rsidRPr="00396B2A">
        <w:rPr>
          <w:rFonts w:ascii="楷体" w:eastAsia="楷体" w:hAnsi="楷体" w:hint="eastAsia"/>
          <w:sz w:val="21"/>
          <w:szCs w:val="16"/>
        </w:rPr>
        <w:t>数据来源：长江证券，银河证券引trendforce</w:t>
      </w:r>
    </w:p>
    <w:p w14:paraId="41D1F788" w14:textId="2CE9AD0E" w:rsidR="00B44237" w:rsidRDefault="00B44237" w:rsidP="00B7083F">
      <w:pPr>
        <w:ind w:firstLineChars="200" w:firstLine="420"/>
        <w:jc w:val="center"/>
        <w:rPr>
          <w:ins w:id="112" w:author="Shiqing Tang" w:date="2026-06-01T12:30:00Z" w16du:dateUtc="2026-06-01T04:30:00Z"/>
          <w:rFonts w:ascii="楷体" w:eastAsia="楷体" w:hAnsi="楷体" w:hint="eastAsia"/>
          <w:sz w:val="21"/>
          <w:szCs w:val="16"/>
        </w:rPr>
      </w:pPr>
      <w:r>
        <w:rPr>
          <w:rFonts w:ascii="楷体" w:eastAsia="楷体" w:hAnsi="楷体" w:hint="eastAsia"/>
          <w:sz w:val="21"/>
          <w:szCs w:val="16"/>
        </w:rPr>
        <w:lastRenderedPageBreak/>
        <w:t>表：</w:t>
      </w:r>
      <w:r w:rsidRPr="00396B2A">
        <w:rPr>
          <w:rFonts w:ascii="楷体" w:eastAsia="楷体" w:hAnsi="楷体" w:hint="eastAsia"/>
          <w:noProof/>
          <w:sz w:val="21"/>
          <w:szCs w:val="16"/>
        </w:rPr>
        <w:drawing>
          <wp:anchor distT="0" distB="0" distL="114300" distR="114300" simplePos="0" relativeHeight="251658240" behindDoc="0" locked="0" layoutInCell="1" allowOverlap="1" wp14:anchorId="20D8FEF2" wp14:editId="23058C09">
            <wp:simplePos x="0" y="0"/>
            <wp:positionH relativeFrom="column">
              <wp:posOffset>-198120</wp:posOffset>
            </wp:positionH>
            <wp:positionV relativeFrom="paragraph">
              <wp:posOffset>287655</wp:posOffset>
            </wp:positionV>
            <wp:extent cx="5715000" cy="2962275"/>
            <wp:effectExtent l="0" t="0" r="0" b="9525"/>
            <wp:wrapSquare wrapText="bothSides"/>
            <wp:docPr id="742113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2962275"/>
                    </a:xfrm>
                    <a:prstGeom prst="rect">
                      <a:avLst/>
                    </a:prstGeom>
                    <a:noFill/>
                  </pic:spPr>
                </pic:pic>
              </a:graphicData>
            </a:graphic>
          </wp:anchor>
        </w:drawing>
      </w:r>
      <w:r>
        <w:rPr>
          <w:rFonts w:ascii="楷体" w:eastAsia="楷体" w:hAnsi="楷体" w:hint="eastAsia"/>
          <w:sz w:val="21"/>
          <w:szCs w:val="16"/>
        </w:rPr>
        <w:t>2023-202</w:t>
      </w:r>
      <w:r w:rsidR="00B7083F">
        <w:rPr>
          <w:rFonts w:ascii="楷体" w:eastAsia="楷体" w:hAnsi="楷体" w:hint="eastAsia"/>
          <w:sz w:val="21"/>
          <w:szCs w:val="16"/>
        </w:rPr>
        <w:t>5</w:t>
      </w:r>
      <w:r>
        <w:rPr>
          <w:rFonts w:ascii="楷体" w:eastAsia="楷体" w:hAnsi="楷体" w:hint="eastAsia"/>
          <w:sz w:val="21"/>
          <w:szCs w:val="16"/>
        </w:rPr>
        <w:t>年全球九大云服务商Capex</w:t>
      </w:r>
      <w:r w:rsidR="00B7083F">
        <w:rPr>
          <w:rFonts w:ascii="楷体" w:eastAsia="楷体" w:hAnsi="楷体" w:hint="eastAsia"/>
          <w:sz w:val="21"/>
          <w:szCs w:val="16"/>
        </w:rPr>
        <w:t>纪录及2026预期（十亿美元）</w:t>
      </w:r>
    </w:p>
    <w:p w14:paraId="1C6858B2" w14:textId="19C5952C" w:rsidR="007D52B6" w:rsidRDefault="00B7083F" w:rsidP="005D1FAB">
      <w:pPr>
        <w:rPr>
          <w:rFonts w:ascii="楷体" w:eastAsia="楷体" w:hAnsi="楷体"/>
          <w:sz w:val="21"/>
          <w:szCs w:val="16"/>
        </w:rPr>
      </w:pPr>
      <w:r>
        <w:rPr>
          <w:rFonts w:ascii="楷体" w:eastAsia="楷体" w:hAnsi="楷体" w:hint="eastAsia"/>
          <w:sz w:val="21"/>
          <w:szCs w:val="16"/>
        </w:rPr>
        <w:t>数据来源</w:t>
      </w:r>
      <w:r w:rsidR="006A1EDB">
        <w:rPr>
          <w:rFonts w:ascii="楷体" w:eastAsia="楷体" w:hAnsi="楷体" w:hint="eastAsia"/>
          <w:sz w:val="21"/>
          <w:szCs w:val="16"/>
        </w:rPr>
        <w:t>：trendforce</w:t>
      </w:r>
    </w:p>
    <w:p w14:paraId="1D09D4B1" w14:textId="77777777" w:rsidR="005B79A8" w:rsidRPr="00547A82" w:rsidRDefault="005B79A8" w:rsidP="005D1FAB">
      <w:pPr>
        <w:rPr>
          <w:rFonts w:ascii="楷体" w:eastAsia="楷体" w:hAnsi="楷体" w:hint="eastAsia"/>
          <w:szCs w:val="22"/>
        </w:rPr>
      </w:pPr>
    </w:p>
    <w:p w14:paraId="3644E68C" w14:textId="0A547459" w:rsidR="00E95841" w:rsidRPr="00396B2A" w:rsidRDefault="00CA16CA">
      <w:pPr>
        <w:ind w:firstLineChars="200" w:firstLine="420"/>
        <w:jc w:val="center"/>
        <w:rPr>
          <w:rFonts w:ascii="楷体" w:eastAsia="楷体" w:hAnsi="楷体" w:hint="eastAsia"/>
          <w:sz w:val="16"/>
          <w:szCs w:val="16"/>
        </w:rPr>
      </w:pPr>
      <w:r w:rsidRPr="00396B2A">
        <w:rPr>
          <w:rFonts w:ascii="楷体" w:eastAsia="楷体" w:hAnsi="楷体" w:hint="eastAsia"/>
          <w:sz w:val="21"/>
          <w:szCs w:val="16"/>
        </w:rPr>
        <w:t>表：2026年海外</w:t>
      </w:r>
      <w:r w:rsidR="00F027CE" w:rsidRPr="00396B2A">
        <w:rPr>
          <w:rFonts w:ascii="楷体" w:eastAsia="楷体" w:hAnsi="楷体" w:hint="eastAsia"/>
          <w:sz w:val="21"/>
          <w:szCs w:val="16"/>
        </w:rPr>
        <w:t>九</w:t>
      </w:r>
      <w:r w:rsidRPr="00396B2A">
        <w:rPr>
          <w:rFonts w:ascii="楷体" w:eastAsia="楷体" w:hAnsi="楷体" w:hint="eastAsia"/>
          <w:sz w:val="21"/>
          <w:szCs w:val="16"/>
        </w:rPr>
        <w:t>云预计光通信投入测算（需求法测算 单位 亿美元）</w:t>
      </w:r>
    </w:p>
    <w:tbl>
      <w:tblPr>
        <w:tblW w:w="8359" w:type="dxa"/>
        <w:tblLook w:val="04A0" w:firstRow="1" w:lastRow="0" w:firstColumn="1" w:lastColumn="0" w:noHBand="0" w:noVBand="1"/>
      </w:tblPr>
      <w:tblGrid>
        <w:gridCol w:w="2263"/>
        <w:gridCol w:w="1134"/>
        <w:gridCol w:w="1134"/>
        <w:gridCol w:w="1134"/>
        <w:gridCol w:w="993"/>
        <w:gridCol w:w="850"/>
        <w:gridCol w:w="851"/>
      </w:tblGrid>
      <w:tr w:rsidR="005938E7" w:rsidRPr="00A45D14" w14:paraId="20516295" w14:textId="77777777" w:rsidTr="007D52B6">
        <w:trPr>
          <w:trHeight w:val="285"/>
        </w:trPr>
        <w:tc>
          <w:tcPr>
            <w:tcW w:w="2263" w:type="dxa"/>
            <w:tcBorders>
              <w:top w:val="single" w:sz="4" w:space="0" w:color="auto"/>
              <w:left w:val="single" w:sz="4" w:space="0" w:color="auto"/>
              <w:bottom w:val="single" w:sz="4" w:space="0" w:color="auto"/>
              <w:right w:val="single" w:sz="4" w:space="0" w:color="auto"/>
            </w:tcBorders>
            <w:noWrap/>
            <w:vAlign w:val="bottom"/>
            <w:hideMark/>
          </w:tcPr>
          <w:p w14:paraId="4D53D7A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 xml:space="preserve">　</w:t>
            </w:r>
          </w:p>
        </w:tc>
        <w:tc>
          <w:tcPr>
            <w:tcW w:w="1134" w:type="dxa"/>
            <w:tcBorders>
              <w:top w:val="single" w:sz="4" w:space="0" w:color="auto"/>
              <w:left w:val="nil"/>
              <w:bottom w:val="single" w:sz="4" w:space="0" w:color="auto"/>
              <w:right w:val="single" w:sz="4" w:space="0" w:color="auto"/>
            </w:tcBorders>
            <w:noWrap/>
            <w:vAlign w:val="bottom"/>
            <w:hideMark/>
          </w:tcPr>
          <w:p w14:paraId="2484B30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谷歌</w:t>
            </w:r>
          </w:p>
        </w:tc>
        <w:tc>
          <w:tcPr>
            <w:tcW w:w="1134" w:type="dxa"/>
            <w:tcBorders>
              <w:top w:val="single" w:sz="4" w:space="0" w:color="auto"/>
              <w:left w:val="nil"/>
              <w:bottom w:val="single" w:sz="4" w:space="0" w:color="auto"/>
              <w:right w:val="single" w:sz="4" w:space="0" w:color="auto"/>
            </w:tcBorders>
            <w:noWrap/>
            <w:vAlign w:val="bottom"/>
            <w:hideMark/>
          </w:tcPr>
          <w:p w14:paraId="11D5D8F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亚马逊</w:t>
            </w:r>
          </w:p>
        </w:tc>
        <w:tc>
          <w:tcPr>
            <w:tcW w:w="1134" w:type="dxa"/>
            <w:tcBorders>
              <w:top w:val="single" w:sz="4" w:space="0" w:color="auto"/>
              <w:left w:val="nil"/>
              <w:bottom w:val="single" w:sz="4" w:space="0" w:color="auto"/>
              <w:right w:val="single" w:sz="4" w:space="0" w:color="auto"/>
            </w:tcBorders>
            <w:noWrap/>
            <w:vAlign w:val="bottom"/>
            <w:hideMark/>
          </w:tcPr>
          <w:p w14:paraId="53F103A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微软</w:t>
            </w:r>
          </w:p>
        </w:tc>
        <w:tc>
          <w:tcPr>
            <w:tcW w:w="993" w:type="dxa"/>
            <w:tcBorders>
              <w:top w:val="single" w:sz="4" w:space="0" w:color="auto"/>
              <w:left w:val="nil"/>
              <w:bottom w:val="single" w:sz="4" w:space="0" w:color="auto"/>
              <w:right w:val="single" w:sz="4" w:space="0" w:color="auto"/>
            </w:tcBorders>
            <w:noWrap/>
            <w:vAlign w:val="bottom"/>
            <w:hideMark/>
          </w:tcPr>
          <w:p w14:paraId="6026C11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meta</w:t>
            </w:r>
          </w:p>
        </w:tc>
        <w:tc>
          <w:tcPr>
            <w:tcW w:w="850" w:type="dxa"/>
            <w:tcBorders>
              <w:top w:val="single" w:sz="4" w:space="0" w:color="auto"/>
              <w:left w:val="nil"/>
              <w:bottom w:val="single" w:sz="4" w:space="0" w:color="auto"/>
              <w:right w:val="single" w:sz="4" w:space="0" w:color="auto"/>
            </w:tcBorders>
            <w:noWrap/>
            <w:vAlign w:val="bottom"/>
            <w:hideMark/>
          </w:tcPr>
          <w:p w14:paraId="49C96C0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其他</w:t>
            </w:r>
          </w:p>
        </w:tc>
        <w:tc>
          <w:tcPr>
            <w:tcW w:w="851" w:type="dxa"/>
            <w:tcBorders>
              <w:top w:val="single" w:sz="4" w:space="0" w:color="auto"/>
              <w:left w:val="nil"/>
              <w:bottom w:val="single" w:sz="4" w:space="0" w:color="auto"/>
              <w:right w:val="single" w:sz="4" w:space="0" w:color="auto"/>
            </w:tcBorders>
            <w:noWrap/>
            <w:vAlign w:val="bottom"/>
            <w:hideMark/>
          </w:tcPr>
          <w:p w14:paraId="4F4189D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总计</w:t>
            </w:r>
          </w:p>
        </w:tc>
      </w:tr>
      <w:tr w:rsidR="005938E7" w:rsidRPr="00A45D14" w14:paraId="0B731698"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6D3FBC6D"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总资本开支</w:t>
            </w:r>
          </w:p>
        </w:tc>
        <w:tc>
          <w:tcPr>
            <w:tcW w:w="1134" w:type="dxa"/>
            <w:tcBorders>
              <w:top w:val="nil"/>
              <w:left w:val="nil"/>
              <w:bottom w:val="single" w:sz="4" w:space="0" w:color="auto"/>
              <w:right w:val="single" w:sz="4" w:space="0" w:color="auto"/>
            </w:tcBorders>
            <w:noWrap/>
            <w:vAlign w:val="bottom"/>
            <w:hideMark/>
          </w:tcPr>
          <w:p w14:paraId="412C9AA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hideMark/>
          </w:tcPr>
          <w:p w14:paraId="6736F36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2000</w:t>
            </w:r>
          </w:p>
        </w:tc>
        <w:tc>
          <w:tcPr>
            <w:tcW w:w="1134" w:type="dxa"/>
            <w:tcBorders>
              <w:top w:val="nil"/>
              <w:left w:val="nil"/>
              <w:bottom w:val="single" w:sz="4" w:space="0" w:color="auto"/>
              <w:right w:val="single" w:sz="4" w:space="0" w:color="auto"/>
            </w:tcBorders>
            <w:noWrap/>
            <w:vAlign w:val="bottom"/>
            <w:hideMark/>
          </w:tcPr>
          <w:p w14:paraId="4225A43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1650</w:t>
            </w:r>
          </w:p>
        </w:tc>
        <w:tc>
          <w:tcPr>
            <w:tcW w:w="993" w:type="dxa"/>
            <w:tcBorders>
              <w:top w:val="nil"/>
              <w:left w:val="nil"/>
              <w:bottom w:val="single" w:sz="4" w:space="0" w:color="auto"/>
              <w:right w:val="single" w:sz="4" w:space="0" w:color="auto"/>
            </w:tcBorders>
            <w:noWrap/>
            <w:vAlign w:val="bottom"/>
            <w:hideMark/>
          </w:tcPr>
          <w:p w14:paraId="3919C958"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1350</w:t>
            </w:r>
          </w:p>
        </w:tc>
        <w:tc>
          <w:tcPr>
            <w:tcW w:w="850" w:type="dxa"/>
            <w:tcBorders>
              <w:top w:val="nil"/>
              <w:left w:val="nil"/>
              <w:bottom w:val="single" w:sz="4" w:space="0" w:color="auto"/>
              <w:right w:val="single" w:sz="4" w:space="0" w:color="auto"/>
            </w:tcBorders>
            <w:noWrap/>
            <w:vAlign w:val="bottom"/>
            <w:hideMark/>
          </w:tcPr>
          <w:p w14:paraId="2D4DF60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1300</w:t>
            </w:r>
          </w:p>
        </w:tc>
        <w:tc>
          <w:tcPr>
            <w:tcW w:w="851" w:type="dxa"/>
            <w:tcBorders>
              <w:top w:val="nil"/>
              <w:left w:val="nil"/>
              <w:bottom w:val="single" w:sz="4" w:space="0" w:color="auto"/>
              <w:right w:val="single" w:sz="4" w:space="0" w:color="auto"/>
            </w:tcBorders>
            <w:noWrap/>
            <w:vAlign w:val="bottom"/>
            <w:hideMark/>
          </w:tcPr>
          <w:p w14:paraId="22E377AE"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8300</w:t>
            </w:r>
          </w:p>
        </w:tc>
      </w:tr>
      <w:tr w:rsidR="005938E7" w:rsidRPr="00A45D14" w14:paraId="1E39C5C9"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59368A8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AI设备对Capex占比系数</w:t>
            </w:r>
          </w:p>
        </w:tc>
        <w:tc>
          <w:tcPr>
            <w:tcW w:w="1134" w:type="dxa"/>
            <w:tcBorders>
              <w:top w:val="nil"/>
              <w:left w:val="nil"/>
              <w:bottom w:val="single" w:sz="4" w:space="0" w:color="auto"/>
              <w:right w:val="single" w:sz="4" w:space="0" w:color="auto"/>
            </w:tcBorders>
            <w:noWrap/>
            <w:vAlign w:val="bottom"/>
            <w:hideMark/>
          </w:tcPr>
          <w:p w14:paraId="1C6D378F"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hideMark/>
          </w:tcPr>
          <w:p w14:paraId="24F92C9D"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1134" w:type="dxa"/>
            <w:tcBorders>
              <w:top w:val="nil"/>
              <w:left w:val="nil"/>
              <w:bottom w:val="single" w:sz="4" w:space="0" w:color="auto"/>
              <w:right w:val="single" w:sz="4" w:space="0" w:color="auto"/>
            </w:tcBorders>
            <w:noWrap/>
            <w:vAlign w:val="bottom"/>
            <w:hideMark/>
          </w:tcPr>
          <w:p w14:paraId="0631375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993" w:type="dxa"/>
            <w:tcBorders>
              <w:top w:val="nil"/>
              <w:left w:val="nil"/>
              <w:bottom w:val="single" w:sz="4" w:space="0" w:color="auto"/>
              <w:right w:val="single" w:sz="4" w:space="0" w:color="auto"/>
            </w:tcBorders>
            <w:noWrap/>
            <w:vAlign w:val="bottom"/>
            <w:hideMark/>
          </w:tcPr>
          <w:p w14:paraId="2924AFD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850" w:type="dxa"/>
            <w:tcBorders>
              <w:top w:val="nil"/>
              <w:left w:val="nil"/>
              <w:bottom w:val="single" w:sz="4" w:space="0" w:color="auto"/>
              <w:right w:val="single" w:sz="4" w:space="0" w:color="auto"/>
            </w:tcBorders>
            <w:noWrap/>
            <w:vAlign w:val="bottom"/>
            <w:hideMark/>
          </w:tcPr>
          <w:p w14:paraId="7F7A9D8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c>
          <w:tcPr>
            <w:tcW w:w="851" w:type="dxa"/>
            <w:tcBorders>
              <w:top w:val="nil"/>
              <w:left w:val="nil"/>
              <w:bottom w:val="single" w:sz="4" w:space="0" w:color="auto"/>
              <w:right w:val="single" w:sz="4" w:space="0" w:color="auto"/>
            </w:tcBorders>
            <w:noWrap/>
            <w:vAlign w:val="bottom"/>
            <w:hideMark/>
          </w:tcPr>
          <w:p w14:paraId="1DFA166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72.5%</w:t>
            </w:r>
          </w:p>
        </w:tc>
      </w:tr>
      <w:tr w:rsidR="005938E7" w:rsidRPr="00A45D14" w14:paraId="6DB42248"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29656020" w14:textId="543A279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投向AI</w:t>
            </w:r>
            <w:r w:rsidR="00DA400F" w:rsidRPr="00A45D14">
              <w:rPr>
                <w:rFonts w:ascii="楷体" w:eastAsia="楷体" w:hAnsi="楷体" w:cs="宋体" w:hint="eastAsia"/>
                <w:kern w:val="0"/>
                <w:sz w:val="21"/>
                <w:szCs w:val="21"/>
                <w14:ligatures w14:val="none"/>
              </w:rPr>
              <w:t>设备</w:t>
            </w:r>
            <w:r w:rsidR="0069786D" w:rsidRPr="00A45D14">
              <w:rPr>
                <w:rFonts w:ascii="楷体" w:eastAsia="楷体" w:hAnsi="楷体" w:cs="宋体" w:hint="eastAsia"/>
                <w:kern w:val="0"/>
                <w:sz w:val="21"/>
                <w:szCs w:val="21"/>
                <w14:ligatures w14:val="none"/>
              </w:rPr>
              <w:t>的支出</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hideMark/>
          </w:tcPr>
          <w:p w14:paraId="312576A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hideMark/>
          </w:tcPr>
          <w:p w14:paraId="0544D18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1450</w:t>
            </w:r>
          </w:p>
        </w:tc>
        <w:tc>
          <w:tcPr>
            <w:tcW w:w="1134" w:type="dxa"/>
            <w:tcBorders>
              <w:top w:val="nil"/>
              <w:left w:val="nil"/>
              <w:bottom w:val="single" w:sz="4" w:space="0" w:color="auto"/>
              <w:right w:val="single" w:sz="4" w:space="0" w:color="auto"/>
            </w:tcBorders>
            <w:noWrap/>
            <w:vAlign w:val="bottom"/>
            <w:hideMark/>
          </w:tcPr>
          <w:p w14:paraId="3C264BF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1196.25</w:t>
            </w:r>
          </w:p>
        </w:tc>
        <w:tc>
          <w:tcPr>
            <w:tcW w:w="993" w:type="dxa"/>
            <w:tcBorders>
              <w:top w:val="nil"/>
              <w:left w:val="nil"/>
              <w:bottom w:val="single" w:sz="4" w:space="0" w:color="auto"/>
              <w:right w:val="single" w:sz="4" w:space="0" w:color="auto"/>
            </w:tcBorders>
            <w:noWrap/>
            <w:vAlign w:val="bottom"/>
            <w:hideMark/>
          </w:tcPr>
          <w:p w14:paraId="243CC6C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978.75</w:t>
            </w:r>
          </w:p>
        </w:tc>
        <w:tc>
          <w:tcPr>
            <w:tcW w:w="850" w:type="dxa"/>
            <w:tcBorders>
              <w:top w:val="nil"/>
              <w:left w:val="nil"/>
              <w:bottom w:val="single" w:sz="4" w:space="0" w:color="auto"/>
              <w:right w:val="single" w:sz="4" w:space="0" w:color="auto"/>
            </w:tcBorders>
            <w:noWrap/>
            <w:vAlign w:val="bottom"/>
            <w:hideMark/>
          </w:tcPr>
          <w:p w14:paraId="4AA292C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851" w:type="dxa"/>
            <w:tcBorders>
              <w:top w:val="nil"/>
              <w:left w:val="nil"/>
              <w:bottom w:val="single" w:sz="4" w:space="0" w:color="auto"/>
              <w:right w:val="single" w:sz="4" w:space="0" w:color="auto"/>
            </w:tcBorders>
            <w:noWrap/>
            <w:vAlign w:val="bottom"/>
            <w:hideMark/>
          </w:tcPr>
          <w:p w14:paraId="59E628B2" w14:textId="33F8F40F" w:rsidR="005938E7" w:rsidRPr="00A45D14" w:rsidRDefault="0069786D"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hint="eastAsia"/>
                <w:kern w:val="0"/>
                <w:sz w:val="21"/>
                <w:szCs w:val="21"/>
                <w14:ligatures w14:val="none"/>
              </w:rPr>
              <w:t>6017.5</w:t>
            </w:r>
          </w:p>
        </w:tc>
      </w:tr>
      <w:tr w:rsidR="005938E7" w:rsidRPr="00A45D14" w14:paraId="022598E2"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32941A65" w14:textId="3F2B6FA9"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广义光占AI</w:t>
            </w:r>
            <w:r w:rsidR="009F0F6B" w:rsidRPr="00A45D14">
              <w:rPr>
                <w:rFonts w:ascii="楷体" w:eastAsia="楷体" w:hAnsi="楷体" w:cs="宋体" w:hint="eastAsia"/>
                <w:kern w:val="0"/>
                <w:sz w:val="21"/>
                <w:szCs w:val="21"/>
                <w14:ligatures w14:val="none"/>
              </w:rPr>
              <w:t>设备</w:t>
            </w:r>
            <w:r w:rsidR="00AD2AED">
              <w:rPr>
                <w:rFonts w:ascii="楷体" w:eastAsia="楷体" w:hAnsi="楷体" w:cs="宋体" w:hint="eastAsia"/>
                <w:kern w:val="0"/>
                <w:sz w:val="21"/>
                <w:szCs w:val="21"/>
                <w14:ligatures w14:val="none"/>
              </w:rPr>
              <w:t>支出比例</w:t>
            </w:r>
          </w:p>
        </w:tc>
        <w:tc>
          <w:tcPr>
            <w:tcW w:w="1134" w:type="dxa"/>
            <w:tcBorders>
              <w:top w:val="nil"/>
              <w:left w:val="nil"/>
              <w:bottom w:val="single" w:sz="4" w:space="0" w:color="auto"/>
              <w:right w:val="single" w:sz="4" w:space="0" w:color="auto"/>
            </w:tcBorders>
            <w:noWrap/>
            <w:vAlign w:val="bottom"/>
            <w:hideMark/>
          </w:tcPr>
          <w:p w14:paraId="76C5607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hideMark/>
          </w:tcPr>
          <w:p w14:paraId="0D11C16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1134" w:type="dxa"/>
            <w:tcBorders>
              <w:top w:val="nil"/>
              <w:left w:val="nil"/>
              <w:bottom w:val="single" w:sz="4" w:space="0" w:color="auto"/>
              <w:right w:val="single" w:sz="4" w:space="0" w:color="auto"/>
            </w:tcBorders>
            <w:noWrap/>
            <w:vAlign w:val="bottom"/>
            <w:hideMark/>
          </w:tcPr>
          <w:p w14:paraId="7D34FA5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993" w:type="dxa"/>
            <w:tcBorders>
              <w:top w:val="nil"/>
              <w:left w:val="nil"/>
              <w:bottom w:val="single" w:sz="4" w:space="0" w:color="auto"/>
              <w:right w:val="single" w:sz="4" w:space="0" w:color="auto"/>
            </w:tcBorders>
            <w:noWrap/>
            <w:vAlign w:val="bottom"/>
            <w:hideMark/>
          </w:tcPr>
          <w:p w14:paraId="74757DE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850" w:type="dxa"/>
            <w:tcBorders>
              <w:top w:val="nil"/>
              <w:left w:val="nil"/>
              <w:bottom w:val="single" w:sz="4" w:space="0" w:color="auto"/>
              <w:right w:val="single" w:sz="4" w:space="0" w:color="auto"/>
            </w:tcBorders>
            <w:noWrap/>
            <w:vAlign w:val="bottom"/>
            <w:hideMark/>
          </w:tcPr>
          <w:p w14:paraId="5A6AEE4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c>
          <w:tcPr>
            <w:tcW w:w="851" w:type="dxa"/>
            <w:tcBorders>
              <w:top w:val="nil"/>
              <w:left w:val="nil"/>
              <w:bottom w:val="single" w:sz="4" w:space="0" w:color="auto"/>
              <w:right w:val="single" w:sz="4" w:space="0" w:color="auto"/>
            </w:tcBorders>
            <w:noWrap/>
            <w:vAlign w:val="bottom"/>
            <w:hideMark/>
          </w:tcPr>
          <w:p w14:paraId="534466B9"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6.50%</w:t>
            </w:r>
          </w:p>
        </w:tc>
      </w:tr>
      <w:tr w:rsidR="005938E7" w:rsidRPr="00A45D14" w14:paraId="22843E16"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7766C920" w14:textId="2B3A03EC"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光模块占AI</w:t>
            </w:r>
            <w:r w:rsidR="009F0F6B" w:rsidRPr="00A45D14">
              <w:rPr>
                <w:rFonts w:ascii="楷体" w:eastAsia="楷体" w:hAnsi="楷体" w:cs="宋体" w:hint="eastAsia"/>
                <w:kern w:val="0"/>
                <w:sz w:val="21"/>
                <w:szCs w:val="21"/>
                <w14:ligatures w14:val="none"/>
              </w:rPr>
              <w:t>设备</w:t>
            </w:r>
            <w:r w:rsidR="00AD2AED">
              <w:rPr>
                <w:rFonts w:ascii="楷体" w:eastAsia="楷体" w:hAnsi="楷体" w:cs="宋体" w:hint="eastAsia"/>
                <w:kern w:val="0"/>
                <w:sz w:val="21"/>
                <w:szCs w:val="21"/>
                <w14:ligatures w14:val="none"/>
              </w:rPr>
              <w:t>支出比例</w:t>
            </w:r>
          </w:p>
        </w:tc>
        <w:tc>
          <w:tcPr>
            <w:tcW w:w="1134" w:type="dxa"/>
            <w:tcBorders>
              <w:top w:val="nil"/>
              <w:left w:val="nil"/>
              <w:bottom w:val="single" w:sz="4" w:space="0" w:color="auto"/>
              <w:right w:val="single" w:sz="4" w:space="0" w:color="auto"/>
            </w:tcBorders>
            <w:noWrap/>
            <w:vAlign w:val="bottom"/>
            <w:hideMark/>
          </w:tcPr>
          <w:p w14:paraId="3D3EC53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hideMark/>
          </w:tcPr>
          <w:p w14:paraId="2C20B1D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1134" w:type="dxa"/>
            <w:tcBorders>
              <w:top w:val="nil"/>
              <w:left w:val="nil"/>
              <w:bottom w:val="single" w:sz="4" w:space="0" w:color="auto"/>
              <w:right w:val="single" w:sz="4" w:space="0" w:color="auto"/>
            </w:tcBorders>
            <w:noWrap/>
            <w:vAlign w:val="bottom"/>
            <w:hideMark/>
          </w:tcPr>
          <w:p w14:paraId="7D524270"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993" w:type="dxa"/>
            <w:tcBorders>
              <w:top w:val="nil"/>
              <w:left w:val="nil"/>
              <w:bottom w:val="single" w:sz="4" w:space="0" w:color="auto"/>
              <w:right w:val="single" w:sz="4" w:space="0" w:color="auto"/>
            </w:tcBorders>
            <w:noWrap/>
            <w:vAlign w:val="bottom"/>
            <w:hideMark/>
          </w:tcPr>
          <w:p w14:paraId="57CBC6A3"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850" w:type="dxa"/>
            <w:tcBorders>
              <w:top w:val="nil"/>
              <w:left w:val="nil"/>
              <w:bottom w:val="single" w:sz="4" w:space="0" w:color="auto"/>
              <w:right w:val="single" w:sz="4" w:space="0" w:color="auto"/>
            </w:tcBorders>
            <w:noWrap/>
            <w:vAlign w:val="bottom"/>
            <w:hideMark/>
          </w:tcPr>
          <w:p w14:paraId="3F90301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c>
          <w:tcPr>
            <w:tcW w:w="851" w:type="dxa"/>
            <w:tcBorders>
              <w:top w:val="nil"/>
              <w:left w:val="nil"/>
              <w:bottom w:val="single" w:sz="4" w:space="0" w:color="auto"/>
              <w:right w:val="single" w:sz="4" w:space="0" w:color="auto"/>
            </w:tcBorders>
            <w:noWrap/>
            <w:vAlign w:val="bottom"/>
            <w:hideMark/>
          </w:tcPr>
          <w:p w14:paraId="1992744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3.50%</w:t>
            </w:r>
          </w:p>
        </w:tc>
      </w:tr>
      <w:tr w:rsidR="005938E7" w:rsidRPr="00A45D14" w14:paraId="383B451F"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464E877E" w14:textId="174DA833"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commentRangeStart w:id="113"/>
            <w:commentRangeStart w:id="114"/>
            <w:r w:rsidRPr="00A45D14">
              <w:rPr>
                <w:rFonts w:ascii="楷体" w:eastAsia="楷体" w:hAnsi="楷体" w:cs="宋体"/>
                <w:kern w:val="0"/>
                <w:sz w:val="21"/>
                <w:szCs w:val="21"/>
                <w14:ligatures w14:val="none"/>
              </w:rPr>
              <w:t>广义光通信</w:t>
            </w:r>
            <w:r w:rsidR="00912561" w:rsidRPr="00A45D14">
              <w:rPr>
                <w:rFonts w:ascii="楷体" w:eastAsia="楷体" w:hAnsi="楷体" w:cs="宋体" w:hint="eastAsia"/>
                <w:kern w:val="0"/>
                <w:sz w:val="21"/>
                <w:szCs w:val="21"/>
                <w14:ligatures w14:val="none"/>
              </w:rPr>
              <w:t>市场</w:t>
            </w:r>
            <w:r w:rsidR="007D52B6" w:rsidRPr="00A45D14">
              <w:rPr>
                <w:rFonts w:ascii="楷体" w:eastAsia="楷体" w:hAnsi="楷体" w:cs="宋体" w:hint="eastAsia"/>
                <w:kern w:val="0"/>
                <w:sz w:val="21"/>
                <w:szCs w:val="21"/>
                <w14:ligatures w14:val="none"/>
              </w:rPr>
              <w:t>空间</w:t>
            </w:r>
            <w:r w:rsidR="00912561" w:rsidRPr="00A45D14">
              <w:rPr>
                <w:rFonts w:ascii="楷体" w:eastAsia="楷体" w:hAnsi="楷体" w:cs="宋体" w:hint="eastAsia"/>
                <w:kern w:val="0"/>
                <w:sz w:val="21"/>
                <w:szCs w:val="21"/>
                <w14:ligatures w14:val="none"/>
              </w:rPr>
              <w:t xml:space="preserve">测算 </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noWrap/>
            <w:vAlign w:val="bottom"/>
            <w:hideMark/>
          </w:tcPr>
          <w:p w14:paraId="4DB0BAC6"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hideMark/>
          </w:tcPr>
          <w:p w14:paraId="0FFA1B25"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94.25</w:t>
            </w:r>
          </w:p>
        </w:tc>
        <w:tc>
          <w:tcPr>
            <w:tcW w:w="1134" w:type="dxa"/>
            <w:tcBorders>
              <w:top w:val="nil"/>
              <w:left w:val="nil"/>
              <w:bottom w:val="single" w:sz="4" w:space="0" w:color="auto"/>
              <w:right w:val="single" w:sz="4" w:space="0" w:color="auto"/>
            </w:tcBorders>
            <w:noWrap/>
            <w:vAlign w:val="bottom"/>
            <w:hideMark/>
          </w:tcPr>
          <w:p w14:paraId="08F00C6C" w14:textId="17E6E5CE"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77.7</w:t>
            </w:r>
            <w:r w:rsidR="0018028F" w:rsidRPr="00A45D14">
              <w:rPr>
                <w:rFonts w:ascii="楷体" w:eastAsia="楷体" w:hAnsi="楷体" w:cs="宋体" w:hint="eastAsia"/>
                <w:kern w:val="0"/>
                <w:sz w:val="21"/>
                <w:szCs w:val="21"/>
                <w14:ligatures w14:val="none"/>
              </w:rPr>
              <w:t>6</w:t>
            </w:r>
          </w:p>
        </w:tc>
        <w:tc>
          <w:tcPr>
            <w:tcW w:w="993" w:type="dxa"/>
            <w:tcBorders>
              <w:top w:val="nil"/>
              <w:left w:val="nil"/>
              <w:bottom w:val="single" w:sz="4" w:space="0" w:color="auto"/>
              <w:right w:val="single" w:sz="4" w:space="0" w:color="auto"/>
            </w:tcBorders>
            <w:noWrap/>
            <w:vAlign w:val="bottom"/>
            <w:hideMark/>
          </w:tcPr>
          <w:p w14:paraId="7C1944A0" w14:textId="7A14A0FF"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63.6</w:t>
            </w:r>
            <w:r w:rsidR="0018028F" w:rsidRPr="00A45D14">
              <w:rPr>
                <w:rFonts w:ascii="楷体" w:eastAsia="楷体" w:hAnsi="楷体" w:cs="宋体" w:hint="eastAsia"/>
                <w:kern w:val="0"/>
                <w:sz w:val="21"/>
                <w:szCs w:val="21"/>
                <w14:ligatures w14:val="none"/>
              </w:rPr>
              <w:t>2</w:t>
            </w:r>
          </w:p>
        </w:tc>
        <w:tc>
          <w:tcPr>
            <w:tcW w:w="850" w:type="dxa"/>
            <w:tcBorders>
              <w:top w:val="nil"/>
              <w:left w:val="nil"/>
              <w:bottom w:val="single" w:sz="4" w:space="0" w:color="auto"/>
              <w:right w:val="single" w:sz="4" w:space="0" w:color="auto"/>
            </w:tcBorders>
            <w:noWrap/>
            <w:vAlign w:val="bottom"/>
            <w:hideMark/>
          </w:tcPr>
          <w:p w14:paraId="706AB392" w14:textId="5B546E0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61.26</w:t>
            </w:r>
          </w:p>
        </w:tc>
        <w:tc>
          <w:tcPr>
            <w:tcW w:w="851" w:type="dxa"/>
            <w:tcBorders>
              <w:top w:val="nil"/>
              <w:left w:val="nil"/>
              <w:bottom w:val="single" w:sz="4" w:space="0" w:color="auto"/>
              <w:right w:val="single" w:sz="4" w:space="0" w:color="auto"/>
            </w:tcBorders>
            <w:noWrap/>
            <w:vAlign w:val="bottom"/>
            <w:hideMark/>
          </w:tcPr>
          <w:p w14:paraId="4877D536" w14:textId="45E29FE0"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w:t>
            </w:r>
            <w:r w:rsidR="0069786D" w:rsidRPr="00A45D14">
              <w:rPr>
                <w:rFonts w:ascii="楷体" w:eastAsia="楷体" w:hAnsi="楷体" w:cs="宋体" w:hint="eastAsia"/>
                <w:kern w:val="0"/>
                <w:sz w:val="21"/>
                <w:szCs w:val="21"/>
                <w14:ligatures w14:val="none"/>
              </w:rPr>
              <w:t>91.14</w:t>
            </w:r>
            <w:commentRangeEnd w:id="113"/>
            <w:r w:rsidR="0069280A" w:rsidRPr="00A45D14">
              <w:rPr>
                <w:rStyle w:val="af6"/>
                <w:rFonts w:ascii="楷体" w:eastAsia="楷体" w:hAnsi="楷体" w:cs="宋体" w:hint="eastAsia"/>
                <w:kern w:val="0"/>
                <w14:ligatures w14:val="none"/>
              </w:rPr>
              <w:commentReference w:id="113"/>
            </w:r>
            <w:commentRangeEnd w:id="114"/>
            <w:r w:rsidR="00882863" w:rsidRPr="00A45D14">
              <w:rPr>
                <w:rStyle w:val="af6"/>
                <w:rFonts w:ascii="楷体" w:eastAsia="楷体" w:hAnsi="楷体" w:cs="宋体" w:hint="eastAsia"/>
                <w:kern w:val="0"/>
                <w14:ligatures w14:val="none"/>
              </w:rPr>
              <w:commentReference w:id="114"/>
            </w:r>
          </w:p>
        </w:tc>
      </w:tr>
      <w:tr w:rsidR="005938E7" w:rsidRPr="00A45D14" w14:paraId="414DE032" w14:textId="77777777" w:rsidTr="00431D27">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54D77B32" w14:textId="5696CAE0"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commentRangeStart w:id="115"/>
            <w:commentRangeStart w:id="116"/>
            <w:r w:rsidRPr="00A45D14">
              <w:rPr>
                <w:rFonts w:ascii="楷体" w:eastAsia="楷体" w:hAnsi="楷体" w:cs="宋体"/>
                <w:kern w:val="0"/>
                <w:sz w:val="21"/>
                <w:szCs w:val="21"/>
                <w14:ligatures w14:val="none"/>
              </w:rPr>
              <w:t>光模块</w:t>
            </w:r>
            <w:r w:rsidR="00912561" w:rsidRPr="00A45D14">
              <w:rPr>
                <w:rFonts w:ascii="楷体" w:eastAsia="楷体" w:hAnsi="楷体" w:cs="宋体" w:hint="eastAsia"/>
                <w:kern w:val="0"/>
                <w:sz w:val="21"/>
                <w:szCs w:val="21"/>
                <w14:ligatures w14:val="none"/>
              </w:rPr>
              <w:t>市场</w:t>
            </w:r>
            <w:r w:rsidR="007D52B6" w:rsidRPr="00A45D14">
              <w:rPr>
                <w:rFonts w:ascii="楷体" w:eastAsia="楷体" w:hAnsi="楷体" w:cs="宋体" w:hint="eastAsia"/>
                <w:kern w:val="0"/>
                <w:sz w:val="21"/>
                <w:szCs w:val="21"/>
                <w14:ligatures w14:val="none"/>
              </w:rPr>
              <w:t>空间</w:t>
            </w:r>
            <w:r w:rsidR="00912561" w:rsidRPr="00A45D14">
              <w:rPr>
                <w:rFonts w:ascii="楷体" w:eastAsia="楷体" w:hAnsi="楷体" w:cs="宋体" w:hint="eastAsia"/>
                <w:kern w:val="0"/>
                <w:sz w:val="21"/>
                <w:szCs w:val="21"/>
                <w14:ligatures w14:val="none"/>
              </w:rPr>
              <w:t>测算</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699E0B32"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6F207BC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50.75</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4C39F389" w14:textId="7E41E7C8"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w:t>
            </w:r>
            <w:r w:rsidR="0018028F" w:rsidRPr="00A45D14">
              <w:rPr>
                <w:rFonts w:ascii="楷体" w:eastAsia="楷体" w:hAnsi="楷体" w:cs="宋体" w:hint="eastAsia"/>
                <w:kern w:val="0"/>
                <w:sz w:val="21"/>
                <w:szCs w:val="21"/>
                <w14:ligatures w14:val="none"/>
              </w:rPr>
              <w:t>7</w:t>
            </w:r>
          </w:p>
        </w:tc>
        <w:tc>
          <w:tcPr>
            <w:tcW w:w="993" w:type="dxa"/>
            <w:tcBorders>
              <w:top w:val="nil"/>
              <w:left w:val="nil"/>
              <w:bottom w:val="single" w:sz="4" w:space="0" w:color="auto"/>
              <w:right w:val="single" w:sz="4" w:space="0" w:color="auto"/>
            </w:tcBorders>
            <w:shd w:val="clear" w:color="auto" w:fill="70AD47" w:themeFill="accent6"/>
            <w:noWrap/>
            <w:vAlign w:val="bottom"/>
            <w:hideMark/>
          </w:tcPr>
          <w:p w14:paraId="6640B20C" w14:textId="0B42A61A"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34.2</w:t>
            </w:r>
            <w:r w:rsidR="0018028F" w:rsidRPr="00A45D14">
              <w:rPr>
                <w:rFonts w:ascii="楷体" w:eastAsia="楷体" w:hAnsi="楷体" w:cs="宋体" w:hint="eastAsia"/>
                <w:kern w:val="0"/>
                <w:sz w:val="21"/>
                <w:szCs w:val="21"/>
                <w14:ligatures w14:val="none"/>
              </w:rPr>
              <w:t>6</w:t>
            </w:r>
          </w:p>
        </w:tc>
        <w:tc>
          <w:tcPr>
            <w:tcW w:w="850" w:type="dxa"/>
            <w:tcBorders>
              <w:top w:val="nil"/>
              <w:left w:val="nil"/>
              <w:bottom w:val="single" w:sz="4" w:space="0" w:color="auto"/>
              <w:right w:val="single" w:sz="4" w:space="0" w:color="auto"/>
            </w:tcBorders>
            <w:shd w:val="clear" w:color="auto" w:fill="70AD47" w:themeFill="accent6"/>
            <w:noWrap/>
            <w:vAlign w:val="bottom"/>
            <w:hideMark/>
          </w:tcPr>
          <w:p w14:paraId="5AFB6A0C" w14:textId="0062A3D6"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32.9</w:t>
            </w:r>
            <w:r w:rsidR="0018028F" w:rsidRPr="00A45D14">
              <w:rPr>
                <w:rFonts w:ascii="楷体" w:eastAsia="楷体" w:hAnsi="楷体" w:cs="宋体" w:hint="eastAsia"/>
                <w:kern w:val="0"/>
                <w:sz w:val="21"/>
                <w:szCs w:val="21"/>
                <w14:ligatures w14:val="none"/>
              </w:rPr>
              <w:t>9</w:t>
            </w:r>
          </w:p>
        </w:tc>
        <w:tc>
          <w:tcPr>
            <w:tcW w:w="851" w:type="dxa"/>
            <w:tcBorders>
              <w:top w:val="nil"/>
              <w:left w:val="nil"/>
              <w:bottom w:val="single" w:sz="4" w:space="0" w:color="auto"/>
              <w:right w:val="single" w:sz="4" w:space="0" w:color="auto"/>
            </w:tcBorders>
            <w:shd w:val="clear" w:color="auto" w:fill="FFC000"/>
            <w:noWrap/>
            <w:vAlign w:val="bottom"/>
            <w:hideMark/>
          </w:tcPr>
          <w:p w14:paraId="7A203994" w14:textId="37A0EE1C"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210.61</w:t>
            </w:r>
            <w:commentRangeEnd w:id="115"/>
            <w:r w:rsidR="0069280A" w:rsidRPr="00A45D14">
              <w:rPr>
                <w:rStyle w:val="af6"/>
                <w:rFonts w:ascii="楷体" w:eastAsia="楷体" w:hAnsi="楷体" w:cs="宋体" w:hint="eastAsia"/>
                <w:kern w:val="0"/>
                <w14:ligatures w14:val="none"/>
              </w:rPr>
              <w:commentReference w:id="115"/>
            </w:r>
            <w:commentRangeEnd w:id="116"/>
            <w:r w:rsidR="008D565F" w:rsidRPr="00A45D14">
              <w:rPr>
                <w:rStyle w:val="af6"/>
                <w:rFonts w:ascii="楷体" w:eastAsia="楷体" w:hAnsi="楷体" w:cs="宋体" w:hint="eastAsia"/>
                <w:kern w:val="0"/>
                <w14:ligatures w14:val="none"/>
              </w:rPr>
              <w:commentReference w:id="116"/>
            </w:r>
          </w:p>
        </w:tc>
      </w:tr>
      <w:tr w:rsidR="005938E7" w:rsidRPr="00A45D14" w14:paraId="26B84F9D" w14:textId="77777777" w:rsidTr="007D52B6">
        <w:trPr>
          <w:trHeight w:val="285"/>
        </w:trPr>
        <w:tc>
          <w:tcPr>
            <w:tcW w:w="2263" w:type="dxa"/>
            <w:tcBorders>
              <w:top w:val="nil"/>
              <w:left w:val="single" w:sz="4" w:space="0" w:color="auto"/>
              <w:bottom w:val="single" w:sz="4" w:space="0" w:color="auto"/>
              <w:right w:val="single" w:sz="4" w:space="0" w:color="auto"/>
            </w:tcBorders>
            <w:noWrap/>
            <w:vAlign w:val="bottom"/>
            <w:hideMark/>
          </w:tcPr>
          <w:p w14:paraId="639EBAB3" w14:textId="2E5714BB"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LightCounting</w:t>
            </w:r>
            <w:r w:rsidR="00BD772D">
              <w:rPr>
                <w:rFonts w:ascii="楷体" w:eastAsia="楷体" w:hAnsi="楷体" w:cs="宋体" w:hint="eastAsia"/>
                <w:kern w:val="0"/>
                <w:sz w:val="21"/>
                <w:szCs w:val="21"/>
                <w14:ligatures w14:val="none"/>
              </w:rPr>
              <w:t>估计光模块占总Capex比例</w:t>
            </w:r>
          </w:p>
        </w:tc>
        <w:tc>
          <w:tcPr>
            <w:tcW w:w="1134" w:type="dxa"/>
            <w:tcBorders>
              <w:top w:val="nil"/>
              <w:left w:val="nil"/>
              <w:bottom w:val="single" w:sz="4" w:space="0" w:color="auto"/>
              <w:right w:val="single" w:sz="4" w:space="0" w:color="auto"/>
            </w:tcBorders>
            <w:noWrap/>
            <w:vAlign w:val="bottom"/>
            <w:hideMark/>
          </w:tcPr>
          <w:p w14:paraId="5B6D4B61"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hideMark/>
          </w:tcPr>
          <w:p w14:paraId="0AF1A6BA"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1134" w:type="dxa"/>
            <w:tcBorders>
              <w:top w:val="nil"/>
              <w:left w:val="nil"/>
              <w:bottom w:val="single" w:sz="4" w:space="0" w:color="auto"/>
              <w:right w:val="single" w:sz="4" w:space="0" w:color="auto"/>
            </w:tcBorders>
            <w:noWrap/>
            <w:vAlign w:val="bottom"/>
            <w:hideMark/>
          </w:tcPr>
          <w:p w14:paraId="7395E2EB"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993" w:type="dxa"/>
            <w:tcBorders>
              <w:top w:val="nil"/>
              <w:left w:val="nil"/>
              <w:bottom w:val="single" w:sz="4" w:space="0" w:color="auto"/>
              <w:right w:val="single" w:sz="4" w:space="0" w:color="auto"/>
            </w:tcBorders>
            <w:noWrap/>
            <w:vAlign w:val="bottom"/>
            <w:hideMark/>
          </w:tcPr>
          <w:p w14:paraId="582F37CC"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850" w:type="dxa"/>
            <w:tcBorders>
              <w:top w:val="nil"/>
              <w:left w:val="nil"/>
              <w:bottom w:val="single" w:sz="4" w:space="0" w:color="auto"/>
              <w:right w:val="single" w:sz="4" w:space="0" w:color="auto"/>
            </w:tcBorders>
            <w:noWrap/>
            <w:vAlign w:val="bottom"/>
            <w:hideMark/>
          </w:tcPr>
          <w:p w14:paraId="267C72A4"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c>
          <w:tcPr>
            <w:tcW w:w="851" w:type="dxa"/>
            <w:tcBorders>
              <w:top w:val="nil"/>
              <w:left w:val="nil"/>
              <w:bottom w:val="single" w:sz="4" w:space="0" w:color="auto"/>
              <w:right w:val="single" w:sz="4" w:space="0" w:color="auto"/>
            </w:tcBorders>
            <w:noWrap/>
            <w:vAlign w:val="bottom"/>
            <w:hideMark/>
          </w:tcPr>
          <w:p w14:paraId="0F46B5C7" w14:textId="77777777"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3.10%</w:t>
            </w:r>
          </w:p>
        </w:tc>
      </w:tr>
      <w:tr w:rsidR="005938E7" w:rsidRPr="00A45D14" w14:paraId="73F46A76" w14:textId="77777777" w:rsidTr="00431D27">
        <w:trPr>
          <w:trHeight w:val="285"/>
        </w:trPr>
        <w:tc>
          <w:tcPr>
            <w:tcW w:w="2263" w:type="dxa"/>
            <w:tcBorders>
              <w:top w:val="nil"/>
              <w:left w:val="single" w:sz="4" w:space="0" w:color="auto"/>
              <w:bottom w:val="single" w:sz="4" w:space="0" w:color="auto"/>
              <w:right w:val="single" w:sz="4" w:space="0" w:color="auto"/>
            </w:tcBorders>
            <w:shd w:val="clear" w:color="auto" w:fill="70AD47" w:themeFill="accent6"/>
            <w:noWrap/>
            <w:vAlign w:val="bottom"/>
            <w:hideMark/>
          </w:tcPr>
          <w:p w14:paraId="07D2F5FB" w14:textId="60F6F63A" w:rsidR="005938E7" w:rsidRPr="00A45D14" w:rsidRDefault="005938E7" w:rsidP="005938E7">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LightCounting</w:t>
            </w:r>
            <w:r w:rsidR="00912561" w:rsidRPr="00A45D14">
              <w:rPr>
                <w:rFonts w:ascii="楷体" w:eastAsia="楷体" w:hAnsi="楷体" w:cs="宋体" w:hint="eastAsia"/>
                <w:kern w:val="0"/>
                <w:sz w:val="21"/>
                <w:szCs w:val="21"/>
                <w14:ligatures w14:val="none"/>
              </w:rPr>
              <w:t>系数下</w:t>
            </w:r>
            <w:r w:rsidR="007D52B6" w:rsidRPr="00A45D14">
              <w:rPr>
                <w:rFonts w:ascii="楷体" w:eastAsia="楷体" w:hAnsi="楷体" w:cs="宋体" w:hint="eastAsia"/>
                <w:kern w:val="0"/>
                <w:sz w:val="21"/>
                <w:szCs w:val="21"/>
                <w14:ligatures w14:val="none"/>
              </w:rPr>
              <w:t>光模块市场空间</w:t>
            </w:r>
            <w:r w:rsidR="00912561" w:rsidRPr="00A45D14">
              <w:rPr>
                <w:rFonts w:ascii="楷体" w:eastAsia="楷体" w:hAnsi="楷体" w:cs="宋体" w:hint="eastAsia"/>
                <w:kern w:val="0"/>
                <w:sz w:val="21"/>
                <w:szCs w:val="21"/>
                <w14:ligatures w14:val="none"/>
              </w:rPr>
              <w:t>测算</w:t>
            </w:r>
            <w:r w:rsidRPr="00A45D14">
              <w:rPr>
                <w:rFonts w:ascii="楷体" w:eastAsia="楷体" w:hAnsi="楷体" w:cs="宋体"/>
                <w:kern w:val="0"/>
                <w:sz w:val="21"/>
                <w:szCs w:val="21"/>
                <w14:ligatures w14:val="none"/>
              </w:rPr>
              <w:t>（亿美元）</w:t>
            </w:r>
          </w:p>
        </w:tc>
        <w:tc>
          <w:tcPr>
            <w:tcW w:w="1134" w:type="dxa"/>
            <w:tcBorders>
              <w:top w:val="nil"/>
              <w:left w:val="nil"/>
              <w:bottom w:val="single" w:sz="4" w:space="0" w:color="auto"/>
              <w:right w:val="single" w:sz="4" w:space="0" w:color="auto"/>
            </w:tcBorders>
            <w:shd w:val="clear" w:color="auto" w:fill="70AD47" w:themeFill="accent6"/>
            <w:noWrap/>
            <w:vAlign w:val="bottom"/>
            <w:hideMark/>
          </w:tcPr>
          <w:p w14:paraId="43335DA6"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hideMark/>
          </w:tcPr>
          <w:p w14:paraId="249C7D60"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62</w:t>
            </w:r>
          </w:p>
        </w:tc>
        <w:tc>
          <w:tcPr>
            <w:tcW w:w="1134" w:type="dxa"/>
            <w:tcBorders>
              <w:top w:val="nil"/>
              <w:left w:val="nil"/>
              <w:bottom w:val="nil"/>
              <w:right w:val="single" w:sz="4" w:space="0" w:color="auto"/>
            </w:tcBorders>
            <w:shd w:val="clear" w:color="auto" w:fill="70AD47" w:themeFill="accent6"/>
            <w:noWrap/>
            <w:vAlign w:val="bottom"/>
            <w:hideMark/>
          </w:tcPr>
          <w:p w14:paraId="22829E13"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51.15</w:t>
            </w:r>
          </w:p>
        </w:tc>
        <w:tc>
          <w:tcPr>
            <w:tcW w:w="993" w:type="dxa"/>
            <w:tcBorders>
              <w:top w:val="nil"/>
              <w:left w:val="nil"/>
              <w:bottom w:val="nil"/>
              <w:right w:val="single" w:sz="4" w:space="0" w:color="auto"/>
            </w:tcBorders>
            <w:shd w:val="clear" w:color="auto" w:fill="70AD47" w:themeFill="accent6"/>
            <w:noWrap/>
            <w:vAlign w:val="bottom"/>
            <w:hideMark/>
          </w:tcPr>
          <w:p w14:paraId="07F6FC59" w14:textId="77777777"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41.85</w:t>
            </w:r>
          </w:p>
        </w:tc>
        <w:tc>
          <w:tcPr>
            <w:tcW w:w="850" w:type="dxa"/>
            <w:tcBorders>
              <w:top w:val="nil"/>
              <w:left w:val="nil"/>
              <w:bottom w:val="nil"/>
              <w:right w:val="single" w:sz="4" w:space="0" w:color="auto"/>
            </w:tcBorders>
            <w:shd w:val="clear" w:color="auto" w:fill="70AD47" w:themeFill="accent6"/>
            <w:noWrap/>
            <w:vAlign w:val="bottom"/>
            <w:hideMark/>
          </w:tcPr>
          <w:p w14:paraId="293B93B6" w14:textId="18D91803" w:rsidR="005938E7" w:rsidRPr="00A45D14" w:rsidRDefault="00566B2D" w:rsidP="00BE3958">
            <w:pPr>
              <w:widowControl/>
              <w:spacing w:after="0" w:line="240" w:lineRule="auto"/>
              <w:jc w:val="both"/>
              <w:rPr>
                <w:rFonts w:ascii="楷体" w:eastAsia="楷体" w:hAnsi="楷体" w:cs="宋体" w:hint="eastAsia"/>
                <w:kern w:val="0"/>
                <w:sz w:val="21"/>
                <w:szCs w:val="21"/>
                <w14:ligatures w14:val="none"/>
              </w:rPr>
            </w:pPr>
            <w:r>
              <w:rPr>
                <w:rFonts w:ascii="楷体" w:eastAsia="楷体" w:hAnsi="楷体" w:cs="宋体" w:hint="eastAsia"/>
                <w:kern w:val="0"/>
                <w:sz w:val="21"/>
                <w:szCs w:val="21"/>
                <w14:ligatures w14:val="none"/>
              </w:rPr>
              <w:t>40.3</w:t>
            </w:r>
          </w:p>
        </w:tc>
        <w:tc>
          <w:tcPr>
            <w:tcW w:w="851" w:type="dxa"/>
            <w:tcBorders>
              <w:top w:val="nil"/>
              <w:left w:val="nil"/>
              <w:bottom w:val="nil"/>
              <w:right w:val="single" w:sz="4" w:space="0" w:color="auto"/>
            </w:tcBorders>
            <w:shd w:val="clear" w:color="auto" w:fill="FFC000"/>
            <w:noWrap/>
            <w:vAlign w:val="bottom"/>
            <w:hideMark/>
          </w:tcPr>
          <w:p w14:paraId="6D9E7B7D" w14:textId="02352D8B" w:rsidR="005938E7" w:rsidRPr="00A45D14" w:rsidRDefault="005938E7" w:rsidP="00BE3958">
            <w:pPr>
              <w:widowControl/>
              <w:spacing w:after="0" w:line="240" w:lineRule="auto"/>
              <w:jc w:val="both"/>
              <w:rPr>
                <w:rFonts w:ascii="楷体" w:eastAsia="楷体" w:hAnsi="楷体" w:cs="宋体" w:hint="eastAsia"/>
                <w:kern w:val="0"/>
                <w:sz w:val="21"/>
                <w:szCs w:val="21"/>
                <w14:ligatures w14:val="none"/>
              </w:rPr>
            </w:pPr>
            <w:r w:rsidRPr="00A45D14">
              <w:rPr>
                <w:rFonts w:ascii="楷体" w:eastAsia="楷体" w:hAnsi="楷体" w:cs="宋体"/>
                <w:kern w:val="0"/>
                <w:sz w:val="21"/>
                <w:szCs w:val="21"/>
                <w14:ligatures w14:val="none"/>
              </w:rPr>
              <w:t>25</w:t>
            </w:r>
            <w:r w:rsidR="00566B2D">
              <w:rPr>
                <w:rFonts w:ascii="楷体" w:eastAsia="楷体" w:hAnsi="楷体" w:cs="宋体" w:hint="eastAsia"/>
                <w:kern w:val="0"/>
                <w:sz w:val="21"/>
                <w:szCs w:val="21"/>
                <w14:ligatures w14:val="none"/>
              </w:rPr>
              <w:t>7.3</w:t>
            </w:r>
          </w:p>
        </w:tc>
      </w:tr>
    </w:tbl>
    <w:p w14:paraId="70A1693A" w14:textId="22856277" w:rsidR="00E95841" w:rsidRPr="00396B2A" w:rsidRDefault="00CA16CA">
      <w:pPr>
        <w:rPr>
          <w:rFonts w:ascii="楷体" w:eastAsia="楷体" w:hAnsi="楷体" w:hint="eastAsia"/>
          <w:sz w:val="16"/>
          <w:szCs w:val="16"/>
        </w:rPr>
      </w:pPr>
      <w:r w:rsidRPr="00396B2A">
        <w:rPr>
          <w:rFonts w:ascii="楷体" w:eastAsia="楷体" w:hAnsi="楷体" w:hint="eastAsia"/>
          <w:sz w:val="21"/>
          <w:szCs w:val="16"/>
        </w:rPr>
        <w:t>数据来源：kimi，gemini，lightCounting</w:t>
      </w:r>
      <w:r w:rsidR="007C4DFB" w:rsidRPr="00396B2A">
        <w:rPr>
          <w:rFonts w:ascii="楷体" w:eastAsia="楷体" w:hAnsi="楷体" w:hint="eastAsia"/>
          <w:sz w:val="21"/>
          <w:szCs w:val="16"/>
        </w:rPr>
        <w:t>，trendforce，BofA</w:t>
      </w:r>
    </w:p>
    <w:p w14:paraId="1E9CAD37" w14:textId="40471208" w:rsidR="00A056C0" w:rsidRPr="00396B2A" w:rsidRDefault="00BF5047">
      <w:pPr>
        <w:rPr>
          <w:rFonts w:ascii="楷体" w:eastAsia="楷体" w:hAnsi="楷体" w:hint="eastAsia"/>
          <w:sz w:val="16"/>
          <w:szCs w:val="16"/>
        </w:rPr>
      </w:pPr>
      <w:r w:rsidRPr="00396B2A">
        <w:rPr>
          <w:rFonts w:ascii="楷体" w:eastAsia="楷体" w:hAnsi="楷体" w:hint="eastAsia"/>
          <w:sz w:val="21"/>
          <w:szCs w:val="16"/>
        </w:rPr>
        <w:t>注：光模块和LightCounting系数口径（口径1）应只包含光模块以及光器件。广义光通信占比（口径2）</w:t>
      </w:r>
      <w:r w:rsidRPr="00396B2A">
        <w:rPr>
          <w:rFonts w:ascii="楷体" w:eastAsia="楷体" w:hAnsi="楷体"/>
          <w:sz w:val="21"/>
          <w:szCs w:val="16"/>
        </w:rPr>
        <w:t>可能包含光纤缆、交换机、光</w:t>
      </w:r>
      <w:r w:rsidR="00D800EE" w:rsidRPr="00396B2A">
        <w:rPr>
          <w:rFonts w:ascii="楷体" w:eastAsia="楷体" w:hAnsi="楷体" w:hint="eastAsia"/>
          <w:sz w:val="21"/>
          <w:szCs w:val="16"/>
        </w:rPr>
        <w:t>芯片、无源器件</w:t>
      </w:r>
      <w:r w:rsidRPr="00396B2A">
        <w:rPr>
          <w:rFonts w:ascii="楷体" w:eastAsia="楷体" w:hAnsi="楷体"/>
          <w:sz w:val="21"/>
          <w:szCs w:val="16"/>
        </w:rPr>
        <w:t>、</w:t>
      </w:r>
      <w:r w:rsidR="002B5DB6" w:rsidRPr="00396B2A">
        <w:rPr>
          <w:rFonts w:ascii="楷体" w:eastAsia="楷体" w:hAnsi="楷体" w:hint="eastAsia"/>
          <w:sz w:val="21"/>
          <w:szCs w:val="16"/>
        </w:rPr>
        <w:t>其他设备，工程服务</w:t>
      </w:r>
      <w:r w:rsidRPr="00396B2A">
        <w:rPr>
          <w:rFonts w:ascii="楷体" w:eastAsia="楷体" w:hAnsi="楷体"/>
          <w:sz w:val="21"/>
          <w:szCs w:val="16"/>
        </w:rPr>
        <w:t>等</w:t>
      </w:r>
      <w:r w:rsidRPr="00396B2A">
        <w:rPr>
          <w:rFonts w:ascii="楷体" w:eastAsia="楷体" w:hAnsi="楷体"/>
          <w:sz w:val="21"/>
          <w:szCs w:val="16"/>
        </w:rPr>
        <w:lastRenderedPageBreak/>
        <w:t>更广泛的"光互联"资本化投入</w:t>
      </w:r>
      <w:r w:rsidRPr="00396B2A">
        <w:rPr>
          <w:rFonts w:ascii="楷体" w:eastAsia="楷体" w:hAnsi="楷体" w:hint="eastAsia"/>
          <w:sz w:val="21"/>
          <w:szCs w:val="16"/>
        </w:rPr>
        <w:t>。</w:t>
      </w:r>
    </w:p>
    <w:p w14:paraId="7E85E9AA" w14:textId="36B4EB5A" w:rsidR="00431D27" w:rsidRDefault="003D3634" w:rsidP="00332CEA">
      <w:pPr>
        <w:ind w:firstLineChars="200" w:firstLine="560"/>
        <w:rPr>
          <w:rFonts w:ascii="楷体" w:eastAsia="楷体" w:hAnsi="楷体" w:hint="eastAsia"/>
          <w:sz w:val="28"/>
          <w:szCs w:val="32"/>
        </w:rPr>
      </w:pPr>
      <w:bookmarkStart w:id="117" w:name="_Toc231143519"/>
      <w:bookmarkStart w:id="118" w:name="_Toc231144049"/>
      <w:r>
        <w:rPr>
          <w:rFonts w:ascii="楷体" w:eastAsia="楷体" w:hAnsi="楷体" w:hint="eastAsia"/>
          <w:sz w:val="28"/>
          <w:szCs w:val="32"/>
        </w:rPr>
        <w:t>如使用Lightcounting对于云厂Capex的比例估计测算，则2026年</w:t>
      </w:r>
      <w:r w:rsidR="005E163E">
        <w:rPr>
          <w:rFonts w:ascii="楷体" w:eastAsia="楷体" w:hAnsi="楷体" w:hint="eastAsia"/>
          <w:sz w:val="28"/>
          <w:szCs w:val="32"/>
        </w:rPr>
        <w:t>全球</w:t>
      </w:r>
      <w:r>
        <w:rPr>
          <w:rFonts w:ascii="楷体" w:eastAsia="楷体" w:hAnsi="楷体" w:hint="eastAsia"/>
          <w:sz w:val="28"/>
          <w:szCs w:val="32"/>
        </w:rPr>
        <w:t>光模块</w:t>
      </w:r>
      <w:r w:rsidR="007D5DF7">
        <w:rPr>
          <w:rFonts w:ascii="楷体" w:eastAsia="楷体" w:hAnsi="楷体" w:hint="eastAsia"/>
          <w:sz w:val="28"/>
          <w:szCs w:val="32"/>
        </w:rPr>
        <w:t>市场规模约257</w:t>
      </w:r>
      <w:r w:rsidR="005E163E">
        <w:rPr>
          <w:rFonts w:ascii="楷体" w:eastAsia="楷体" w:hAnsi="楷体" w:hint="eastAsia"/>
          <w:sz w:val="28"/>
          <w:szCs w:val="32"/>
        </w:rPr>
        <w:t>.3</w:t>
      </w:r>
      <w:r w:rsidR="007D5DF7">
        <w:rPr>
          <w:rFonts w:ascii="楷体" w:eastAsia="楷体" w:hAnsi="楷体" w:hint="eastAsia"/>
          <w:sz w:val="28"/>
          <w:szCs w:val="32"/>
        </w:rPr>
        <w:t>亿美元。</w:t>
      </w:r>
      <w:r w:rsidR="00841792">
        <w:rPr>
          <w:rFonts w:ascii="楷体" w:eastAsia="楷体" w:hAnsi="楷体" w:hint="eastAsia"/>
          <w:sz w:val="28"/>
          <w:szCs w:val="32"/>
        </w:rPr>
        <w:t>如使用光模块占AI设备支出比例测算，则2026年</w:t>
      </w:r>
      <w:r w:rsidR="00841792">
        <w:rPr>
          <w:rFonts w:ascii="楷体" w:eastAsia="楷体" w:hAnsi="楷体" w:hint="eastAsia"/>
          <w:sz w:val="28"/>
          <w:szCs w:val="32"/>
        </w:rPr>
        <w:t>海外九云占据的</w:t>
      </w:r>
      <w:r w:rsidR="00841792">
        <w:rPr>
          <w:rFonts w:ascii="楷体" w:eastAsia="楷体" w:hAnsi="楷体" w:hint="eastAsia"/>
          <w:sz w:val="28"/>
          <w:szCs w:val="32"/>
        </w:rPr>
        <w:t>光模块市场</w:t>
      </w:r>
      <w:r w:rsidR="00841792">
        <w:rPr>
          <w:rFonts w:ascii="楷体" w:eastAsia="楷体" w:hAnsi="楷体" w:hint="eastAsia"/>
          <w:sz w:val="28"/>
          <w:szCs w:val="32"/>
        </w:rPr>
        <w:t>达到约</w:t>
      </w:r>
      <w:r w:rsidR="00841792">
        <w:rPr>
          <w:rFonts w:ascii="楷体" w:eastAsia="楷体" w:hAnsi="楷体" w:hint="eastAsia"/>
          <w:sz w:val="28"/>
          <w:szCs w:val="32"/>
        </w:rPr>
        <w:t>211</w:t>
      </w:r>
      <w:r w:rsidR="005E163E">
        <w:rPr>
          <w:rFonts w:ascii="楷体" w:eastAsia="楷体" w:hAnsi="楷体" w:hint="eastAsia"/>
          <w:sz w:val="28"/>
          <w:szCs w:val="32"/>
        </w:rPr>
        <w:t>.61</w:t>
      </w:r>
      <w:r w:rsidR="00841792">
        <w:rPr>
          <w:rFonts w:ascii="楷体" w:eastAsia="楷体" w:hAnsi="楷体" w:hint="eastAsia"/>
          <w:sz w:val="28"/>
          <w:szCs w:val="32"/>
        </w:rPr>
        <w:t>亿美元。</w:t>
      </w:r>
      <w:r w:rsidR="00841792">
        <w:rPr>
          <w:rFonts w:ascii="楷体" w:eastAsia="楷体" w:hAnsi="楷体" w:hint="eastAsia"/>
          <w:sz w:val="28"/>
          <w:szCs w:val="32"/>
        </w:rPr>
        <w:t>考虑到海外九云没有包括政府IDC</w:t>
      </w:r>
      <w:r w:rsidR="000B1293">
        <w:rPr>
          <w:rFonts w:ascii="楷体" w:eastAsia="楷体" w:hAnsi="楷体" w:hint="eastAsia"/>
          <w:sz w:val="28"/>
          <w:szCs w:val="32"/>
        </w:rPr>
        <w:t>，运营商，主权云，和一些小型云服务商，取海外九云占全球云厂市场份额约80%的中性比例测算，则全球光模块市场规模约263</w:t>
      </w:r>
      <w:r w:rsidR="005E163E">
        <w:rPr>
          <w:rFonts w:ascii="楷体" w:eastAsia="楷体" w:hAnsi="楷体" w:hint="eastAsia"/>
          <w:sz w:val="28"/>
          <w:szCs w:val="32"/>
        </w:rPr>
        <w:t>.26</w:t>
      </w:r>
      <w:r w:rsidR="000B1293">
        <w:rPr>
          <w:rFonts w:ascii="楷体" w:eastAsia="楷体" w:hAnsi="楷体" w:hint="eastAsia"/>
          <w:sz w:val="28"/>
          <w:szCs w:val="32"/>
        </w:rPr>
        <w:t>亿元</w:t>
      </w:r>
      <w:r w:rsidR="005E163E">
        <w:rPr>
          <w:rFonts w:ascii="楷体" w:eastAsia="楷体" w:hAnsi="楷体" w:hint="eastAsia"/>
          <w:sz w:val="28"/>
          <w:szCs w:val="32"/>
        </w:rPr>
        <w:t>（211.61/0.8）</w:t>
      </w:r>
      <w:r w:rsidR="000B1293">
        <w:rPr>
          <w:rFonts w:ascii="楷体" w:eastAsia="楷体" w:hAnsi="楷体" w:hint="eastAsia"/>
          <w:sz w:val="28"/>
          <w:szCs w:val="32"/>
        </w:rPr>
        <w:t>。</w:t>
      </w:r>
    </w:p>
    <w:p w14:paraId="427E368B" w14:textId="77777777" w:rsidR="00841792" w:rsidRPr="00841792" w:rsidRDefault="00841792" w:rsidP="00431D27">
      <w:pPr>
        <w:rPr>
          <w:rFonts w:ascii="楷体" w:eastAsia="楷体" w:hAnsi="楷体" w:hint="eastAsia"/>
          <w:sz w:val="28"/>
          <w:szCs w:val="32"/>
        </w:rPr>
      </w:pPr>
    </w:p>
    <w:p w14:paraId="5A0B4BA1" w14:textId="0DD613B5" w:rsidR="00E95841" w:rsidRPr="00396B2A" w:rsidRDefault="00674EB7" w:rsidP="004A1FA4">
      <w:pPr>
        <w:pStyle w:val="2"/>
        <w:rPr>
          <w:rFonts w:hint="eastAsia"/>
          <w:color w:val="auto"/>
        </w:rPr>
      </w:pPr>
      <w:r w:rsidRPr="00396B2A">
        <w:rPr>
          <w:rFonts w:ascii="楷体" w:eastAsia="楷体" w:hAnsi="楷体" w:cs="Times New Roman"/>
          <w:b/>
          <w:color w:val="auto"/>
          <w:sz w:val="32"/>
        </w:rPr>
        <w:t>3.</w:t>
      </w:r>
      <w:r w:rsidR="00386962">
        <w:rPr>
          <w:rFonts w:ascii="楷体" w:eastAsia="楷体" w:hAnsi="楷体" w:cs="Times New Roman" w:hint="eastAsia"/>
          <w:b/>
          <w:color w:val="auto"/>
          <w:sz w:val="32"/>
        </w:rPr>
        <w:t>4</w:t>
      </w:r>
      <w:r w:rsidR="004A1FA4" w:rsidRPr="00396B2A">
        <w:rPr>
          <w:rFonts w:ascii="楷体" w:eastAsia="楷体" w:hAnsi="楷体" w:cs="Times New Roman" w:hint="eastAsia"/>
          <w:b/>
          <w:color w:val="auto"/>
          <w:sz w:val="32"/>
        </w:rPr>
        <w:t xml:space="preserve"> </w:t>
      </w:r>
      <w:r w:rsidR="00EC4A5F">
        <w:rPr>
          <w:rFonts w:ascii="楷体" w:eastAsia="楷体" w:hAnsi="楷体" w:cs="Times New Roman" w:hint="eastAsia"/>
          <w:b/>
          <w:color w:val="auto"/>
          <w:sz w:val="32"/>
        </w:rPr>
        <w:t>光模块</w:t>
      </w:r>
      <w:r w:rsidRPr="00396B2A">
        <w:rPr>
          <w:rFonts w:ascii="楷体" w:eastAsia="楷体" w:hAnsi="楷体" w:hint="eastAsia"/>
          <w:b/>
          <w:color w:val="auto"/>
          <w:sz w:val="32"/>
        </w:rPr>
        <w:t>供给侧</w:t>
      </w:r>
      <w:bookmarkEnd w:id="117"/>
      <w:bookmarkEnd w:id="118"/>
      <w:r w:rsidR="002B28AA">
        <w:rPr>
          <w:rFonts w:ascii="楷体" w:eastAsia="楷体" w:hAnsi="楷体" w:hint="eastAsia"/>
          <w:b/>
          <w:color w:val="auto"/>
          <w:sz w:val="32"/>
        </w:rPr>
        <w:t>：行业竞争格局清晰，中期订单高确定性，远期技术未收敛</w:t>
      </w:r>
    </w:p>
    <w:p w14:paraId="304B8D02" w14:textId="77154573" w:rsidR="00D00C25" w:rsidRPr="00EC4A5F" w:rsidRDefault="00674EB7" w:rsidP="00EC4A5F">
      <w:pPr>
        <w:pStyle w:val="3"/>
        <w:rPr>
          <w:rFonts w:ascii="楷体" w:eastAsia="楷体" w:hAnsi="楷体" w:hint="eastAsia"/>
          <w:b/>
          <w:color w:val="auto"/>
          <w:sz w:val="30"/>
        </w:rPr>
        <w:pPrChange w:id="119" w:author="Shiqing Tang" w:date="2026-06-01T12:46:00Z" w16du:dateUtc="2026-06-01T04:46:00Z">
          <w:pPr>
            <w:pStyle w:val="3"/>
          </w:pPr>
        </w:pPrChange>
      </w:pPr>
      <w:r w:rsidRPr="00396B2A">
        <w:rPr>
          <w:rFonts w:ascii="楷体" w:eastAsia="楷体" w:hAnsi="楷体" w:cs="Times New Roman"/>
          <w:b/>
          <w:color w:val="auto"/>
          <w:sz w:val="30"/>
        </w:rPr>
        <w:t>3.</w:t>
      </w:r>
      <w:r w:rsidR="00386962">
        <w:rPr>
          <w:rFonts w:ascii="楷体" w:eastAsia="楷体" w:hAnsi="楷体" w:cs="Times New Roman" w:hint="eastAsia"/>
          <w:b/>
          <w:color w:val="auto"/>
          <w:sz w:val="30"/>
        </w:rPr>
        <w:t>4</w:t>
      </w:r>
      <w:r w:rsidR="004A1FA4" w:rsidRPr="00396B2A">
        <w:rPr>
          <w:rFonts w:ascii="楷体" w:eastAsia="楷体" w:hAnsi="楷体" w:cs="Times New Roman" w:hint="eastAsia"/>
          <w:b/>
          <w:color w:val="auto"/>
          <w:sz w:val="30"/>
        </w:rPr>
        <w:t>.1</w:t>
      </w:r>
      <w:r w:rsidRPr="00396B2A">
        <w:rPr>
          <w:rFonts w:ascii="楷体" w:eastAsia="楷体" w:hAnsi="楷体" w:hint="eastAsia"/>
          <w:b/>
          <w:color w:val="auto"/>
          <w:sz w:val="30"/>
        </w:rPr>
        <w:t>竞争格局良好</w:t>
      </w:r>
    </w:p>
    <w:p w14:paraId="745F6BFC" w14:textId="234A4F45"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表，2026全速率</w:t>
      </w:r>
      <w:r w:rsidR="00951708" w:rsidRPr="00396B2A">
        <w:rPr>
          <w:rFonts w:ascii="楷体" w:eastAsia="楷体" w:hAnsi="楷体" w:hint="eastAsia"/>
          <w:sz w:val="21"/>
          <w:szCs w:val="16"/>
        </w:rPr>
        <w:t>（包括高速率到低速率）</w:t>
      </w:r>
      <w:r w:rsidRPr="00396B2A">
        <w:rPr>
          <w:rFonts w:ascii="楷体" w:eastAsia="楷体" w:hAnsi="楷体" w:hint="eastAsia"/>
          <w:sz w:val="21"/>
          <w:szCs w:val="16"/>
        </w:rPr>
        <w:t>光模块</w:t>
      </w:r>
      <w:r w:rsidR="00974A9A">
        <w:rPr>
          <w:rFonts w:ascii="楷体" w:eastAsia="楷体" w:hAnsi="楷体" w:hint="eastAsia"/>
          <w:sz w:val="21"/>
          <w:szCs w:val="16"/>
        </w:rPr>
        <w:t>全球</w:t>
      </w:r>
      <w:r w:rsidRPr="00396B2A">
        <w:rPr>
          <w:rFonts w:ascii="楷体" w:eastAsia="楷体" w:hAnsi="楷体" w:hint="eastAsia"/>
          <w:sz w:val="21"/>
          <w:szCs w:val="16"/>
        </w:rPr>
        <w:t>CR5</w:t>
      </w:r>
      <w:r w:rsidR="003C3384">
        <w:rPr>
          <w:rFonts w:ascii="楷体" w:eastAsia="楷体" w:hAnsi="楷体" w:hint="eastAsia"/>
          <w:sz w:val="21"/>
          <w:szCs w:val="16"/>
        </w:rPr>
        <w:t>测算</w:t>
      </w:r>
    </w:p>
    <w:tbl>
      <w:tblPr>
        <w:tblStyle w:val="ab"/>
        <w:tblW w:w="9937" w:type="dxa"/>
        <w:tblInd w:w="-856" w:type="dxa"/>
        <w:tblLook w:val="04A0" w:firstRow="1" w:lastRow="0" w:firstColumn="1" w:lastColumn="0" w:noHBand="0" w:noVBand="1"/>
      </w:tblPr>
      <w:tblGrid>
        <w:gridCol w:w="2978"/>
        <w:gridCol w:w="1134"/>
        <w:gridCol w:w="1046"/>
        <w:gridCol w:w="1182"/>
        <w:gridCol w:w="951"/>
        <w:gridCol w:w="1220"/>
        <w:gridCol w:w="1562"/>
      </w:tblGrid>
      <w:tr w:rsidR="00E95841" w:rsidRPr="0043739B" w14:paraId="63624601" w14:textId="77777777">
        <w:trPr>
          <w:trHeight w:val="285"/>
        </w:trPr>
        <w:tc>
          <w:tcPr>
            <w:tcW w:w="2978" w:type="dxa"/>
            <w:noWrap/>
          </w:tcPr>
          <w:p w14:paraId="0BBE975D" w14:textId="77777777" w:rsidR="00E95841" w:rsidRPr="0043739B" w:rsidRDefault="00E95841">
            <w:pPr>
              <w:spacing w:after="0" w:line="240" w:lineRule="auto"/>
              <w:rPr>
                <w:rFonts w:ascii="楷体" w:eastAsia="楷体" w:hAnsi="楷体" w:hint="eastAsia"/>
                <w:sz w:val="21"/>
                <w:szCs w:val="21"/>
              </w:rPr>
            </w:pPr>
          </w:p>
        </w:tc>
        <w:tc>
          <w:tcPr>
            <w:tcW w:w="1134" w:type="dxa"/>
            <w:noWrap/>
          </w:tcPr>
          <w:p w14:paraId="29C18528"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中际旭创</w:t>
            </w:r>
          </w:p>
        </w:tc>
        <w:tc>
          <w:tcPr>
            <w:tcW w:w="1046" w:type="dxa"/>
            <w:noWrap/>
          </w:tcPr>
          <w:p w14:paraId="001E161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新易盛</w:t>
            </w:r>
          </w:p>
        </w:tc>
        <w:tc>
          <w:tcPr>
            <w:tcW w:w="1182" w:type="dxa"/>
            <w:noWrap/>
          </w:tcPr>
          <w:p w14:paraId="1D43346C" w14:textId="6FCC38A5" w:rsidR="00E95841" w:rsidRPr="0043739B" w:rsidRDefault="00FC3F2B">
            <w:pPr>
              <w:spacing w:after="0" w:line="240" w:lineRule="auto"/>
              <w:rPr>
                <w:rFonts w:ascii="楷体" w:eastAsia="楷体" w:hAnsi="楷体" w:hint="eastAsia"/>
                <w:sz w:val="21"/>
                <w:szCs w:val="21"/>
              </w:rPr>
            </w:pPr>
            <w:r w:rsidRPr="0043739B">
              <w:rPr>
                <w:rFonts w:ascii="楷体" w:eastAsia="楷体" w:hAnsi="楷体" w:hint="eastAsia"/>
                <w:sz w:val="21"/>
                <w:szCs w:val="21"/>
              </w:rPr>
              <w:t>L</w:t>
            </w:r>
            <w:r w:rsidR="00CA16CA" w:rsidRPr="0043739B">
              <w:rPr>
                <w:rFonts w:ascii="楷体" w:eastAsia="楷体" w:hAnsi="楷体"/>
                <w:sz w:val="21"/>
                <w:szCs w:val="21"/>
              </w:rPr>
              <w:t>umentum</w:t>
            </w:r>
          </w:p>
        </w:tc>
        <w:tc>
          <w:tcPr>
            <w:tcW w:w="815" w:type="dxa"/>
            <w:noWrap/>
          </w:tcPr>
          <w:p w14:paraId="363EDD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Finisar</w:t>
            </w:r>
          </w:p>
        </w:tc>
        <w:tc>
          <w:tcPr>
            <w:tcW w:w="1220" w:type="dxa"/>
          </w:tcPr>
          <w:p w14:paraId="24C6CCB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光迅</w:t>
            </w:r>
          </w:p>
        </w:tc>
        <w:tc>
          <w:tcPr>
            <w:tcW w:w="1562" w:type="dxa"/>
            <w:noWrap/>
          </w:tcPr>
          <w:p w14:paraId="79A8FF97"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总量</w:t>
            </w:r>
          </w:p>
        </w:tc>
      </w:tr>
      <w:tr w:rsidR="00E95841" w:rsidRPr="0043739B" w14:paraId="0543874A" w14:textId="77777777">
        <w:trPr>
          <w:trHeight w:val="285"/>
        </w:trPr>
        <w:tc>
          <w:tcPr>
            <w:tcW w:w="2978" w:type="dxa"/>
            <w:noWrap/>
          </w:tcPr>
          <w:p w14:paraId="4C2481D5" w14:textId="57184FE0"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全速率</w:t>
            </w:r>
            <w:r w:rsidR="00951708" w:rsidRPr="0043739B">
              <w:rPr>
                <w:rFonts w:ascii="楷体" w:eastAsia="楷体" w:hAnsi="楷体" w:hint="eastAsia"/>
                <w:sz w:val="21"/>
                <w:szCs w:val="21"/>
              </w:rPr>
              <w:t>光模块</w:t>
            </w:r>
            <w:r w:rsidRPr="0043739B">
              <w:rPr>
                <w:rFonts w:ascii="楷体" w:eastAsia="楷体" w:hAnsi="楷体"/>
                <w:sz w:val="21"/>
                <w:szCs w:val="21"/>
              </w:rPr>
              <w:t>CR5情况（乐观）</w:t>
            </w:r>
          </w:p>
        </w:tc>
        <w:tc>
          <w:tcPr>
            <w:tcW w:w="1134" w:type="dxa"/>
            <w:noWrap/>
          </w:tcPr>
          <w:p w14:paraId="2F95B0A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35%</w:t>
            </w:r>
          </w:p>
        </w:tc>
        <w:tc>
          <w:tcPr>
            <w:tcW w:w="1046" w:type="dxa"/>
            <w:noWrap/>
          </w:tcPr>
          <w:p w14:paraId="1CA7D70F"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20%</w:t>
            </w:r>
          </w:p>
        </w:tc>
        <w:tc>
          <w:tcPr>
            <w:tcW w:w="1182" w:type="dxa"/>
            <w:noWrap/>
          </w:tcPr>
          <w:p w14:paraId="6DF217B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15%</w:t>
            </w:r>
          </w:p>
        </w:tc>
        <w:tc>
          <w:tcPr>
            <w:tcW w:w="815" w:type="dxa"/>
            <w:noWrap/>
          </w:tcPr>
          <w:p w14:paraId="7B859DD3"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12%</w:t>
            </w:r>
          </w:p>
        </w:tc>
        <w:tc>
          <w:tcPr>
            <w:tcW w:w="1220" w:type="dxa"/>
          </w:tcPr>
          <w:p w14:paraId="5004A4B5"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8%</w:t>
            </w:r>
          </w:p>
        </w:tc>
        <w:tc>
          <w:tcPr>
            <w:tcW w:w="1562" w:type="dxa"/>
            <w:noWrap/>
          </w:tcPr>
          <w:p w14:paraId="5D2F93B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90%</w:t>
            </w:r>
          </w:p>
        </w:tc>
      </w:tr>
      <w:tr w:rsidR="00E95841" w:rsidRPr="0043739B" w14:paraId="065836E2" w14:textId="77777777">
        <w:trPr>
          <w:trHeight w:val="285"/>
        </w:trPr>
        <w:tc>
          <w:tcPr>
            <w:tcW w:w="2978" w:type="dxa"/>
            <w:shd w:val="clear" w:color="auto" w:fill="92D050"/>
            <w:noWrap/>
          </w:tcPr>
          <w:p w14:paraId="0AA9DC41" w14:textId="2608E0F6"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全速率</w:t>
            </w:r>
            <w:r w:rsidR="00951708" w:rsidRPr="0043739B">
              <w:rPr>
                <w:rFonts w:ascii="楷体" w:eastAsia="楷体" w:hAnsi="楷体" w:hint="eastAsia"/>
                <w:sz w:val="21"/>
                <w:szCs w:val="21"/>
              </w:rPr>
              <w:t>光模块</w:t>
            </w:r>
            <w:r w:rsidRPr="0043739B">
              <w:rPr>
                <w:rFonts w:ascii="楷体" w:eastAsia="楷体" w:hAnsi="楷体"/>
                <w:sz w:val="21"/>
                <w:szCs w:val="21"/>
              </w:rPr>
              <w:t>CR5情况（中</w:t>
            </w:r>
            <w:r w:rsidR="00F921E8" w:rsidRPr="0043739B">
              <w:rPr>
                <w:rFonts w:ascii="楷体" w:eastAsia="楷体" w:hAnsi="楷体" w:hint="eastAsia"/>
                <w:sz w:val="21"/>
                <w:szCs w:val="21"/>
              </w:rPr>
              <w:t>性</w:t>
            </w:r>
            <w:r w:rsidRPr="0043739B">
              <w:rPr>
                <w:rFonts w:ascii="楷体" w:eastAsia="楷体" w:hAnsi="楷体"/>
                <w:sz w:val="21"/>
                <w:szCs w:val="21"/>
              </w:rPr>
              <w:t>）</w:t>
            </w:r>
          </w:p>
        </w:tc>
        <w:tc>
          <w:tcPr>
            <w:tcW w:w="1134" w:type="dxa"/>
            <w:shd w:val="clear" w:color="auto" w:fill="92D050"/>
            <w:noWrap/>
          </w:tcPr>
          <w:p w14:paraId="3173703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25%</w:t>
            </w:r>
          </w:p>
        </w:tc>
        <w:tc>
          <w:tcPr>
            <w:tcW w:w="1046" w:type="dxa"/>
            <w:shd w:val="clear" w:color="auto" w:fill="92D050"/>
            <w:noWrap/>
          </w:tcPr>
          <w:p w14:paraId="34A40C0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14%</w:t>
            </w:r>
          </w:p>
        </w:tc>
        <w:tc>
          <w:tcPr>
            <w:tcW w:w="1182" w:type="dxa"/>
            <w:shd w:val="clear" w:color="auto" w:fill="92D050"/>
            <w:noWrap/>
          </w:tcPr>
          <w:p w14:paraId="146F190E"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11%</w:t>
            </w:r>
          </w:p>
        </w:tc>
        <w:tc>
          <w:tcPr>
            <w:tcW w:w="815" w:type="dxa"/>
            <w:shd w:val="clear" w:color="auto" w:fill="92D050"/>
            <w:noWrap/>
          </w:tcPr>
          <w:p w14:paraId="0520E8C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9%</w:t>
            </w:r>
          </w:p>
        </w:tc>
        <w:tc>
          <w:tcPr>
            <w:tcW w:w="1220" w:type="dxa"/>
            <w:shd w:val="clear" w:color="auto" w:fill="92D050"/>
            <w:noWrap/>
          </w:tcPr>
          <w:p w14:paraId="5A8E16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w:t>
            </w:r>
          </w:p>
        </w:tc>
        <w:tc>
          <w:tcPr>
            <w:tcW w:w="1562" w:type="dxa"/>
            <w:shd w:val="clear" w:color="auto" w:fill="92D050"/>
            <w:noWrap/>
          </w:tcPr>
          <w:p w14:paraId="1804AC7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64%</w:t>
            </w:r>
          </w:p>
        </w:tc>
      </w:tr>
    </w:tbl>
    <w:p w14:paraId="4C59407C" w14:textId="65D21724" w:rsidR="0069280A" w:rsidRDefault="0069280A">
      <w:pPr>
        <w:rPr>
          <w:rFonts w:ascii="楷体" w:eastAsia="楷体" w:hAnsi="楷体" w:hint="eastAsia"/>
          <w:sz w:val="21"/>
          <w:szCs w:val="16"/>
        </w:rPr>
        <w:pPrChange w:id="120" w:author="Shiqing Tang" w:date="2026-06-01T12:43:00Z" w16du:dateUtc="2026-06-01T04:43:00Z">
          <w:pPr>
            <w:jc w:val="center"/>
          </w:pPr>
        </w:pPrChange>
      </w:pPr>
      <w:r>
        <w:rPr>
          <w:rFonts w:ascii="楷体" w:eastAsia="楷体" w:hAnsi="楷体" w:hint="eastAsia"/>
          <w:sz w:val="21"/>
          <w:szCs w:val="16"/>
        </w:rPr>
        <w:t>数据来源：</w:t>
      </w:r>
      <w:r w:rsidR="005F493C">
        <w:rPr>
          <w:rFonts w:ascii="楷体" w:eastAsia="楷体" w:hAnsi="楷体" w:hint="eastAsia"/>
          <w:sz w:val="21"/>
          <w:szCs w:val="16"/>
        </w:rPr>
        <w:t>lightcounting，</w:t>
      </w:r>
      <w:r w:rsidR="003C3384">
        <w:rPr>
          <w:rFonts w:ascii="楷体" w:eastAsia="楷体" w:hAnsi="楷体" w:hint="eastAsia"/>
          <w:sz w:val="21"/>
          <w:szCs w:val="16"/>
        </w:rPr>
        <w:t>kimi，gemini整理</w:t>
      </w:r>
    </w:p>
    <w:p w14:paraId="013E28B0" w14:textId="13C4D1FC" w:rsidR="00E95841" w:rsidRPr="00396B2A" w:rsidRDefault="00CA16CA">
      <w:pPr>
        <w:jc w:val="center"/>
        <w:rPr>
          <w:rFonts w:ascii="楷体" w:eastAsia="楷体" w:hAnsi="楷体" w:hint="eastAsia"/>
          <w:sz w:val="16"/>
          <w:szCs w:val="16"/>
        </w:rPr>
      </w:pPr>
      <w:r w:rsidRPr="00396B2A">
        <w:rPr>
          <w:rFonts w:ascii="楷体" w:eastAsia="楷体" w:hAnsi="楷体" w:hint="eastAsia"/>
          <w:sz w:val="21"/>
          <w:szCs w:val="16"/>
        </w:rPr>
        <w:t>表，</w:t>
      </w:r>
      <w:r w:rsidR="00FC3F2B">
        <w:rPr>
          <w:rFonts w:ascii="楷体" w:eastAsia="楷体" w:hAnsi="楷体" w:hint="eastAsia"/>
          <w:sz w:val="21"/>
          <w:szCs w:val="16"/>
        </w:rPr>
        <w:t>2026年</w:t>
      </w:r>
      <w:r w:rsidRPr="00396B2A">
        <w:rPr>
          <w:rFonts w:ascii="楷体" w:eastAsia="楷体" w:hAnsi="楷体" w:hint="eastAsia"/>
          <w:sz w:val="21"/>
          <w:szCs w:val="16"/>
        </w:rPr>
        <w:t>高速率（800G+）</w:t>
      </w:r>
      <w:r w:rsidR="00FC3F2B">
        <w:rPr>
          <w:rFonts w:ascii="楷体" w:eastAsia="楷体" w:hAnsi="楷体" w:hint="eastAsia"/>
          <w:sz w:val="21"/>
          <w:szCs w:val="16"/>
        </w:rPr>
        <w:t>全球</w:t>
      </w:r>
      <w:r w:rsidRPr="00396B2A">
        <w:rPr>
          <w:rFonts w:ascii="楷体" w:eastAsia="楷体" w:hAnsi="楷体" w:hint="eastAsia"/>
          <w:sz w:val="21"/>
          <w:szCs w:val="16"/>
        </w:rPr>
        <w:t xml:space="preserve">CR5 </w:t>
      </w:r>
      <w:r w:rsidR="003C3384">
        <w:rPr>
          <w:rFonts w:ascii="楷体" w:eastAsia="楷体" w:hAnsi="楷体" w:hint="eastAsia"/>
          <w:sz w:val="21"/>
          <w:szCs w:val="16"/>
        </w:rPr>
        <w:t>测算</w:t>
      </w:r>
    </w:p>
    <w:tbl>
      <w:tblPr>
        <w:tblStyle w:val="ab"/>
        <w:tblW w:w="9953" w:type="dxa"/>
        <w:tblInd w:w="-856" w:type="dxa"/>
        <w:tblLook w:val="04A0" w:firstRow="1" w:lastRow="0" w:firstColumn="1" w:lastColumn="0" w:noHBand="0" w:noVBand="1"/>
      </w:tblPr>
      <w:tblGrid>
        <w:gridCol w:w="2690"/>
        <w:gridCol w:w="1138"/>
        <w:gridCol w:w="1134"/>
        <w:gridCol w:w="1134"/>
        <w:gridCol w:w="1418"/>
        <w:gridCol w:w="1417"/>
        <w:gridCol w:w="1022"/>
      </w:tblGrid>
      <w:tr w:rsidR="00E95841" w:rsidRPr="0043739B" w14:paraId="2F1EAF07" w14:textId="77777777">
        <w:trPr>
          <w:trHeight w:val="285"/>
        </w:trPr>
        <w:tc>
          <w:tcPr>
            <w:tcW w:w="2690" w:type="dxa"/>
            <w:noWrap/>
          </w:tcPr>
          <w:p w14:paraId="48AB9E56"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高速率</w:t>
            </w:r>
          </w:p>
        </w:tc>
        <w:tc>
          <w:tcPr>
            <w:tcW w:w="1138" w:type="dxa"/>
            <w:noWrap/>
          </w:tcPr>
          <w:p w14:paraId="7AE61E22"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中际旭创</w:t>
            </w:r>
          </w:p>
        </w:tc>
        <w:tc>
          <w:tcPr>
            <w:tcW w:w="1134" w:type="dxa"/>
            <w:noWrap/>
          </w:tcPr>
          <w:p w14:paraId="691F024C"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新易盛</w:t>
            </w:r>
          </w:p>
        </w:tc>
        <w:tc>
          <w:tcPr>
            <w:tcW w:w="1134" w:type="dxa"/>
            <w:noWrap/>
          </w:tcPr>
          <w:p w14:paraId="65A818D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Coherent</w:t>
            </w:r>
          </w:p>
        </w:tc>
        <w:tc>
          <w:tcPr>
            <w:tcW w:w="1418" w:type="dxa"/>
            <w:noWrap/>
          </w:tcPr>
          <w:p w14:paraId="7CCECEC4"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海思/光迅</w:t>
            </w:r>
          </w:p>
        </w:tc>
        <w:tc>
          <w:tcPr>
            <w:tcW w:w="1417" w:type="dxa"/>
          </w:tcPr>
          <w:p w14:paraId="24DF3868"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Lumentum</w:t>
            </w:r>
          </w:p>
        </w:tc>
        <w:tc>
          <w:tcPr>
            <w:tcW w:w="1022" w:type="dxa"/>
            <w:noWrap/>
          </w:tcPr>
          <w:p w14:paraId="2283A35B"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总量</w:t>
            </w:r>
          </w:p>
        </w:tc>
      </w:tr>
      <w:tr w:rsidR="00E95841" w:rsidRPr="0043739B" w14:paraId="341C3F9F" w14:textId="77777777">
        <w:trPr>
          <w:trHeight w:val="285"/>
        </w:trPr>
        <w:tc>
          <w:tcPr>
            <w:tcW w:w="2690" w:type="dxa"/>
            <w:noWrap/>
          </w:tcPr>
          <w:p w14:paraId="472D78A2" w14:textId="3B5BE4D6" w:rsidR="00E95841" w:rsidRPr="0043739B" w:rsidRDefault="00951708">
            <w:pPr>
              <w:spacing w:after="0" w:line="240" w:lineRule="auto"/>
              <w:rPr>
                <w:rFonts w:ascii="楷体" w:eastAsia="楷体" w:hAnsi="楷体" w:hint="eastAsia"/>
                <w:sz w:val="21"/>
                <w:szCs w:val="21"/>
              </w:rPr>
            </w:pPr>
            <w:r w:rsidRPr="0043739B">
              <w:rPr>
                <w:rFonts w:ascii="楷体" w:eastAsia="楷体" w:hAnsi="楷体" w:hint="eastAsia"/>
                <w:sz w:val="21"/>
                <w:szCs w:val="21"/>
              </w:rPr>
              <w:t>高</w:t>
            </w:r>
            <w:r w:rsidR="00CA16CA" w:rsidRPr="0043739B">
              <w:rPr>
                <w:rFonts w:ascii="楷体" w:eastAsia="楷体" w:hAnsi="楷体"/>
                <w:sz w:val="21"/>
                <w:szCs w:val="21"/>
              </w:rPr>
              <w:t>速率CR5情况（中</w:t>
            </w:r>
            <w:r w:rsidR="00F921E8" w:rsidRPr="0043739B">
              <w:rPr>
                <w:rFonts w:ascii="楷体" w:eastAsia="楷体" w:hAnsi="楷体" w:hint="eastAsia"/>
                <w:sz w:val="21"/>
                <w:szCs w:val="21"/>
              </w:rPr>
              <w:t>性</w:t>
            </w:r>
            <w:r w:rsidR="00CA16CA" w:rsidRPr="0043739B">
              <w:rPr>
                <w:rFonts w:ascii="楷体" w:eastAsia="楷体" w:hAnsi="楷体"/>
                <w:sz w:val="21"/>
                <w:szCs w:val="21"/>
              </w:rPr>
              <w:t>）</w:t>
            </w:r>
          </w:p>
        </w:tc>
        <w:tc>
          <w:tcPr>
            <w:tcW w:w="1138" w:type="dxa"/>
            <w:noWrap/>
          </w:tcPr>
          <w:p w14:paraId="3679B791"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40%</w:t>
            </w:r>
          </w:p>
        </w:tc>
        <w:tc>
          <w:tcPr>
            <w:tcW w:w="1134" w:type="dxa"/>
            <w:noWrap/>
          </w:tcPr>
          <w:p w14:paraId="768411E9"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20%</w:t>
            </w:r>
          </w:p>
        </w:tc>
        <w:tc>
          <w:tcPr>
            <w:tcW w:w="1134" w:type="dxa"/>
            <w:noWrap/>
          </w:tcPr>
          <w:p w14:paraId="43B0087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10%</w:t>
            </w:r>
          </w:p>
        </w:tc>
        <w:tc>
          <w:tcPr>
            <w:tcW w:w="1418" w:type="dxa"/>
            <w:noWrap/>
          </w:tcPr>
          <w:p w14:paraId="53426C2A"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6%</w:t>
            </w:r>
          </w:p>
        </w:tc>
        <w:tc>
          <w:tcPr>
            <w:tcW w:w="1417" w:type="dxa"/>
            <w:noWrap/>
          </w:tcPr>
          <w:p w14:paraId="363C6F69"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4%</w:t>
            </w:r>
          </w:p>
        </w:tc>
        <w:tc>
          <w:tcPr>
            <w:tcW w:w="1022" w:type="dxa"/>
            <w:noWrap/>
          </w:tcPr>
          <w:p w14:paraId="478AD50D" w14:textId="77777777" w:rsidR="00E95841" w:rsidRPr="0043739B" w:rsidRDefault="00CA16CA">
            <w:pPr>
              <w:spacing w:after="0" w:line="240" w:lineRule="auto"/>
              <w:rPr>
                <w:rFonts w:ascii="楷体" w:eastAsia="楷体" w:hAnsi="楷体" w:hint="eastAsia"/>
                <w:sz w:val="21"/>
                <w:szCs w:val="21"/>
              </w:rPr>
            </w:pPr>
            <w:r w:rsidRPr="0043739B">
              <w:rPr>
                <w:rFonts w:ascii="楷体" w:eastAsia="楷体" w:hAnsi="楷体"/>
                <w:sz w:val="21"/>
                <w:szCs w:val="21"/>
              </w:rPr>
              <w:t>80%</w:t>
            </w:r>
          </w:p>
        </w:tc>
      </w:tr>
      <w:tr w:rsidR="00396B2A" w:rsidRPr="0043739B" w14:paraId="530B2B10" w14:textId="77777777">
        <w:trPr>
          <w:trHeight w:val="285"/>
        </w:trPr>
        <w:tc>
          <w:tcPr>
            <w:tcW w:w="2690" w:type="dxa"/>
            <w:noWrap/>
          </w:tcPr>
          <w:p w14:paraId="2A34A1F0" w14:textId="318CE622"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1.6t出货CR5情况估计</w:t>
            </w:r>
          </w:p>
        </w:tc>
        <w:tc>
          <w:tcPr>
            <w:tcW w:w="1138" w:type="dxa"/>
            <w:noWrap/>
          </w:tcPr>
          <w:p w14:paraId="403538BF" w14:textId="67B1563B"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52%</w:t>
            </w:r>
          </w:p>
        </w:tc>
        <w:tc>
          <w:tcPr>
            <w:tcW w:w="1134" w:type="dxa"/>
            <w:noWrap/>
          </w:tcPr>
          <w:p w14:paraId="54CED8F1" w14:textId="3E268E53"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20%</w:t>
            </w:r>
          </w:p>
        </w:tc>
        <w:tc>
          <w:tcPr>
            <w:tcW w:w="1134" w:type="dxa"/>
            <w:noWrap/>
          </w:tcPr>
          <w:p w14:paraId="1E65826D" w14:textId="7276F564"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1</w:t>
            </w:r>
            <w:r w:rsidR="0044789F">
              <w:rPr>
                <w:rFonts w:ascii="楷体" w:eastAsia="楷体" w:hAnsi="楷体" w:hint="eastAsia"/>
                <w:sz w:val="21"/>
                <w:szCs w:val="21"/>
              </w:rPr>
              <w:t>2</w:t>
            </w:r>
            <w:r>
              <w:rPr>
                <w:rFonts w:ascii="楷体" w:eastAsia="楷体" w:hAnsi="楷体" w:hint="eastAsia"/>
                <w:sz w:val="21"/>
                <w:szCs w:val="21"/>
              </w:rPr>
              <w:t>%</w:t>
            </w:r>
          </w:p>
        </w:tc>
        <w:tc>
          <w:tcPr>
            <w:tcW w:w="1418" w:type="dxa"/>
            <w:noWrap/>
          </w:tcPr>
          <w:p w14:paraId="37494027" w14:textId="20C2678A" w:rsidR="00396B2A" w:rsidRPr="0043739B" w:rsidRDefault="00396B2A">
            <w:pPr>
              <w:spacing w:after="0" w:line="240" w:lineRule="auto"/>
              <w:rPr>
                <w:rFonts w:ascii="楷体" w:eastAsia="楷体" w:hAnsi="楷体" w:hint="eastAsia"/>
                <w:sz w:val="21"/>
                <w:szCs w:val="21"/>
              </w:rPr>
            </w:pPr>
            <w:r>
              <w:rPr>
                <w:rFonts w:ascii="楷体" w:eastAsia="楷体" w:hAnsi="楷体" w:hint="eastAsia"/>
                <w:sz w:val="21"/>
                <w:szCs w:val="21"/>
              </w:rPr>
              <w:t>3%</w:t>
            </w:r>
          </w:p>
        </w:tc>
        <w:tc>
          <w:tcPr>
            <w:tcW w:w="1417" w:type="dxa"/>
            <w:noWrap/>
          </w:tcPr>
          <w:p w14:paraId="102EE69F" w14:textId="70C8195F" w:rsidR="00396B2A" w:rsidRPr="0043739B" w:rsidRDefault="0044789F">
            <w:pPr>
              <w:spacing w:after="0" w:line="240" w:lineRule="auto"/>
              <w:rPr>
                <w:rFonts w:ascii="楷体" w:eastAsia="楷体" w:hAnsi="楷体" w:hint="eastAsia"/>
                <w:sz w:val="21"/>
                <w:szCs w:val="21"/>
              </w:rPr>
            </w:pPr>
            <w:r>
              <w:rPr>
                <w:rFonts w:ascii="楷体" w:eastAsia="楷体" w:hAnsi="楷体" w:hint="eastAsia"/>
                <w:sz w:val="21"/>
                <w:szCs w:val="21"/>
              </w:rPr>
              <w:t>12%</w:t>
            </w:r>
          </w:p>
        </w:tc>
        <w:tc>
          <w:tcPr>
            <w:tcW w:w="1022" w:type="dxa"/>
            <w:noWrap/>
          </w:tcPr>
          <w:p w14:paraId="72521C0E" w14:textId="1C614C57" w:rsidR="00396B2A" w:rsidRPr="0043739B" w:rsidRDefault="0044789F">
            <w:pPr>
              <w:spacing w:after="0" w:line="240" w:lineRule="auto"/>
              <w:rPr>
                <w:rFonts w:ascii="楷体" w:eastAsia="楷体" w:hAnsi="楷体" w:hint="eastAsia"/>
                <w:sz w:val="21"/>
                <w:szCs w:val="21"/>
              </w:rPr>
            </w:pPr>
            <w:r>
              <w:rPr>
                <w:rFonts w:ascii="楷体" w:eastAsia="楷体" w:hAnsi="楷体" w:hint="eastAsia"/>
                <w:sz w:val="21"/>
                <w:szCs w:val="21"/>
              </w:rPr>
              <w:t>97%</w:t>
            </w:r>
          </w:p>
        </w:tc>
      </w:tr>
    </w:tbl>
    <w:p w14:paraId="42B55C91" w14:textId="5855C3A4" w:rsidR="0069280A" w:rsidRPr="00974A9A" w:rsidRDefault="0069280A">
      <w:pPr>
        <w:rPr>
          <w:rFonts w:ascii="楷体" w:eastAsia="楷体" w:hAnsi="楷体" w:hint="eastAsia"/>
          <w:sz w:val="21"/>
          <w:szCs w:val="21"/>
        </w:rPr>
      </w:pPr>
      <w:r w:rsidRPr="00974A9A">
        <w:rPr>
          <w:rFonts w:ascii="楷体" w:eastAsia="楷体" w:hAnsi="楷体" w:hint="eastAsia"/>
          <w:sz w:val="21"/>
          <w:szCs w:val="21"/>
        </w:rPr>
        <w:t>数据来源：</w:t>
      </w:r>
      <w:r w:rsidR="005F493C">
        <w:rPr>
          <w:rFonts w:ascii="楷体" w:eastAsia="楷体" w:hAnsi="楷体" w:hint="eastAsia"/>
          <w:sz w:val="21"/>
          <w:szCs w:val="16"/>
        </w:rPr>
        <w:t>lightcounting，</w:t>
      </w:r>
      <w:r w:rsidR="003C3384">
        <w:rPr>
          <w:rFonts w:ascii="楷体" w:eastAsia="楷体" w:hAnsi="楷体" w:hint="eastAsia"/>
          <w:sz w:val="21"/>
          <w:szCs w:val="21"/>
        </w:rPr>
        <w:t>kimi，gemini整理</w:t>
      </w:r>
    </w:p>
    <w:p w14:paraId="3AC17FD1" w14:textId="1AB8E852" w:rsidR="00E95841" w:rsidRPr="00E07465" w:rsidRDefault="00CA16CA" w:rsidP="00332CEA">
      <w:pPr>
        <w:ind w:firstLineChars="200" w:firstLine="560"/>
        <w:rPr>
          <w:rFonts w:ascii="楷体" w:eastAsia="楷体" w:hAnsi="楷体" w:hint="eastAsia"/>
          <w:sz w:val="28"/>
          <w:szCs w:val="28"/>
        </w:rPr>
      </w:pPr>
      <w:r w:rsidRPr="00E07465">
        <w:rPr>
          <w:rFonts w:ascii="楷体" w:eastAsia="楷体" w:hAnsi="楷体" w:hint="eastAsia"/>
          <w:sz w:val="28"/>
          <w:szCs w:val="28"/>
        </w:rPr>
        <w:t>综合</w:t>
      </w:r>
      <w:r w:rsidRPr="00215AD0">
        <w:rPr>
          <w:rFonts w:ascii="楷体" w:eastAsia="楷体" w:hAnsi="楷体" w:hint="eastAsia"/>
          <w:sz w:val="28"/>
          <w:szCs w:val="28"/>
        </w:rPr>
        <w:t>lightCounting</w:t>
      </w:r>
      <w:r w:rsidRPr="00E07465">
        <w:rPr>
          <w:rFonts w:ascii="楷体" w:eastAsia="楷体" w:hAnsi="楷体" w:hint="eastAsia"/>
          <w:sz w:val="28"/>
          <w:szCs w:val="28"/>
        </w:rPr>
        <w:t>和多份调研纪要，国产光模块在全速率光模块中占据主动，取得了50%以上的市场份额。在高速率光模块领</w:t>
      </w:r>
      <w:r w:rsidRPr="00E07465">
        <w:rPr>
          <w:rFonts w:ascii="楷体" w:eastAsia="楷体" w:hAnsi="楷体" w:hint="eastAsia"/>
          <w:sz w:val="28"/>
          <w:szCs w:val="28"/>
        </w:rPr>
        <w:lastRenderedPageBreak/>
        <w:t>域则更为强势，预计占据70-80%份额。同时光模块领域市场集中度较高，全速率光模块CR5 &gt; 60%。高速率光模块因工艺复杂，技术难度大，工艺壁垒高CR5 &gt; 80%。竞争格局良好，在近期很难发生恶性竞争。在可见范围内，未来集中度应该还会继续上升，维持强者恒强格局。</w:t>
      </w:r>
    </w:p>
    <w:p w14:paraId="7A03FA00" w14:textId="06163CF3" w:rsidR="0054630E" w:rsidRPr="00E07465" w:rsidRDefault="00F921E8" w:rsidP="00332CEA">
      <w:pPr>
        <w:ind w:firstLineChars="200" w:firstLine="560"/>
        <w:rPr>
          <w:rFonts w:ascii="楷体" w:eastAsia="楷体" w:hAnsi="楷体" w:hint="eastAsia"/>
          <w:sz w:val="28"/>
          <w:szCs w:val="28"/>
        </w:rPr>
      </w:pPr>
      <w:r w:rsidRPr="00E07465">
        <w:rPr>
          <w:rFonts w:ascii="楷体" w:eastAsia="楷体" w:hAnsi="楷体" w:hint="eastAsia"/>
          <w:sz w:val="28"/>
          <w:szCs w:val="28"/>
        </w:rPr>
        <w:t>取集中度中性测算，中际旭创</w:t>
      </w:r>
      <w:r w:rsidR="00F50D33" w:rsidRPr="00E07465">
        <w:rPr>
          <w:rFonts w:ascii="楷体" w:eastAsia="楷体" w:hAnsi="楷体" w:hint="eastAsia"/>
          <w:sz w:val="28"/>
          <w:szCs w:val="28"/>
        </w:rPr>
        <w:t>去年374.2亿元营收，新易盛去年247.7亿营收，一共对应约40%的市场总量，由此可以倒推</w:t>
      </w:r>
      <w:r w:rsidR="00D7057E" w:rsidRPr="00E07465">
        <w:rPr>
          <w:rFonts w:ascii="楷体" w:eastAsia="楷体" w:hAnsi="楷体" w:hint="eastAsia"/>
          <w:sz w:val="28"/>
          <w:szCs w:val="28"/>
        </w:rPr>
        <w:t>测算</w:t>
      </w:r>
      <w:r w:rsidR="00A536CE" w:rsidRPr="00E07465">
        <w:rPr>
          <w:rFonts w:ascii="楷体" w:eastAsia="楷体" w:hAnsi="楷体" w:hint="eastAsia"/>
          <w:sz w:val="28"/>
          <w:szCs w:val="28"/>
        </w:rPr>
        <w:t>2025年市场份额约1496.8亿人民币，</w:t>
      </w:r>
      <w:r w:rsidR="00D7057E" w:rsidRPr="00E07465">
        <w:rPr>
          <w:rFonts w:ascii="楷体" w:eastAsia="楷体" w:hAnsi="楷体" w:hint="eastAsia"/>
          <w:sz w:val="28"/>
          <w:szCs w:val="28"/>
        </w:rPr>
        <w:t>合217亿美元。</w:t>
      </w:r>
    </w:p>
    <w:p w14:paraId="1E77B2E9" w14:textId="0F1265F1" w:rsidR="00D00C25" w:rsidRPr="00B51072" w:rsidRDefault="00674EB7" w:rsidP="00B51072">
      <w:pPr>
        <w:pStyle w:val="3"/>
        <w:rPr>
          <w:rFonts w:ascii="楷体" w:eastAsia="楷体" w:hAnsi="楷体" w:hint="eastAsia"/>
          <w:b/>
          <w:color w:val="auto"/>
          <w:sz w:val="30"/>
        </w:rPr>
      </w:pPr>
      <w:r w:rsidRPr="00396B2A">
        <w:rPr>
          <w:rFonts w:ascii="楷体" w:eastAsia="楷体" w:hAnsi="楷体" w:hint="eastAsia"/>
          <w:b/>
          <w:color w:val="auto"/>
          <w:sz w:val="30"/>
        </w:rPr>
        <w:t>3.</w:t>
      </w:r>
      <w:r w:rsidR="0078464A">
        <w:rPr>
          <w:rFonts w:ascii="楷体" w:eastAsia="楷体" w:hAnsi="楷体" w:hint="eastAsia"/>
          <w:b/>
          <w:color w:val="auto"/>
          <w:sz w:val="30"/>
        </w:rPr>
        <w:t>4</w:t>
      </w:r>
      <w:r w:rsidRPr="00396B2A">
        <w:rPr>
          <w:rFonts w:ascii="楷体" w:eastAsia="楷体" w:hAnsi="楷体" w:hint="eastAsia"/>
          <w:b/>
          <w:color w:val="auto"/>
          <w:sz w:val="30"/>
        </w:rPr>
        <w:t>.2供给测算</w:t>
      </w:r>
    </w:p>
    <w:p w14:paraId="46DA2047" w14:textId="77777777" w:rsidR="00E95841" w:rsidRPr="0044789F" w:rsidRDefault="00CA16CA">
      <w:pPr>
        <w:jc w:val="center"/>
        <w:rPr>
          <w:rFonts w:ascii="楷体" w:eastAsia="楷体" w:hAnsi="楷体" w:hint="eastAsia"/>
          <w:sz w:val="16"/>
          <w:szCs w:val="16"/>
        </w:rPr>
      </w:pPr>
      <w:r w:rsidRPr="0044789F">
        <w:rPr>
          <w:rFonts w:ascii="楷体" w:eastAsia="楷体" w:hAnsi="楷体" w:hint="eastAsia"/>
          <w:sz w:val="21"/>
          <w:szCs w:val="16"/>
        </w:rPr>
        <w:t>表：高速率光模块出货测算一览</w:t>
      </w:r>
    </w:p>
    <w:tbl>
      <w:tblPr>
        <w:tblStyle w:val="ab"/>
        <w:tblW w:w="8789" w:type="dxa"/>
        <w:tblInd w:w="-289" w:type="dxa"/>
        <w:tblLook w:val="04A0" w:firstRow="1" w:lastRow="0" w:firstColumn="1" w:lastColumn="0" w:noHBand="0" w:noVBand="1"/>
      </w:tblPr>
      <w:tblGrid>
        <w:gridCol w:w="2539"/>
        <w:gridCol w:w="1633"/>
        <w:gridCol w:w="1534"/>
        <w:gridCol w:w="1534"/>
        <w:gridCol w:w="1549"/>
      </w:tblGrid>
      <w:tr w:rsidR="00E95841" w:rsidRPr="00E07465" w14:paraId="2A994637" w14:textId="77777777">
        <w:trPr>
          <w:trHeight w:val="285"/>
        </w:trPr>
        <w:tc>
          <w:tcPr>
            <w:tcW w:w="2539" w:type="dxa"/>
            <w:noWrap/>
          </w:tcPr>
          <w:p w14:paraId="3915313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高盛预测出货</w:t>
            </w:r>
            <w:r w:rsidRPr="00E07465">
              <w:rPr>
                <w:rFonts w:ascii="楷体" w:eastAsia="楷体" w:hAnsi="楷体" w:hint="eastAsia"/>
                <w:sz w:val="21"/>
                <w:szCs w:val="21"/>
              </w:rPr>
              <w:t>（保守）</w:t>
            </w:r>
          </w:p>
        </w:tc>
        <w:tc>
          <w:tcPr>
            <w:tcW w:w="1633" w:type="dxa"/>
            <w:noWrap/>
          </w:tcPr>
          <w:p w14:paraId="7D0CDFC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71F1608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541124D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30BF0115"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4F3961E8" w14:textId="77777777">
        <w:trPr>
          <w:trHeight w:val="285"/>
        </w:trPr>
        <w:tc>
          <w:tcPr>
            <w:tcW w:w="2539" w:type="dxa"/>
            <w:noWrap/>
          </w:tcPr>
          <w:p w14:paraId="55277FA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6759E59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1027</w:t>
            </w:r>
          </w:p>
        </w:tc>
        <w:tc>
          <w:tcPr>
            <w:tcW w:w="1534" w:type="dxa"/>
            <w:noWrap/>
          </w:tcPr>
          <w:p w14:paraId="7EC8BDB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95</w:t>
            </w:r>
          </w:p>
        </w:tc>
        <w:tc>
          <w:tcPr>
            <w:tcW w:w="1534" w:type="dxa"/>
            <w:noWrap/>
          </w:tcPr>
          <w:p w14:paraId="7623381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02B110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112</w:t>
            </w:r>
            <w:r w:rsidRPr="00E07465">
              <w:rPr>
                <w:rFonts w:ascii="楷体" w:eastAsia="楷体" w:hAnsi="楷体" w:hint="eastAsia"/>
                <w:sz w:val="21"/>
                <w:szCs w:val="21"/>
              </w:rPr>
              <w:t>2</w:t>
            </w:r>
          </w:p>
        </w:tc>
      </w:tr>
      <w:tr w:rsidR="00E95841" w:rsidRPr="00E07465" w14:paraId="4F022EB0" w14:textId="77777777">
        <w:trPr>
          <w:trHeight w:val="285"/>
        </w:trPr>
        <w:tc>
          <w:tcPr>
            <w:tcW w:w="2539" w:type="dxa"/>
            <w:noWrap/>
          </w:tcPr>
          <w:p w14:paraId="676DE0B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7D539C3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3635</w:t>
            </w:r>
          </w:p>
        </w:tc>
        <w:tc>
          <w:tcPr>
            <w:tcW w:w="1534" w:type="dxa"/>
            <w:noWrap/>
          </w:tcPr>
          <w:p w14:paraId="0B9D810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507</w:t>
            </w:r>
          </w:p>
        </w:tc>
        <w:tc>
          <w:tcPr>
            <w:tcW w:w="1534" w:type="dxa"/>
            <w:noWrap/>
          </w:tcPr>
          <w:p w14:paraId="346B3A6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10ACC4A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414</w:t>
            </w:r>
            <w:r w:rsidRPr="00E07465">
              <w:rPr>
                <w:rFonts w:ascii="楷体" w:eastAsia="楷体" w:hAnsi="楷体" w:hint="eastAsia"/>
                <w:sz w:val="21"/>
                <w:szCs w:val="21"/>
              </w:rPr>
              <w:t>2</w:t>
            </w:r>
          </w:p>
        </w:tc>
      </w:tr>
      <w:tr w:rsidR="00E95841" w:rsidRPr="00E07465" w14:paraId="26646EA1" w14:textId="77777777">
        <w:trPr>
          <w:trHeight w:val="285"/>
        </w:trPr>
        <w:tc>
          <w:tcPr>
            <w:tcW w:w="2539" w:type="dxa"/>
            <w:noWrap/>
          </w:tcPr>
          <w:p w14:paraId="21C5E9D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40A9612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5576</w:t>
            </w:r>
          </w:p>
        </w:tc>
        <w:tc>
          <w:tcPr>
            <w:tcW w:w="1534" w:type="dxa"/>
            <w:noWrap/>
          </w:tcPr>
          <w:p w14:paraId="3D020DC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1235</w:t>
            </w:r>
          </w:p>
        </w:tc>
        <w:tc>
          <w:tcPr>
            <w:tcW w:w="1534" w:type="dxa"/>
            <w:noWrap/>
          </w:tcPr>
          <w:p w14:paraId="12D6A27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F23AB0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6811</w:t>
            </w:r>
          </w:p>
        </w:tc>
      </w:tr>
      <w:tr w:rsidR="00E95841" w:rsidRPr="00E07465" w14:paraId="10304841" w14:textId="77777777">
        <w:trPr>
          <w:trHeight w:val="285"/>
        </w:trPr>
        <w:tc>
          <w:tcPr>
            <w:tcW w:w="2539" w:type="dxa"/>
            <w:noWrap/>
          </w:tcPr>
          <w:p w14:paraId="75F4D67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28E</w:t>
            </w:r>
          </w:p>
        </w:tc>
        <w:tc>
          <w:tcPr>
            <w:tcW w:w="1633" w:type="dxa"/>
            <w:noWrap/>
          </w:tcPr>
          <w:p w14:paraId="4CD4E4C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9184</w:t>
            </w:r>
          </w:p>
        </w:tc>
        <w:tc>
          <w:tcPr>
            <w:tcW w:w="1534" w:type="dxa"/>
            <w:noWrap/>
          </w:tcPr>
          <w:p w14:paraId="1E5A8EA0"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2552</w:t>
            </w:r>
          </w:p>
        </w:tc>
        <w:tc>
          <w:tcPr>
            <w:tcW w:w="1534" w:type="dxa"/>
            <w:noWrap/>
          </w:tcPr>
          <w:p w14:paraId="131E572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215</w:t>
            </w:r>
          </w:p>
        </w:tc>
        <w:tc>
          <w:tcPr>
            <w:tcW w:w="1549" w:type="dxa"/>
            <w:noWrap/>
          </w:tcPr>
          <w:p w14:paraId="0E027AD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1195</w:t>
            </w:r>
            <w:r w:rsidRPr="00E07465">
              <w:rPr>
                <w:rFonts w:ascii="楷体" w:eastAsia="楷体" w:hAnsi="楷体" w:hint="eastAsia"/>
                <w:sz w:val="21"/>
                <w:szCs w:val="21"/>
              </w:rPr>
              <w:t>2</w:t>
            </w:r>
          </w:p>
        </w:tc>
      </w:tr>
      <w:tr w:rsidR="00E95841" w:rsidRPr="00E07465" w14:paraId="7A5D8195" w14:textId="77777777">
        <w:trPr>
          <w:trHeight w:val="285"/>
        </w:trPr>
        <w:tc>
          <w:tcPr>
            <w:tcW w:w="2539" w:type="dxa"/>
            <w:noWrap/>
          </w:tcPr>
          <w:p w14:paraId="2750A28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中信预测出货</w:t>
            </w:r>
            <w:r w:rsidRPr="00E07465">
              <w:rPr>
                <w:rFonts w:ascii="楷体" w:eastAsia="楷体" w:hAnsi="楷体" w:hint="eastAsia"/>
                <w:sz w:val="21"/>
                <w:szCs w:val="21"/>
              </w:rPr>
              <w:t>（中观）</w:t>
            </w:r>
          </w:p>
        </w:tc>
        <w:tc>
          <w:tcPr>
            <w:tcW w:w="1633" w:type="dxa"/>
            <w:noWrap/>
          </w:tcPr>
          <w:p w14:paraId="5B7808B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26F3D92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73DEAA9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40438BF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6F58CF15" w14:textId="77777777">
        <w:trPr>
          <w:trHeight w:val="285"/>
        </w:trPr>
        <w:tc>
          <w:tcPr>
            <w:tcW w:w="2539" w:type="dxa"/>
            <w:noWrap/>
          </w:tcPr>
          <w:p w14:paraId="70411ED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0D485B7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2170</w:t>
            </w:r>
          </w:p>
        </w:tc>
        <w:tc>
          <w:tcPr>
            <w:tcW w:w="1534" w:type="dxa"/>
            <w:noWrap/>
          </w:tcPr>
          <w:p w14:paraId="2BEADEB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250</w:t>
            </w:r>
          </w:p>
        </w:tc>
        <w:tc>
          <w:tcPr>
            <w:tcW w:w="1534" w:type="dxa"/>
            <w:noWrap/>
          </w:tcPr>
          <w:p w14:paraId="6C6E180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569D65D7"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2420</w:t>
            </w:r>
          </w:p>
        </w:tc>
      </w:tr>
      <w:tr w:rsidR="00E95841" w:rsidRPr="00E07465" w14:paraId="2CC12AD9" w14:textId="77777777">
        <w:trPr>
          <w:trHeight w:val="285"/>
        </w:trPr>
        <w:tc>
          <w:tcPr>
            <w:tcW w:w="2539" w:type="dxa"/>
            <w:noWrap/>
          </w:tcPr>
          <w:p w14:paraId="3D0D3AA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3F8F492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5800</w:t>
            </w:r>
          </w:p>
        </w:tc>
        <w:tc>
          <w:tcPr>
            <w:tcW w:w="1534" w:type="dxa"/>
            <w:noWrap/>
          </w:tcPr>
          <w:p w14:paraId="76F6DB2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2980</w:t>
            </w:r>
          </w:p>
        </w:tc>
        <w:tc>
          <w:tcPr>
            <w:tcW w:w="1534" w:type="dxa"/>
            <w:noWrap/>
          </w:tcPr>
          <w:p w14:paraId="77431E0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64E47DF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8780</w:t>
            </w:r>
          </w:p>
        </w:tc>
      </w:tr>
      <w:tr w:rsidR="00E95841" w:rsidRPr="00E07465" w14:paraId="31E8B33A" w14:textId="77777777">
        <w:trPr>
          <w:trHeight w:val="285"/>
        </w:trPr>
        <w:tc>
          <w:tcPr>
            <w:tcW w:w="2539" w:type="dxa"/>
            <w:noWrap/>
          </w:tcPr>
          <w:p w14:paraId="0995909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49D7B3F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8100</w:t>
            </w:r>
          </w:p>
        </w:tc>
        <w:tc>
          <w:tcPr>
            <w:tcW w:w="1534" w:type="dxa"/>
            <w:noWrap/>
          </w:tcPr>
          <w:p w14:paraId="731FC16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7000</w:t>
            </w:r>
          </w:p>
        </w:tc>
        <w:tc>
          <w:tcPr>
            <w:tcW w:w="1534" w:type="dxa"/>
            <w:noWrap/>
          </w:tcPr>
          <w:p w14:paraId="244C635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100</w:t>
            </w:r>
          </w:p>
        </w:tc>
        <w:tc>
          <w:tcPr>
            <w:tcW w:w="1549" w:type="dxa"/>
            <w:noWrap/>
          </w:tcPr>
          <w:p w14:paraId="218CCED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15200</w:t>
            </w:r>
          </w:p>
        </w:tc>
      </w:tr>
      <w:tr w:rsidR="00E95841" w:rsidRPr="00E07465" w14:paraId="2F8FB1EC" w14:textId="77777777">
        <w:trPr>
          <w:trHeight w:val="285"/>
        </w:trPr>
        <w:tc>
          <w:tcPr>
            <w:tcW w:w="2539" w:type="dxa"/>
            <w:noWrap/>
          </w:tcPr>
          <w:p w14:paraId="473081B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大摩预测出货</w:t>
            </w:r>
            <w:r w:rsidRPr="00E07465">
              <w:rPr>
                <w:rFonts w:ascii="楷体" w:eastAsia="楷体" w:hAnsi="楷体" w:hint="eastAsia"/>
                <w:sz w:val="21"/>
                <w:szCs w:val="21"/>
              </w:rPr>
              <w:t>（激进）</w:t>
            </w:r>
          </w:p>
        </w:tc>
        <w:tc>
          <w:tcPr>
            <w:tcW w:w="1633" w:type="dxa"/>
            <w:noWrap/>
          </w:tcPr>
          <w:p w14:paraId="2AED854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800G（万个）</w:t>
            </w:r>
          </w:p>
        </w:tc>
        <w:tc>
          <w:tcPr>
            <w:tcW w:w="1534" w:type="dxa"/>
            <w:noWrap/>
          </w:tcPr>
          <w:p w14:paraId="751DC96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1.6T（万个）</w:t>
            </w:r>
          </w:p>
        </w:tc>
        <w:tc>
          <w:tcPr>
            <w:tcW w:w="1534" w:type="dxa"/>
            <w:noWrap/>
          </w:tcPr>
          <w:p w14:paraId="12C5715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3.2T（万个）</w:t>
            </w:r>
          </w:p>
        </w:tc>
        <w:tc>
          <w:tcPr>
            <w:tcW w:w="1549" w:type="dxa"/>
            <w:noWrap/>
          </w:tcPr>
          <w:p w14:paraId="3B9A753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总量（万个）</w:t>
            </w:r>
          </w:p>
        </w:tc>
      </w:tr>
      <w:tr w:rsidR="00E95841" w:rsidRPr="00E07465" w14:paraId="4A45087F" w14:textId="77777777">
        <w:trPr>
          <w:trHeight w:val="285"/>
        </w:trPr>
        <w:tc>
          <w:tcPr>
            <w:tcW w:w="2539" w:type="dxa"/>
            <w:noWrap/>
          </w:tcPr>
          <w:p w14:paraId="36A976A3"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25E</w:t>
            </w:r>
          </w:p>
        </w:tc>
        <w:tc>
          <w:tcPr>
            <w:tcW w:w="1633" w:type="dxa"/>
            <w:noWrap/>
          </w:tcPr>
          <w:p w14:paraId="1E39252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1800</w:t>
            </w:r>
          </w:p>
        </w:tc>
        <w:tc>
          <w:tcPr>
            <w:tcW w:w="1534" w:type="dxa"/>
            <w:noWrap/>
          </w:tcPr>
          <w:p w14:paraId="11523BA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270</w:t>
            </w:r>
          </w:p>
        </w:tc>
        <w:tc>
          <w:tcPr>
            <w:tcW w:w="1534" w:type="dxa"/>
            <w:noWrap/>
          </w:tcPr>
          <w:p w14:paraId="1AC664C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4814351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2070</w:t>
            </w:r>
          </w:p>
        </w:tc>
      </w:tr>
      <w:tr w:rsidR="00E95841" w:rsidRPr="00E07465" w14:paraId="18098A7A" w14:textId="77777777">
        <w:trPr>
          <w:trHeight w:val="285"/>
        </w:trPr>
        <w:tc>
          <w:tcPr>
            <w:tcW w:w="2539" w:type="dxa"/>
            <w:noWrap/>
          </w:tcPr>
          <w:p w14:paraId="5563CDDF"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26E</w:t>
            </w:r>
          </w:p>
        </w:tc>
        <w:tc>
          <w:tcPr>
            <w:tcW w:w="1633" w:type="dxa"/>
            <w:noWrap/>
          </w:tcPr>
          <w:p w14:paraId="70DDC6C4"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4400</w:t>
            </w:r>
          </w:p>
        </w:tc>
        <w:tc>
          <w:tcPr>
            <w:tcW w:w="1534" w:type="dxa"/>
            <w:noWrap/>
          </w:tcPr>
          <w:p w14:paraId="071F367B"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2900</w:t>
            </w:r>
          </w:p>
        </w:tc>
        <w:tc>
          <w:tcPr>
            <w:tcW w:w="1534" w:type="dxa"/>
            <w:noWrap/>
          </w:tcPr>
          <w:p w14:paraId="5379C81A"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01FE68DD"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7300</w:t>
            </w:r>
          </w:p>
        </w:tc>
      </w:tr>
      <w:tr w:rsidR="00E95841" w:rsidRPr="00E07465" w14:paraId="64A00D19" w14:textId="77777777">
        <w:trPr>
          <w:trHeight w:val="285"/>
        </w:trPr>
        <w:tc>
          <w:tcPr>
            <w:tcW w:w="2539" w:type="dxa"/>
            <w:noWrap/>
          </w:tcPr>
          <w:p w14:paraId="411239E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27E</w:t>
            </w:r>
          </w:p>
        </w:tc>
        <w:tc>
          <w:tcPr>
            <w:tcW w:w="1633" w:type="dxa"/>
            <w:noWrap/>
          </w:tcPr>
          <w:p w14:paraId="7343F349"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6300</w:t>
            </w:r>
          </w:p>
        </w:tc>
        <w:tc>
          <w:tcPr>
            <w:tcW w:w="1534" w:type="dxa"/>
            <w:noWrap/>
          </w:tcPr>
          <w:p w14:paraId="10D92358"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7900</w:t>
            </w:r>
          </w:p>
        </w:tc>
        <w:tc>
          <w:tcPr>
            <w:tcW w:w="1534" w:type="dxa"/>
            <w:noWrap/>
          </w:tcPr>
          <w:p w14:paraId="752DA921"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73BE3FBC"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14200</w:t>
            </w:r>
          </w:p>
        </w:tc>
      </w:tr>
      <w:tr w:rsidR="00E95841" w:rsidRPr="00E07465" w14:paraId="05F36A1E" w14:textId="77777777">
        <w:trPr>
          <w:trHeight w:val="285"/>
        </w:trPr>
        <w:tc>
          <w:tcPr>
            <w:tcW w:w="2539" w:type="dxa"/>
            <w:noWrap/>
          </w:tcPr>
          <w:p w14:paraId="6B237762"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28E</w:t>
            </w:r>
          </w:p>
        </w:tc>
        <w:tc>
          <w:tcPr>
            <w:tcW w:w="1633" w:type="dxa"/>
            <w:noWrap/>
          </w:tcPr>
          <w:p w14:paraId="4AA7DBBE"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6400</w:t>
            </w:r>
          </w:p>
        </w:tc>
        <w:tc>
          <w:tcPr>
            <w:tcW w:w="1534" w:type="dxa"/>
            <w:noWrap/>
          </w:tcPr>
          <w:p w14:paraId="24A5ECA7"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8700</w:t>
            </w:r>
          </w:p>
        </w:tc>
        <w:tc>
          <w:tcPr>
            <w:tcW w:w="1534" w:type="dxa"/>
            <w:noWrap/>
          </w:tcPr>
          <w:p w14:paraId="0C749A56"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0</w:t>
            </w:r>
          </w:p>
        </w:tc>
        <w:tc>
          <w:tcPr>
            <w:tcW w:w="1549" w:type="dxa"/>
            <w:noWrap/>
          </w:tcPr>
          <w:p w14:paraId="70519CA5" w14:textId="77777777" w:rsidR="00E95841" w:rsidRPr="00E07465" w:rsidRDefault="00CA16CA">
            <w:pPr>
              <w:spacing w:after="0" w:line="240" w:lineRule="auto"/>
              <w:rPr>
                <w:rFonts w:ascii="楷体" w:eastAsia="楷体" w:hAnsi="楷体" w:hint="eastAsia"/>
                <w:sz w:val="21"/>
                <w:szCs w:val="21"/>
              </w:rPr>
            </w:pPr>
            <w:r w:rsidRPr="00E07465">
              <w:rPr>
                <w:rFonts w:ascii="楷体" w:eastAsia="楷体" w:hAnsi="楷体"/>
                <w:sz w:val="21"/>
                <w:szCs w:val="21"/>
              </w:rPr>
              <w:t>15100</w:t>
            </w:r>
          </w:p>
        </w:tc>
      </w:tr>
    </w:tbl>
    <w:p w14:paraId="663AC442" w14:textId="77777777" w:rsidR="00E95841" w:rsidRPr="0044789F" w:rsidRDefault="00CA16CA">
      <w:pPr>
        <w:rPr>
          <w:rFonts w:ascii="楷体" w:eastAsia="楷体" w:hAnsi="楷体" w:hint="eastAsia"/>
          <w:sz w:val="16"/>
          <w:szCs w:val="16"/>
        </w:rPr>
      </w:pPr>
      <w:r w:rsidRPr="0044789F">
        <w:rPr>
          <w:rFonts w:ascii="楷体" w:eastAsia="楷体" w:hAnsi="楷体" w:hint="eastAsia"/>
          <w:sz w:val="21"/>
          <w:szCs w:val="16"/>
        </w:rPr>
        <w:t>数据来源：高盛，中信证券，摩根士丹利</w:t>
      </w:r>
    </w:p>
    <w:p w14:paraId="620B616C" w14:textId="002B3436" w:rsidR="00D00C25" w:rsidRPr="00B51072" w:rsidRDefault="00674EB7" w:rsidP="00B51072">
      <w:pPr>
        <w:pStyle w:val="3"/>
        <w:rPr>
          <w:rFonts w:ascii="楷体" w:eastAsia="楷体" w:hAnsi="楷体" w:hint="eastAsia"/>
          <w:b/>
          <w:color w:val="auto"/>
          <w:sz w:val="30"/>
        </w:rPr>
      </w:pPr>
      <w:r w:rsidRPr="00396B2A">
        <w:rPr>
          <w:rFonts w:ascii="楷体" w:eastAsia="楷体" w:hAnsi="楷体" w:hint="eastAsia"/>
          <w:b/>
          <w:color w:val="auto"/>
          <w:sz w:val="30"/>
        </w:rPr>
        <w:lastRenderedPageBreak/>
        <w:t>3.</w:t>
      </w:r>
      <w:r w:rsidR="0078464A">
        <w:rPr>
          <w:rFonts w:ascii="楷体" w:eastAsia="楷体" w:hAnsi="楷体" w:hint="eastAsia"/>
          <w:b/>
          <w:color w:val="auto"/>
          <w:sz w:val="30"/>
        </w:rPr>
        <w:t>4</w:t>
      </w:r>
      <w:r w:rsidR="004A1FA4" w:rsidRPr="00396B2A">
        <w:rPr>
          <w:rFonts w:ascii="楷体" w:eastAsia="楷体" w:hAnsi="楷体" w:hint="eastAsia"/>
          <w:b/>
          <w:color w:val="auto"/>
          <w:sz w:val="30"/>
        </w:rPr>
        <w:t>.</w:t>
      </w:r>
      <w:r w:rsidRPr="00396B2A">
        <w:rPr>
          <w:rFonts w:ascii="楷体" w:eastAsia="楷体" w:hAnsi="楷体" w:hint="eastAsia"/>
          <w:b/>
          <w:color w:val="auto"/>
          <w:sz w:val="30"/>
        </w:rPr>
        <w:t>3上游物料紧张</w:t>
      </w:r>
    </w:p>
    <w:p w14:paraId="18902C8A" w14:textId="77777777" w:rsidR="00E95841" w:rsidRPr="00547A82" w:rsidRDefault="00CA16CA">
      <w:pPr>
        <w:jc w:val="center"/>
        <w:rPr>
          <w:rFonts w:ascii="楷体" w:eastAsia="楷体" w:hAnsi="楷体" w:hint="eastAsia"/>
          <w:szCs w:val="22"/>
        </w:rPr>
      </w:pPr>
      <w:r w:rsidRPr="00547A82">
        <w:rPr>
          <w:rFonts w:ascii="楷体" w:eastAsia="楷体" w:hAnsi="楷体"/>
          <w:noProof/>
          <w:sz w:val="28"/>
          <w:szCs w:val="22"/>
        </w:rPr>
        <w:drawing>
          <wp:inline distT="0" distB="0" distL="0" distR="0" wp14:anchorId="16D2AADF" wp14:editId="2AF1F5B2">
            <wp:extent cx="2687320" cy="2253615"/>
            <wp:effectExtent l="0" t="0" r="0" b="0"/>
            <wp:docPr id="1192602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2537" name="图片 1"/>
                    <pic:cNvPicPr>
                      <a:picLocks noChangeAspect="1"/>
                    </pic:cNvPicPr>
                  </pic:nvPicPr>
                  <pic:blipFill>
                    <a:blip r:embed="rId19"/>
                    <a:srcRect r="49044"/>
                    <a:stretch>
                      <a:fillRect/>
                    </a:stretch>
                  </pic:blipFill>
                  <pic:spPr>
                    <a:xfrm>
                      <a:off x="0" y="0"/>
                      <a:ext cx="2687595" cy="2253615"/>
                    </a:xfrm>
                    <a:prstGeom prst="rect">
                      <a:avLst/>
                    </a:prstGeom>
                    <a:ln>
                      <a:noFill/>
                    </a:ln>
                  </pic:spPr>
                </pic:pic>
              </a:graphicData>
            </a:graphic>
          </wp:inline>
        </w:drawing>
      </w:r>
    </w:p>
    <w:p w14:paraId="7A6143EF" w14:textId="25FB510E" w:rsidR="00E95841" w:rsidRPr="00215AD0" w:rsidRDefault="00CA16CA" w:rsidP="00A65E22">
      <w:pPr>
        <w:ind w:firstLineChars="200" w:firstLine="560"/>
        <w:rPr>
          <w:rFonts w:ascii="楷体" w:eastAsia="楷体" w:hAnsi="楷体" w:hint="eastAsia"/>
          <w:sz w:val="28"/>
          <w:szCs w:val="28"/>
        </w:rPr>
      </w:pPr>
      <w:r w:rsidRPr="00215AD0">
        <w:rPr>
          <w:rFonts w:ascii="楷体" w:eastAsia="楷体" w:hAnsi="楷体" w:hint="eastAsia"/>
          <w:sz w:val="28"/>
          <w:szCs w:val="28"/>
        </w:rPr>
        <w:t>光模块高景气</w:t>
      </w:r>
      <w:r w:rsidR="00A65E22">
        <w:rPr>
          <w:rFonts w:ascii="楷体" w:eastAsia="楷体" w:hAnsi="楷体" w:hint="eastAsia"/>
          <w:sz w:val="28"/>
          <w:szCs w:val="28"/>
        </w:rPr>
        <w:t>正</w:t>
      </w:r>
      <w:r w:rsidRPr="00215AD0">
        <w:rPr>
          <w:rFonts w:ascii="楷体" w:eastAsia="楷体" w:hAnsi="楷体" w:hint="eastAsia"/>
          <w:sz w:val="28"/>
          <w:szCs w:val="28"/>
        </w:rPr>
        <w:t>推动光芯片市场规模快速增长。预计高速激光器芯片市场规模从CY25 年的 9.3 亿美元跃升至 CY26 年的 40.6 亿美元，同比增长+338%，CY27 年有望进一步扩张至 71.0 亿美元，两年间累计增长超 7 倍。</w:t>
      </w:r>
    </w:p>
    <w:p w14:paraId="702EC0DC" w14:textId="77777777" w:rsidR="00A65E22" w:rsidRDefault="00CA16CA" w:rsidP="00A65E22">
      <w:pPr>
        <w:ind w:firstLineChars="200" w:firstLine="560"/>
        <w:rPr>
          <w:rFonts w:ascii="楷体" w:eastAsia="楷体" w:hAnsi="楷体"/>
          <w:sz w:val="28"/>
          <w:szCs w:val="28"/>
        </w:rPr>
      </w:pPr>
      <w:r w:rsidRPr="00215AD0">
        <w:rPr>
          <w:rFonts w:ascii="楷体" w:eastAsia="楷体" w:hAnsi="楷体" w:hint="eastAsia"/>
          <w:sz w:val="28"/>
          <w:szCs w:val="28"/>
        </w:rPr>
        <w:t>预计增量的核心来自两条主线：</w:t>
      </w:r>
    </w:p>
    <w:p w14:paraId="007816A6" w14:textId="356148B3" w:rsidR="00E95841" w:rsidRPr="00215AD0" w:rsidRDefault="00CA16CA" w:rsidP="00A65E22">
      <w:pPr>
        <w:ind w:firstLineChars="200" w:firstLine="560"/>
        <w:rPr>
          <w:rFonts w:ascii="楷体" w:eastAsia="楷体" w:hAnsi="楷体" w:hint="eastAsia"/>
          <w:sz w:val="28"/>
          <w:szCs w:val="28"/>
        </w:rPr>
      </w:pPr>
      <w:r w:rsidRPr="00215AD0">
        <w:rPr>
          <w:rFonts w:ascii="楷体" w:eastAsia="楷体" w:hAnsi="楷体" w:hint="eastAsia"/>
          <w:sz w:val="28"/>
          <w:szCs w:val="28"/>
        </w:rPr>
        <w:t>其一，EML 芯片随 800G 向 1.6T 的代际迭代实现结构占比切换，预计 200G EML 出货占比将进一步提升，市场规模有望从 CY25 年的 0.9 亿美元爆发至 CY27 年的 28.7 亿美元，同时单通道速率提升带动 ASP 跃迁，量价形成合力推动增长；</w:t>
      </w:r>
    </w:p>
    <w:p w14:paraId="1A09844C" w14:textId="77777777" w:rsidR="00E95841" w:rsidRPr="00215AD0" w:rsidRDefault="00CA16CA" w:rsidP="00A65E22">
      <w:pPr>
        <w:ind w:firstLineChars="200" w:firstLine="560"/>
        <w:rPr>
          <w:rFonts w:ascii="楷体" w:eastAsia="楷体" w:hAnsi="楷体" w:hint="eastAsia"/>
          <w:sz w:val="28"/>
          <w:szCs w:val="28"/>
        </w:rPr>
      </w:pPr>
      <w:r w:rsidRPr="00215AD0">
        <w:rPr>
          <w:rFonts w:ascii="楷体" w:eastAsia="楷体" w:hAnsi="楷体" w:hint="eastAsia"/>
          <w:sz w:val="28"/>
          <w:szCs w:val="28"/>
        </w:rPr>
        <w:t>其二，硅光方案加速渗透预计将推动 CW 激光器从 CY25 年的 2.2 亿美元扩张至 CY27 年的 25.3 亿美元，打开独立于 EML 之外的第三条增长曲线。</w:t>
      </w:r>
    </w:p>
    <w:p w14:paraId="7A250E9B" w14:textId="77777777" w:rsidR="00E95841" w:rsidRPr="00547A82" w:rsidRDefault="00E95841" w:rsidP="00A65E22">
      <w:pPr>
        <w:ind w:firstLineChars="200" w:firstLine="440"/>
        <w:rPr>
          <w:rFonts w:ascii="楷体" w:eastAsia="楷体" w:hAnsi="楷体" w:hint="eastAsia"/>
          <w:szCs w:val="22"/>
        </w:rPr>
      </w:pPr>
    </w:p>
    <w:p w14:paraId="7AAE4215" w14:textId="77777777" w:rsidR="00E95841" w:rsidRPr="00547A82" w:rsidRDefault="00CA16CA">
      <w:pPr>
        <w:jc w:val="center"/>
        <w:rPr>
          <w:rFonts w:ascii="楷体" w:eastAsia="楷体" w:hAnsi="楷体" w:hint="eastAsia"/>
          <w:szCs w:val="22"/>
        </w:rPr>
      </w:pPr>
      <w:r w:rsidRPr="00547A82">
        <w:rPr>
          <w:rFonts w:ascii="楷体" w:eastAsia="楷体" w:hAnsi="楷体"/>
          <w:noProof/>
          <w:sz w:val="28"/>
          <w:szCs w:val="22"/>
        </w:rPr>
        <w:lastRenderedPageBreak/>
        <w:drawing>
          <wp:inline distT="0" distB="0" distL="0" distR="0" wp14:anchorId="1F6B687C" wp14:editId="76942713">
            <wp:extent cx="2660650" cy="2253615"/>
            <wp:effectExtent l="0" t="0" r="6350" b="0"/>
            <wp:docPr id="496765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65218" name="图片 1"/>
                    <pic:cNvPicPr>
                      <a:picLocks noChangeAspect="1"/>
                    </pic:cNvPicPr>
                  </pic:nvPicPr>
                  <pic:blipFill>
                    <a:blip r:embed="rId19"/>
                    <a:srcRect l="49551"/>
                    <a:stretch>
                      <a:fillRect/>
                    </a:stretch>
                  </pic:blipFill>
                  <pic:spPr>
                    <a:xfrm>
                      <a:off x="0" y="0"/>
                      <a:ext cx="2660856" cy="2253615"/>
                    </a:xfrm>
                    <a:prstGeom prst="rect">
                      <a:avLst/>
                    </a:prstGeom>
                    <a:ln>
                      <a:noFill/>
                    </a:ln>
                  </pic:spPr>
                </pic:pic>
              </a:graphicData>
            </a:graphic>
          </wp:inline>
        </w:drawing>
      </w:r>
    </w:p>
    <w:p w14:paraId="0A2A2C46" w14:textId="3F8734E4" w:rsidR="00E95841" w:rsidRPr="00215AD0" w:rsidRDefault="00CA16CA" w:rsidP="00A65E22">
      <w:pPr>
        <w:ind w:firstLineChars="200" w:firstLine="560"/>
        <w:rPr>
          <w:rFonts w:ascii="楷体" w:eastAsia="楷体" w:hAnsi="楷体" w:hint="eastAsia"/>
          <w:sz w:val="28"/>
          <w:szCs w:val="28"/>
        </w:rPr>
      </w:pPr>
      <w:r w:rsidRPr="00215AD0">
        <w:rPr>
          <w:rFonts w:ascii="楷体" w:eastAsia="楷体" w:hAnsi="楷体" w:hint="eastAsia"/>
          <w:sz w:val="28"/>
          <w:szCs w:val="28"/>
        </w:rPr>
        <w:t>激光器芯片供给缺口推动 ASP 上升，龙头厂商盈利能力显著提升。目前全球光芯片均处于紧缺状态，Lumentum、Coherent 等海外巨头在财报会上表示 2026 年产能已 100%被预订，订单排至 2027-2028 年，MOCVD、EBL 光刻机等核心设备交期超 18 个月，扩产周期至少 2 年，短期供需失衡难以缓解</w:t>
      </w:r>
      <w:r w:rsidR="00140D58">
        <w:rPr>
          <w:rFonts w:ascii="楷体" w:eastAsia="楷体" w:hAnsi="楷体" w:hint="eastAsia"/>
          <w:sz w:val="28"/>
          <w:szCs w:val="28"/>
        </w:rPr>
        <w:t>。</w:t>
      </w:r>
    </w:p>
    <w:p w14:paraId="0EF12AA9" w14:textId="71F6897E" w:rsidR="00E95841" w:rsidRPr="00215AD0" w:rsidRDefault="00CA16CA" w:rsidP="00A65E22">
      <w:pPr>
        <w:ind w:firstLineChars="200" w:firstLine="560"/>
        <w:rPr>
          <w:rFonts w:ascii="楷体" w:eastAsia="楷体" w:hAnsi="楷体" w:hint="eastAsia"/>
          <w:sz w:val="28"/>
          <w:szCs w:val="28"/>
        </w:rPr>
      </w:pPr>
      <w:r w:rsidRPr="00215AD0">
        <w:rPr>
          <w:rFonts w:ascii="楷体" w:eastAsia="楷体" w:hAnsi="楷体" w:hint="eastAsia"/>
          <w:sz w:val="28"/>
          <w:szCs w:val="28"/>
        </w:rPr>
        <w:t>中信测算 CY26 年 200G EML 供给缺口约为20%，400mW CW 缺口达 17%，100G EML 亦存在约 9%的供需缺口，扩产周期 18</w:t>
      </w:r>
      <w:r w:rsidR="005B79A8">
        <w:rPr>
          <w:rFonts w:ascii="楷体" w:eastAsia="楷体" w:hAnsi="楷体" w:hint="eastAsia"/>
          <w:sz w:val="28"/>
          <w:szCs w:val="28"/>
        </w:rPr>
        <w:t>到</w:t>
      </w:r>
      <w:r w:rsidRPr="00215AD0">
        <w:rPr>
          <w:rFonts w:ascii="楷体" w:eastAsia="楷体" w:hAnsi="楷体" w:hint="eastAsia"/>
          <w:sz w:val="28"/>
          <w:szCs w:val="28"/>
        </w:rPr>
        <w:t>24个月的行业特性决定了卖方市场格局在 CY26</w:t>
      </w:r>
      <w:r w:rsidR="005B79A8">
        <w:rPr>
          <w:rFonts w:ascii="楷体" w:eastAsia="楷体" w:hAnsi="楷体" w:hint="eastAsia"/>
          <w:sz w:val="28"/>
          <w:szCs w:val="28"/>
        </w:rPr>
        <w:t>到</w:t>
      </w:r>
      <w:r w:rsidRPr="00215AD0">
        <w:rPr>
          <w:rFonts w:ascii="楷体" w:eastAsia="楷体" w:hAnsi="楷体" w:hint="eastAsia"/>
          <w:sz w:val="28"/>
          <w:szCs w:val="28"/>
        </w:rPr>
        <w:t>CY27 年难以被快速打破，激光器芯片厂商的量增价稳乃至提价预期具备较高能见度。</w:t>
      </w:r>
    </w:p>
    <w:p w14:paraId="54FE55D5" w14:textId="77777777" w:rsidR="00E95841" w:rsidRPr="00547A82" w:rsidRDefault="00CA16CA">
      <w:pPr>
        <w:rPr>
          <w:rFonts w:ascii="楷体" w:eastAsia="楷体" w:hAnsi="楷体" w:hint="eastAsia"/>
          <w:szCs w:val="22"/>
        </w:rPr>
      </w:pPr>
      <w:r w:rsidRPr="00547A82">
        <w:rPr>
          <w:rFonts w:ascii="楷体" w:eastAsia="楷体" w:hAnsi="楷体"/>
          <w:noProof/>
          <w:sz w:val="28"/>
          <w:szCs w:val="22"/>
        </w:rPr>
        <w:lastRenderedPageBreak/>
        <w:drawing>
          <wp:inline distT="0" distB="0" distL="0" distR="0" wp14:anchorId="2CABEF6D" wp14:editId="5B0CF53F">
            <wp:extent cx="5274310" cy="2724785"/>
            <wp:effectExtent l="0" t="0" r="2540" b="0"/>
            <wp:docPr id="1191173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3602" name="图片 1"/>
                    <pic:cNvPicPr>
                      <a:picLocks noChangeAspect="1"/>
                    </pic:cNvPicPr>
                  </pic:nvPicPr>
                  <pic:blipFill>
                    <a:blip r:embed="rId20"/>
                    <a:stretch>
                      <a:fillRect/>
                    </a:stretch>
                  </pic:blipFill>
                  <pic:spPr>
                    <a:xfrm>
                      <a:off x="0" y="0"/>
                      <a:ext cx="5274310" cy="2724785"/>
                    </a:xfrm>
                    <a:prstGeom prst="rect">
                      <a:avLst/>
                    </a:prstGeom>
                  </pic:spPr>
                </pic:pic>
              </a:graphicData>
            </a:graphic>
          </wp:inline>
        </w:drawing>
      </w:r>
    </w:p>
    <w:p w14:paraId="3C2FAE50" w14:textId="67F634CE" w:rsidR="00E95841" w:rsidRPr="00215AD0" w:rsidRDefault="00CA16CA" w:rsidP="00A65E22">
      <w:pPr>
        <w:ind w:firstLineChars="200" w:firstLine="560"/>
        <w:rPr>
          <w:rFonts w:ascii="楷体" w:eastAsia="楷体" w:hAnsi="楷体" w:hint="eastAsia"/>
          <w:sz w:val="28"/>
          <w:szCs w:val="28"/>
        </w:rPr>
      </w:pPr>
      <w:r w:rsidRPr="00215AD0">
        <w:rPr>
          <w:rFonts w:ascii="楷体" w:eastAsia="楷体" w:hAnsi="楷体"/>
          <w:sz w:val="28"/>
          <w:szCs w:val="28"/>
        </w:rPr>
        <w:t>当前，</w:t>
      </w:r>
      <w:r w:rsidRPr="00215AD0">
        <w:rPr>
          <w:rFonts w:ascii="楷体" w:eastAsia="楷体" w:hAnsi="楷体" w:hint="eastAsia"/>
          <w:sz w:val="28"/>
          <w:szCs w:val="28"/>
        </w:rPr>
        <w:t>磷化铟</w:t>
      </w:r>
      <w:r w:rsidRPr="00215AD0">
        <w:rPr>
          <w:rFonts w:ascii="楷体" w:eastAsia="楷体" w:hAnsi="楷体"/>
          <w:sz w:val="28"/>
          <w:szCs w:val="28"/>
        </w:rPr>
        <w:t>产能严重受限，</w:t>
      </w:r>
      <w:r w:rsidR="00A65E22">
        <w:rPr>
          <w:rFonts w:ascii="楷体" w:eastAsia="楷体" w:hAnsi="楷体" w:hint="eastAsia"/>
          <w:sz w:val="28"/>
          <w:szCs w:val="28"/>
        </w:rPr>
        <w:t>产能增速</w:t>
      </w:r>
      <w:r w:rsidR="00FA48E2">
        <w:rPr>
          <w:rFonts w:ascii="楷体" w:eastAsia="楷体" w:hAnsi="楷体" w:hint="eastAsia"/>
          <w:sz w:val="28"/>
          <w:szCs w:val="28"/>
        </w:rPr>
        <w:t>较光模块市场规模增速与需求增速相对较慢。</w:t>
      </w:r>
      <w:r w:rsidRPr="00215AD0">
        <w:rPr>
          <w:rFonts w:ascii="楷体" w:eastAsia="楷体" w:hAnsi="楷体"/>
          <w:sz w:val="28"/>
          <w:szCs w:val="28"/>
        </w:rPr>
        <w:t>2025年全球器件需求达200万片，实际产能仅60万片，供需缺口近70%。</w:t>
      </w:r>
      <w:r w:rsidRPr="00215AD0">
        <w:rPr>
          <w:rFonts w:ascii="楷体" w:eastAsia="楷体" w:hAnsi="楷体" w:hint="eastAsia"/>
          <w:sz w:val="28"/>
          <w:szCs w:val="28"/>
        </w:rPr>
        <w:t>Lumentum</w:t>
      </w:r>
      <w:r w:rsidRPr="00215AD0">
        <w:rPr>
          <w:rFonts w:ascii="楷体" w:eastAsia="楷体" w:hAnsi="楷体"/>
          <w:sz w:val="28"/>
          <w:szCs w:val="28"/>
        </w:rPr>
        <w:t>在2026财年第二季度业绩会上披露，订单能见度覆盖至2026-2027年，未来6-8个季度产能全部售罄；公司预计两个季度内，2028年全年的产能都将被订满。公司于2025年第四季度已完成超20%的扩产，随着第一阶段约半数增幅落地，预计今年上半年产能将提升逾40%，相关增量全部源自其日本相模原工厂；此外，日本高尾工厂及英国卡斯威尔工厂也将在后续阶段释放产能。</w:t>
      </w:r>
    </w:p>
    <w:p w14:paraId="0C3EF60D" w14:textId="5918F406" w:rsidR="00E95841" w:rsidRPr="00396B2A" w:rsidRDefault="00674EB7" w:rsidP="004A1FA4">
      <w:pPr>
        <w:pStyle w:val="3"/>
        <w:rPr>
          <w:rFonts w:hint="eastAsia"/>
          <w:color w:val="auto"/>
        </w:rPr>
      </w:pPr>
      <w:r w:rsidRPr="00396B2A">
        <w:rPr>
          <w:rFonts w:ascii="楷体" w:eastAsia="楷体" w:hAnsi="楷体" w:hint="eastAsia"/>
          <w:b/>
          <w:color w:val="auto"/>
          <w:sz w:val="30"/>
        </w:rPr>
        <w:t>3.</w:t>
      </w:r>
      <w:r w:rsidR="0078464A">
        <w:rPr>
          <w:rFonts w:ascii="楷体" w:eastAsia="楷体" w:hAnsi="楷体" w:hint="eastAsia"/>
          <w:b/>
          <w:color w:val="auto"/>
          <w:sz w:val="30"/>
        </w:rPr>
        <w:t>4</w:t>
      </w:r>
      <w:r w:rsidR="004A1FA4" w:rsidRPr="00396B2A">
        <w:rPr>
          <w:rFonts w:ascii="楷体" w:eastAsia="楷体" w:hAnsi="楷体" w:hint="eastAsia"/>
          <w:b/>
          <w:color w:val="auto"/>
          <w:sz w:val="30"/>
        </w:rPr>
        <w:t>.</w:t>
      </w:r>
      <w:r w:rsidRPr="00396B2A">
        <w:rPr>
          <w:rFonts w:ascii="楷体" w:eastAsia="楷体" w:hAnsi="楷体" w:hint="eastAsia"/>
          <w:b/>
          <w:color w:val="auto"/>
          <w:sz w:val="30"/>
        </w:rPr>
        <w:t>4技术迭代情况</w:t>
      </w:r>
    </w:p>
    <w:p w14:paraId="7D3941FF" w14:textId="10666788" w:rsidR="0028548A" w:rsidRPr="00396B2A" w:rsidRDefault="00674EB7" w:rsidP="004A1FA4">
      <w:pPr>
        <w:pStyle w:val="4"/>
        <w:rPr>
          <w:rFonts w:hint="eastAsia"/>
          <w:color w:val="auto"/>
        </w:rPr>
      </w:pPr>
      <w:r w:rsidRPr="00396B2A">
        <w:rPr>
          <w:rFonts w:ascii="楷体" w:eastAsia="楷体" w:hAnsi="楷体" w:hint="eastAsia"/>
          <w:b/>
          <w:color w:val="auto"/>
        </w:rPr>
        <w:t xml:space="preserve">I. </w:t>
      </w:r>
      <w:r w:rsidR="0028548A" w:rsidRPr="00396B2A">
        <w:rPr>
          <w:rFonts w:ascii="楷体" w:eastAsia="楷体" w:hAnsi="楷体" w:hint="eastAsia"/>
          <w:b/>
          <w:color w:val="auto"/>
        </w:rPr>
        <w:t>基本概念补充</w:t>
      </w:r>
    </w:p>
    <w:p w14:paraId="52031C5F" w14:textId="0B3D10EE" w:rsidR="0028548A" w:rsidRPr="00215AD0" w:rsidRDefault="00D856BA" w:rsidP="00FA48E2">
      <w:pPr>
        <w:ind w:firstLineChars="200" w:firstLine="560"/>
        <w:rPr>
          <w:rFonts w:ascii="楷体" w:eastAsia="楷体" w:hAnsi="楷体" w:hint="eastAsia"/>
          <w:sz w:val="28"/>
          <w:szCs w:val="28"/>
        </w:rPr>
      </w:pPr>
      <w:r w:rsidRPr="00215AD0">
        <w:rPr>
          <w:rFonts w:ascii="楷体" w:eastAsia="楷体" w:hAnsi="楷体" w:hint="eastAsia"/>
          <w:sz w:val="28"/>
          <w:szCs w:val="28"/>
        </w:rPr>
        <w:t>服务器：</w:t>
      </w:r>
      <w:r w:rsidRPr="00215AD0">
        <w:rPr>
          <w:rFonts w:ascii="楷体" w:eastAsia="楷体" w:hAnsi="楷体"/>
          <w:sz w:val="28"/>
          <w:szCs w:val="28"/>
        </w:rPr>
        <w:t>没有显示器、没有键盘、24小时开机、专干一件事（算/存/传）的电脑"。AIDC机柜里塞了15-20台这样的"电脑"，每台里面有</w:t>
      </w:r>
      <w:r w:rsidR="00BE06F0">
        <w:rPr>
          <w:rFonts w:ascii="楷体" w:eastAsia="楷体" w:hAnsi="楷体" w:hint="eastAsia"/>
          <w:sz w:val="28"/>
          <w:szCs w:val="28"/>
        </w:rPr>
        <w:t>复数</w:t>
      </w:r>
      <w:r w:rsidRPr="00215AD0">
        <w:rPr>
          <w:rFonts w:ascii="楷体" w:eastAsia="楷体" w:hAnsi="楷体"/>
          <w:sz w:val="28"/>
          <w:szCs w:val="28"/>
        </w:rPr>
        <w:t>颗GPU、CPU、TB</w:t>
      </w:r>
      <w:r w:rsidR="00BE06F0">
        <w:rPr>
          <w:rFonts w:ascii="楷体" w:eastAsia="楷体" w:hAnsi="楷体" w:hint="eastAsia"/>
          <w:sz w:val="28"/>
          <w:szCs w:val="28"/>
        </w:rPr>
        <w:t>级</w:t>
      </w:r>
      <w:r w:rsidRPr="00215AD0">
        <w:rPr>
          <w:rFonts w:ascii="楷体" w:eastAsia="楷体" w:hAnsi="楷体"/>
          <w:sz w:val="28"/>
          <w:szCs w:val="28"/>
        </w:rPr>
        <w:t>内存、几十TB硬盘、高速网</w:t>
      </w:r>
      <w:r w:rsidRPr="00215AD0">
        <w:rPr>
          <w:rFonts w:ascii="楷体" w:eastAsia="楷体" w:hAnsi="楷体"/>
          <w:sz w:val="28"/>
          <w:szCs w:val="28"/>
        </w:rPr>
        <w:lastRenderedPageBreak/>
        <w:t>卡，顶部放交换机，底部接电源和光纤</w:t>
      </w:r>
      <w:r w:rsidR="00B51072">
        <w:rPr>
          <w:rFonts w:ascii="楷体" w:eastAsia="楷体" w:hAnsi="楷体" w:hint="eastAsia"/>
          <w:sz w:val="28"/>
          <w:szCs w:val="28"/>
        </w:rPr>
        <w:t>。</w:t>
      </w:r>
    </w:p>
    <w:p w14:paraId="671E1F4B" w14:textId="64244D6E" w:rsidR="00D856BA" w:rsidRPr="00547A82" w:rsidRDefault="00D856BA" w:rsidP="00D856BA">
      <w:pPr>
        <w:jc w:val="center"/>
        <w:rPr>
          <w:rFonts w:hint="eastAsia"/>
        </w:rPr>
      </w:pPr>
      <w:r w:rsidRPr="00547A82">
        <w:rPr>
          <w:rFonts w:ascii="楷体" w:eastAsia="楷体" w:hAnsi="楷体" w:hint="eastAsia"/>
          <w:noProof/>
          <w:sz w:val="28"/>
        </w:rPr>
        <w:drawing>
          <wp:inline distT="0" distB="0" distL="0" distR="0" wp14:anchorId="67D366BF" wp14:editId="14E60D27">
            <wp:extent cx="2172258" cy="2808296"/>
            <wp:effectExtent l="0" t="0" r="0" b="0"/>
            <wp:docPr id="1557168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92258" cy="2834152"/>
                    </a:xfrm>
                    <a:prstGeom prst="rect">
                      <a:avLst/>
                    </a:prstGeom>
                    <a:noFill/>
                    <a:ln>
                      <a:noFill/>
                    </a:ln>
                  </pic:spPr>
                </pic:pic>
              </a:graphicData>
            </a:graphic>
          </wp:inline>
        </w:drawing>
      </w:r>
    </w:p>
    <w:p w14:paraId="2DB4E80F" w14:textId="576126DA" w:rsidR="00983AE0" w:rsidRPr="00BE06F0" w:rsidRDefault="00983AE0" w:rsidP="00FA48E2">
      <w:pPr>
        <w:ind w:firstLineChars="200" w:firstLine="560"/>
        <w:rPr>
          <w:rFonts w:ascii="楷体" w:eastAsia="楷体" w:hAnsi="楷体" w:hint="eastAsia"/>
          <w:sz w:val="28"/>
          <w:szCs w:val="28"/>
        </w:rPr>
      </w:pPr>
      <w:r w:rsidRPr="00BE06F0">
        <w:rPr>
          <w:rFonts w:ascii="楷体" w:eastAsia="楷体" w:hAnsi="楷体" w:hint="eastAsia"/>
          <w:sz w:val="28"/>
          <w:szCs w:val="28"/>
        </w:rPr>
        <w:t>交换机：决定信息流交叉通信方向的电子器械，如A服务器的数据包希望发往B服务器，则需要先</w:t>
      </w:r>
      <w:r w:rsidR="0022727A" w:rsidRPr="00BE06F0">
        <w:rPr>
          <w:rFonts w:ascii="楷体" w:eastAsia="楷体" w:hAnsi="楷体" w:hint="eastAsia"/>
          <w:sz w:val="28"/>
          <w:szCs w:val="28"/>
        </w:rPr>
        <w:t>将数据包发送到交换机，然后从交换机发送至B服务器</w:t>
      </w:r>
      <w:r w:rsidR="009E6A45">
        <w:rPr>
          <w:rFonts w:ascii="楷体" w:eastAsia="楷体" w:hAnsi="楷体" w:hint="eastAsia"/>
          <w:sz w:val="28"/>
          <w:szCs w:val="28"/>
        </w:rPr>
        <w:t>。</w:t>
      </w:r>
    </w:p>
    <w:p w14:paraId="5DADD91D" w14:textId="42A81B72" w:rsidR="00F2649F" w:rsidRPr="00BE06F0" w:rsidRDefault="00F2649F" w:rsidP="00FA48E2">
      <w:pPr>
        <w:ind w:firstLineChars="200" w:firstLine="560"/>
        <w:rPr>
          <w:rFonts w:ascii="楷体" w:eastAsia="楷体" w:hAnsi="楷体" w:hint="eastAsia"/>
          <w:sz w:val="28"/>
          <w:szCs w:val="28"/>
        </w:rPr>
      </w:pPr>
      <w:r w:rsidRPr="00BE06F0">
        <w:rPr>
          <w:rFonts w:ascii="楷体" w:eastAsia="楷体" w:hAnsi="楷体" w:hint="eastAsia"/>
          <w:sz w:val="28"/>
          <w:szCs w:val="28"/>
        </w:rPr>
        <w:t>交换机叶脊结构</w:t>
      </w:r>
      <w:r w:rsidR="00EC319A" w:rsidRPr="00BE06F0">
        <w:rPr>
          <w:rFonts w:ascii="楷体" w:eastAsia="楷体" w:hAnsi="楷体" w:hint="eastAsia"/>
          <w:sz w:val="28"/>
          <w:szCs w:val="28"/>
        </w:rPr>
        <w:t>：</w:t>
      </w:r>
      <w:r w:rsidRPr="00BE06F0">
        <w:rPr>
          <w:rFonts w:ascii="楷体" w:eastAsia="楷体" w:hAnsi="楷体" w:hint="eastAsia"/>
          <w:sz w:val="28"/>
          <w:szCs w:val="28"/>
        </w:rPr>
        <w:t>以spine交换机为脊，以ToR交换机为叶，</w:t>
      </w:r>
      <w:r w:rsidR="009F45B0" w:rsidRPr="00BE06F0">
        <w:rPr>
          <w:rFonts w:ascii="楷体" w:eastAsia="楷体" w:hAnsi="楷体" w:hint="eastAsia"/>
          <w:sz w:val="28"/>
          <w:szCs w:val="28"/>
        </w:rPr>
        <w:t>对外连接spine对普通spine形成拓扑，</w:t>
      </w:r>
      <w:r w:rsidR="00C60819" w:rsidRPr="00BE06F0">
        <w:rPr>
          <w:rFonts w:ascii="楷体" w:eastAsia="楷体" w:hAnsi="楷体" w:hint="eastAsia"/>
          <w:sz w:val="28"/>
          <w:szCs w:val="28"/>
        </w:rPr>
        <w:t>spine本身具有输出网络能力</w:t>
      </w:r>
      <w:r w:rsidR="009F45B0" w:rsidRPr="00BE06F0">
        <w:rPr>
          <w:rFonts w:ascii="楷体" w:eastAsia="楷体" w:hAnsi="楷体" w:hint="eastAsia"/>
          <w:sz w:val="28"/>
          <w:szCs w:val="28"/>
        </w:rPr>
        <w:t>。整体结构是一个</w:t>
      </w:r>
      <w:r w:rsidR="00C60819" w:rsidRPr="00BE06F0">
        <w:rPr>
          <w:rFonts w:ascii="楷体" w:eastAsia="楷体" w:hAnsi="楷体" w:hint="eastAsia"/>
          <w:sz w:val="28"/>
          <w:szCs w:val="28"/>
        </w:rPr>
        <w:t>两</w:t>
      </w:r>
      <w:r w:rsidR="009F45B0" w:rsidRPr="00BE06F0">
        <w:rPr>
          <w:rFonts w:ascii="楷体" w:eastAsia="楷体" w:hAnsi="楷体" w:hint="eastAsia"/>
          <w:sz w:val="28"/>
          <w:szCs w:val="28"/>
        </w:rPr>
        <w:t>层高度的多分枝</w:t>
      </w:r>
      <w:r w:rsidR="00C60819" w:rsidRPr="00BE06F0">
        <w:rPr>
          <w:rFonts w:ascii="楷体" w:eastAsia="楷体" w:hAnsi="楷体" w:hint="eastAsia"/>
          <w:sz w:val="28"/>
          <w:szCs w:val="28"/>
        </w:rPr>
        <w:t>clos</w:t>
      </w:r>
      <w:r w:rsidR="009F45B0" w:rsidRPr="00BE06F0">
        <w:rPr>
          <w:rFonts w:ascii="楷体" w:eastAsia="楷体" w:hAnsi="楷体" w:hint="eastAsia"/>
          <w:sz w:val="28"/>
          <w:szCs w:val="28"/>
        </w:rPr>
        <w:t>胖</w:t>
      </w:r>
      <w:r w:rsidR="00EC319A" w:rsidRPr="00BE06F0">
        <w:rPr>
          <w:rFonts w:ascii="楷体" w:eastAsia="楷体" w:hAnsi="楷体" w:hint="eastAsia"/>
          <w:sz w:val="28"/>
          <w:szCs w:val="28"/>
        </w:rPr>
        <w:t>树</w:t>
      </w:r>
      <w:r w:rsidR="00C60819" w:rsidRPr="00BE06F0">
        <w:rPr>
          <w:rFonts w:ascii="楷体" w:eastAsia="楷体" w:hAnsi="楷体" w:hint="eastAsia"/>
          <w:sz w:val="28"/>
          <w:szCs w:val="28"/>
        </w:rPr>
        <w:t>网络</w:t>
      </w:r>
      <w:r w:rsidR="00EC319A" w:rsidRPr="00BE06F0">
        <w:rPr>
          <w:rFonts w:ascii="楷体" w:eastAsia="楷体" w:hAnsi="楷体" w:hint="eastAsia"/>
          <w:sz w:val="28"/>
          <w:szCs w:val="28"/>
        </w:rPr>
        <w:t>。</w:t>
      </w:r>
      <w:r w:rsidR="00C60819" w:rsidRPr="00BE06F0">
        <w:rPr>
          <w:rFonts w:ascii="楷体" w:eastAsia="楷体" w:hAnsi="楷体" w:hint="eastAsia"/>
          <w:sz w:val="28"/>
          <w:szCs w:val="28"/>
        </w:rPr>
        <w:t>但是也不绝对，现在的超级算力集群有很多有三层甚至四层，网络结构拓扑的</w:t>
      </w:r>
      <w:r w:rsidR="004A61F4" w:rsidRPr="00BE06F0">
        <w:rPr>
          <w:rFonts w:ascii="楷体" w:eastAsia="楷体" w:hAnsi="楷体" w:hint="eastAsia"/>
          <w:sz w:val="28"/>
          <w:szCs w:val="28"/>
        </w:rPr>
        <w:t>形式也在不断进化。</w:t>
      </w:r>
    </w:p>
    <w:p w14:paraId="5E72DC26" w14:textId="77777777" w:rsidR="005D6D75" w:rsidRDefault="005D6D75" w:rsidP="0028548A">
      <w:pPr>
        <w:rPr>
          <w:rFonts w:ascii="楷体" w:eastAsia="楷体" w:hAnsi="楷体" w:hint="eastAsia"/>
        </w:rPr>
      </w:pPr>
    </w:p>
    <w:p w14:paraId="4B581884" w14:textId="27A98833" w:rsidR="005D6D75" w:rsidRPr="0044789F" w:rsidRDefault="005D6D75" w:rsidP="005D6D75">
      <w:pPr>
        <w:jc w:val="center"/>
        <w:rPr>
          <w:rFonts w:ascii="楷体" w:eastAsia="楷体" w:hAnsi="楷体" w:hint="eastAsia"/>
          <w:sz w:val="16"/>
          <w:szCs w:val="16"/>
        </w:rPr>
      </w:pPr>
      <w:r w:rsidRPr="0044789F">
        <w:rPr>
          <w:rFonts w:ascii="楷体" w:eastAsia="楷体" w:hAnsi="楷体" w:hint="eastAsia"/>
          <w:sz w:val="21"/>
          <w:szCs w:val="16"/>
        </w:rPr>
        <w:t>表：AIDC传统CLOS架构示意</w:t>
      </w:r>
    </w:p>
    <w:p w14:paraId="7C2EC2DC" w14:textId="77747FCF" w:rsidR="004A61F4" w:rsidRPr="00547A82" w:rsidRDefault="004A61F4" w:rsidP="0028548A">
      <w:pPr>
        <w:rPr>
          <w:rFonts w:ascii="楷体" w:eastAsia="楷体" w:hAnsi="楷体" w:hint="eastAsia"/>
        </w:rPr>
      </w:pPr>
      <w:r w:rsidRPr="00547A82">
        <w:rPr>
          <w:rFonts w:ascii="楷体" w:eastAsia="楷体" w:hAnsi="楷体"/>
          <w:noProof/>
          <w:sz w:val="28"/>
          <w14:ligatures w14:val="none"/>
        </w:rPr>
        <w:lastRenderedPageBreak/>
        <w:drawing>
          <wp:inline distT="0" distB="0" distL="0" distR="0" wp14:anchorId="51690D5A" wp14:editId="6E43C2DA">
            <wp:extent cx="5274310" cy="3152775"/>
            <wp:effectExtent l="0" t="0" r="2540" b="9525"/>
            <wp:docPr id="370343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3286" name=""/>
                    <pic:cNvPicPr/>
                  </pic:nvPicPr>
                  <pic:blipFill>
                    <a:blip r:embed="rId22"/>
                    <a:stretch>
                      <a:fillRect/>
                    </a:stretch>
                  </pic:blipFill>
                  <pic:spPr>
                    <a:xfrm>
                      <a:off x="0" y="0"/>
                      <a:ext cx="5274310" cy="3152775"/>
                    </a:xfrm>
                    <a:prstGeom prst="rect">
                      <a:avLst/>
                    </a:prstGeom>
                  </pic:spPr>
                </pic:pic>
              </a:graphicData>
            </a:graphic>
          </wp:inline>
        </w:drawing>
      </w:r>
    </w:p>
    <w:p w14:paraId="18D333C5" w14:textId="1218D586" w:rsidR="004A61F4" w:rsidRPr="0044789F" w:rsidRDefault="004A61F4" w:rsidP="0028548A">
      <w:pPr>
        <w:rPr>
          <w:rFonts w:ascii="楷体" w:eastAsia="楷体" w:hAnsi="楷体" w:hint="eastAsia"/>
          <w:sz w:val="16"/>
          <w:szCs w:val="16"/>
        </w:rPr>
      </w:pPr>
      <w:r w:rsidRPr="0044789F">
        <w:rPr>
          <w:rFonts w:ascii="楷体" w:eastAsia="楷体" w:hAnsi="楷体" w:hint="eastAsia"/>
          <w:sz w:val="21"/>
          <w:szCs w:val="16"/>
        </w:rPr>
        <w:t>数据来源：华源证券</w:t>
      </w:r>
    </w:p>
    <w:p w14:paraId="1A2F05E2" w14:textId="5F75F2FC" w:rsidR="00D771E8" w:rsidRPr="005D6D75" w:rsidRDefault="00EC319A" w:rsidP="00FA48E2">
      <w:pPr>
        <w:ind w:firstLineChars="200" w:firstLine="560"/>
        <w:rPr>
          <w:rFonts w:ascii="楷体" w:eastAsia="楷体" w:hAnsi="楷体" w:hint="eastAsia"/>
          <w:sz w:val="28"/>
          <w:szCs w:val="28"/>
        </w:rPr>
      </w:pPr>
      <w:r w:rsidRPr="005D6D75">
        <w:rPr>
          <w:rFonts w:ascii="楷体" w:eastAsia="楷体" w:hAnsi="楷体" w:hint="eastAsia"/>
          <w:sz w:val="28"/>
          <w:szCs w:val="28"/>
        </w:rPr>
        <w:t>胖树：子节点向上级交换机汇总的总带宽等于上级交换机汇出的单线带宽。例如一个ToR下辖三个服务器，每个服务器</w:t>
      </w:r>
      <w:r w:rsidR="00ED062F" w:rsidRPr="005D6D75">
        <w:rPr>
          <w:rFonts w:ascii="楷体" w:eastAsia="楷体" w:hAnsi="楷体" w:hint="eastAsia"/>
          <w:sz w:val="28"/>
          <w:szCs w:val="28"/>
        </w:rPr>
        <w:t>接入ToR的带宽为1GB，则这个ToR向其Spine汇总的单线带宽为3GB，以此类推。</w:t>
      </w:r>
    </w:p>
    <w:p w14:paraId="78BF500E" w14:textId="7C44C71A" w:rsidR="00D771E8" w:rsidRPr="005D6D75" w:rsidRDefault="00D771E8" w:rsidP="00FA48E2">
      <w:pPr>
        <w:ind w:firstLineChars="200" w:firstLine="560"/>
        <w:rPr>
          <w:rFonts w:ascii="楷体" w:eastAsia="楷体" w:hAnsi="楷体" w:hint="eastAsia"/>
          <w:sz w:val="28"/>
          <w:szCs w:val="28"/>
        </w:rPr>
      </w:pPr>
      <w:r w:rsidRPr="005D6D75">
        <w:rPr>
          <w:rFonts w:ascii="楷体" w:eastAsia="楷体" w:hAnsi="楷体" w:hint="eastAsia"/>
          <w:sz w:val="28"/>
          <w:szCs w:val="28"/>
        </w:rPr>
        <w:t>关于三种连接方式的定义</w:t>
      </w:r>
    </w:p>
    <w:p w14:paraId="4299F46A" w14:textId="5915A526" w:rsidR="00D771E8" w:rsidRPr="005D6D75" w:rsidRDefault="00D771E8" w:rsidP="00FA48E2">
      <w:pPr>
        <w:pStyle w:val="af"/>
        <w:numPr>
          <w:ilvl w:val="0"/>
          <w:numId w:val="3"/>
        </w:numPr>
        <w:ind w:firstLineChars="200" w:firstLine="560"/>
        <w:rPr>
          <w:rFonts w:ascii="楷体" w:eastAsia="楷体" w:hAnsi="楷体" w:hint="eastAsia"/>
          <w:sz w:val="28"/>
          <w:szCs w:val="28"/>
        </w:rPr>
      </w:pPr>
      <w:r w:rsidRPr="005D6D75">
        <w:rPr>
          <w:rFonts w:ascii="楷体" w:eastAsia="楷体" w:hAnsi="楷体" w:hint="eastAsia"/>
          <w:sz w:val="28"/>
          <w:szCs w:val="28"/>
        </w:rPr>
        <w:t>Scale up: 服务器内部连接，gpu to gpu，gpu to cpu，gpu to HBM，cpu to DDR，这些统称为scale up</w:t>
      </w:r>
      <w:r w:rsidR="001514D0">
        <w:rPr>
          <w:rFonts w:ascii="楷体" w:eastAsia="楷体" w:hAnsi="楷体" w:hint="eastAsia"/>
          <w:sz w:val="28"/>
          <w:szCs w:val="28"/>
        </w:rPr>
        <w:t>。</w:t>
      </w:r>
    </w:p>
    <w:p w14:paraId="11B0D157" w14:textId="4407B47C" w:rsidR="00B50989" w:rsidRPr="005D6D75" w:rsidRDefault="00B50989" w:rsidP="00FA48E2">
      <w:pPr>
        <w:pStyle w:val="af"/>
        <w:numPr>
          <w:ilvl w:val="0"/>
          <w:numId w:val="3"/>
        </w:numPr>
        <w:ind w:firstLineChars="200" w:firstLine="560"/>
        <w:rPr>
          <w:rFonts w:ascii="楷体" w:eastAsia="楷体" w:hAnsi="楷体" w:hint="eastAsia"/>
          <w:sz w:val="28"/>
          <w:szCs w:val="28"/>
        </w:rPr>
      </w:pPr>
      <w:r w:rsidRPr="005D6D75">
        <w:rPr>
          <w:rFonts w:ascii="楷体" w:eastAsia="楷体" w:hAnsi="楷体" w:hint="eastAsia"/>
          <w:sz w:val="28"/>
          <w:szCs w:val="28"/>
        </w:rPr>
        <w:t>Scale Out: 本机柜内服务器到本机柜交换机，机柜间交换机连接，集群内部下级交换机到上级交换机</w:t>
      </w:r>
      <w:r w:rsidR="00863A0A" w:rsidRPr="005D6D75">
        <w:rPr>
          <w:rFonts w:ascii="楷体" w:eastAsia="楷体" w:hAnsi="楷体" w:hint="eastAsia"/>
          <w:sz w:val="28"/>
          <w:szCs w:val="28"/>
        </w:rPr>
        <w:t xml:space="preserve"> or Reverse。但是不能出本集群</w:t>
      </w:r>
      <w:r w:rsidR="006B78F9">
        <w:rPr>
          <w:rFonts w:ascii="楷体" w:eastAsia="楷体" w:hAnsi="楷体" w:hint="eastAsia"/>
          <w:sz w:val="28"/>
          <w:szCs w:val="28"/>
        </w:rPr>
        <w:t>。</w:t>
      </w:r>
    </w:p>
    <w:p w14:paraId="14CF959D" w14:textId="7AE8F69F" w:rsidR="006F2F35" w:rsidRDefault="00863A0A" w:rsidP="00FA48E2">
      <w:pPr>
        <w:pStyle w:val="af"/>
        <w:numPr>
          <w:ilvl w:val="0"/>
          <w:numId w:val="3"/>
        </w:numPr>
        <w:ind w:firstLineChars="200" w:firstLine="560"/>
        <w:rPr>
          <w:rFonts w:ascii="楷体" w:eastAsia="楷体" w:hAnsi="楷体" w:hint="eastAsia"/>
          <w:sz w:val="28"/>
          <w:szCs w:val="28"/>
        </w:rPr>
      </w:pPr>
      <w:r w:rsidRPr="005D6D75">
        <w:rPr>
          <w:rFonts w:ascii="楷体" w:eastAsia="楷体" w:hAnsi="楷体" w:hint="eastAsia"/>
          <w:sz w:val="28"/>
          <w:szCs w:val="28"/>
        </w:rPr>
        <w:t>Scale Across: 通过特定spine或者super spine汇出到其他集群的通信链路，称之为Scale Across</w:t>
      </w:r>
      <w:r w:rsidR="006B78F9">
        <w:rPr>
          <w:rFonts w:ascii="楷体" w:eastAsia="楷体" w:hAnsi="楷体" w:hint="eastAsia"/>
          <w:sz w:val="28"/>
          <w:szCs w:val="28"/>
        </w:rPr>
        <w:t>。</w:t>
      </w:r>
    </w:p>
    <w:p w14:paraId="0F36B1B2" w14:textId="6CC1F9D1" w:rsidR="005D6D75" w:rsidRPr="0044789F" w:rsidRDefault="005D6D75" w:rsidP="005D6D75">
      <w:pPr>
        <w:pStyle w:val="af"/>
        <w:ind w:left="360"/>
        <w:jc w:val="center"/>
        <w:rPr>
          <w:rFonts w:ascii="楷体" w:eastAsia="楷体" w:hAnsi="楷体" w:hint="eastAsia"/>
          <w:sz w:val="16"/>
          <w:szCs w:val="16"/>
        </w:rPr>
      </w:pPr>
      <w:r w:rsidRPr="0044789F">
        <w:rPr>
          <w:rFonts w:ascii="楷体" w:eastAsia="楷体" w:hAnsi="楷体" w:hint="eastAsia"/>
          <w:sz w:val="21"/>
          <w:szCs w:val="16"/>
        </w:rPr>
        <w:t>表：三类互联方式定义</w:t>
      </w:r>
    </w:p>
    <w:p w14:paraId="52A5A3B4" w14:textId="4716DCB0" w:rsidR="006F2F35" w:rsidRPr="00547A82" w:rsidRDefault="006F2F35" w:rsidP="006F2F35">
      <w:pPr>
        <w:jc w:val="center"/>
        <w:rPr>
          <w:rFonts w:hint="eastAsia"/>
        </w:rPr>
      </w:pPr>
      <w:r w:rsidRPr="00547A82">
        <w:rPr>
          <w:rFonts w:ascii="楷体" w:eastAsia="楷体" w:hAnsi="楷体"/>
          <w:noProof/>
          <w:sz w:val="28"/>
        </w:rPr>
        <w:lastRenderedPageBreak/>
        <w:drawing>
          <wp:inline distT="0" distB="0" distL="0" distR="0" wp14:anchorId="531D2FE4" wp14:editId="12D7E3C5">
            <wp:extent cx="4778026" cy="2133600"/>
            <wp:effectExtent l="0" t="0" r="3810" b="0"/>
            <wp:docPr id="1252813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13538" name=""/>
                    <pic:cNvPicPr/>
                  </pic:nvPicPr>
                  <pic:blipFill>
                    <a:blip r:embed="rId23"/>
                    <a:stretch>
                      <a:fillRect/>
                    </a:stretch>
                  </pic:blipFill>
                  <pic:spPr>
                    <a:xfrm>
                      <a:off x="0" y="0"/>
                      <a:ext cx="4846643" cy="2164241"/>
                    </a:xfrm>
                    <a:prstGeom prst="rect">
                      <a:avLst/>
                    </a:prstGeom>
                  </pic:spPr>
                </pic:pic>
              </a:graphicData>
            </a:graphic>
          </wp:inline>
        </w:drawing>
      </w:r>
    </w:p>
    <w:p w14:paraId="6ADBBEFC" w14:textId="7DFACBC1" w:rsidR="004D24B0" w:rsidRDefault="006F2F35" w:rsidP="00933467">
      <w:pPr>
        <w:pStyle w:val="af"/>
        <w:ind w:left="360"/>
        <w:rPr>
          <w:rFonts w:hint="eastAsia"/>
        </w:rPr>
      </w:pPr>
      <w:r w:rsidRPr="00547A82">
        <w:rPr>
          <w:rFonts w:ascii="楷体" w:eastAsia="楷体" w:hAnsi="楷体"/>
          <w:noProof/>
          <w:sz w:val="28"/>
          <w14:ligatures w14:val="none"/>
        </w:rPr>
        <w:drawing>
          <wp:inline distT="0" distB="0" distL="0" distR="0" wp14:anchorId="1998F011" wp14:editId="13DC1ABF">
            <wp:extent cx="5010665" cy="3378851"/>
            <wp:effectExtent l="0" t="0" r="0" b="0"/>
            <wp:docPr id="1142495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294" name=""/>
                    <pic:cNvPicPr/>
                  </pic:nvPicPr>
                  <pic:blipFill>
                    <a:blip r:embed="rId24"/>
                    <a:stretch>
                      <a:fillRect/>
                    </a:stretch>
                  </pic:blipFill>
                  <pic:spPr>
                    <a:xfrm>
                      <a:off x="0" y="0"/>
                      <a:ext cx="5039175" cy="3398076"/>
                    </a:xfrm>
                    <a:prstGeom prst="rect">
                      <a:avLst/>
                    </a:prstGeom>
                  </pic:spPr>
                </pic:pic>
              </a:graphicData>
            </a:graphic>
          </wp:inline>
        </w:drawing>
      </w:r>
    </w:p>
    <w:p w14:paraId="3C761768" w14:textId="3B864018" w:rsidR="00432AEE" w:rsidRPr="00EF1BB4" w:rsidRDefault="00210592" w:rsidP="00BE255F">
      <w:pPr>
        <w:rPr>
          <w:rFonts w:ascii="楷体" w:eastAsia="楷体" w:hAnsi="楷体" w:hint="eastAsia"/>
          <w:sz w:val="21"/>
          <w:szCs w:val="22"/>
        </w:rPr>
      </w:pPr>
      <w:r w:rsidRPr="00EF1BB4">
        <w:rPr>
          <w:rFonts w:ascii="楷体" w:eastAsia="楷体" w:hAnsi="楷体" w:hint="eastAsia"/>
          <w:sz w:val="21"/>
          <w:szCs w:val="22"/>
        </w:rPr>
        <w:t>图片来源：</w:t>
      </w:r>
      <w:r w:rsidR="00FA48E2">
        <w:rPr>
          <w:rFonts w:ascii="楷体" w:eastAsia="楷体" w:hAnsi="楷体" w:hint="eastAsia"/>
          <w:sz w:val="21"/>
          <w:szCs w:val="22"/>
        </w:rPr>
        <w:t>本文</w:t>
      </w:r>
      <w:r w:rsidRPr="00EF1BB4">
        <w:rPr>
          <w:rFonts w:ascii="楷体" w:eastAsia="楷体" w:hAnsi="楷体" w:hint="eastAsia"/>
          <w:sz w:val="21"/>
          <w:szCs w:val="22"/>
        </w:rPr>
        <w:t>研究员绘制</w:t>
      </w:r>
    </w:p>
    <w:p w14:paraId="7AD767C3" w14:textId="77777777" w:rsidR="00432AEE" w:rsidRDefault="00432AEE" w:rsidP="00BE255F">
      <w:pPr>
        <w:rPr>
          <w:rFonts w:hint="eastAsia"/>
        </w:rPr>
      </w:pPr>
    </w:p>
    <w:p w14:paraId="10201618" w14:textId="77777777" w:rsidR="00432AEE" w:rsidRDefault="00432AEE" w:rsidP="00BE255F">
      <w:pPr>
        <w:rPr>
          <w:rFonts w:hint="eastAsia"/>
        </w:rPr>
      </w:pPr>
    </w:p>
    <w:p w14:paraId="1D5B617D" w14:textId="77777777" w:rsidR="00432AEE" w:rsidRDefault="00432AEE" w:rsidP="00BE255F">
      <w:pPr>
        <w:rPr>
          <w:rFonts w:hint="eastAsia"/>
        </w:rPr>
      </w:pPr>
    </w:p>
    <w:p w14:paraId="0235D60C" w14:textId="77777777" w:rsidR="00432AEE" w:rsidRDefault="00432AEE" w:rsidP="00BE255F">
      <w:pPr>
        <w:rPr>
          <w:rFonts w:hint="eastAsia"/>
        </w:rPr>
      </w:pPr>
    </w:p>
    <w:p w14:paraId="3A0FBD9E" w14:textId="77777777" w:rsidR="00432AEE" w:rsidRDefault="00432AEE" w:rsidP="00BE255F">
      <w:pPr>
        <w:rPr>
          <w:rFonts w:hint="eastAsia"/>
        </w:rPr>
      </w:pPr>
    </w:p>
    <w:p w14:paraId="1A916E1D" w14:textId="77777777" w:rsidR="00432AEE" w:rsidRDefault="00432AEE" w:rsidP="00BE255F">
      <w:pPr>
        <w:rPr>
          <w:rFonts w:hint="eastAsia"/>
        </w:rPr>
      </w:pPr>
    </w:p>
    <w:p w14:paraId="43A2C7D1" w14:textId="77777777" w:rsidR="00432AEE" w:rsidRDefault="00432AEE" w:rsidP="00BE255F">
      <w:pPr>
        <w:rPr>
          <w:rFonts w:hint="eastAsia"/>
        </w:rPr>
      </w:pPr>
    </w:p>
    <w:p w14:paraId="4B14672E" w14:textId="77777777" w:rsidR="00210592" w:rsidRDefault="00210592" w:rsidP="00BE255F">
      <w:pPr>
        <w:rPr>
          <w:rFonts w:hint="eastAsia"/>
        </w:rPr>
      </w:pPr>
    </w:p>
    <w:p w14:paraId="47C79FAA" w14:textId="60ABAC9E" w:rsidR="00BE255F" w:rsidRPr="0044789F" w:rsidRDefault="00432AEE" w:rsidP="00432AEE">
      <w:pPr>
        <w:jc w:val="center"/>
        <w:rPr>
          <w:rFonts w:ascii="楷体" w:eastAsia="楷体" w:hAnsi="楷体" w:hint="eastAsia"/>
          <w:sz w:val="16"/>
          <w:szCs w:val="16"/>
        </w:rPr>
      </w:pPr>
      <w:r w:rsidRPr="0044789F">
        <w:rPr>
          <w:rFonts w:ascii="楷体" w:eastAsia="楷体" w:hAnsi="楷体" w:hint="eastAsia"/>
          <w:sz w:val="21"/>
          <w:szCs w:val="16"/>
        </w:rPr>
        <w:lastRenderedPageBreak/>
        <w:t>表：</w:t>
      </w:r>
      <w:r w:rsidR="00BE255F" w:rsidRPr="0044789F">
        <w:rPr>
          <w:rFonts w:ascii="楷体" w:eastAsia="楷体" w:hAnsi="楷体" w:hint="eastAsia"/>
          <w:sz w:val="21"/>
          <w:szCs w:val="16"/>
        </w:rPr>
        <w:t>典型光模块的大致结构</w:t>
      </w:r>
    </w:p>
    <w:p w14:paraId="7C81E41F" w14:textId="4C145843" w:rsidR="00BE255F" w:rsidRDefault="00BE255F" w:rsidP="00BE255F">
      <w:pPr>
        <w:jc w:val="center"/>
        <w:rPr>
          <w:rFonts w:hint="eastAsia"/>
        </w:rPr>
      </w:pPr>
      <w:r w:rsidRPr="00BE255F">
        <w:rPr>
          <w:rFonts w:ascii="楷体" w:eastAsia="楷体" w:hAnsi="楷体"/>
          <w:noProof/>
          <w:sz w:val="28"/>
        </w:rPr>
        <w:drawing>
          <wp:inline distT="0" distB="0" distL="0" distR="0" wp14:anchorId="2827FA69" wp14:editId="5F1F2B27">
            <wp:extent cx="2946350" cy="3944192"/>
            <wp:effectExtent l="0" t="0" r="6985" b="0"/>
            <wp:docPr id="746929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57564" cy="3959204"/>
                    </a:xfrm>
                    <a:prstGeom prst="rect">
                      <a:avLst/>
                    </a:prstGeom>
                    <a:noFill/>
                    <a:ln>
                      <a:noFill/>
                    </a:ln>
                  </pic:spPr>
                </pic:pic>
              </a:graphicData>
            </a:graphic>
          </wp:inline>
        </w:drawing>
      </w:r>
    </w:p>
    <w:p w14:paraId="4BB0A704" w14:textId="7439B3E5" w:rsidR="00210592" w:rsidRPr="00210592" w:rsidRDefault="00210592" w:rsidP="00210592">
      <w:pPr>
        <w:rPr>
          <w:rFonts w:ascii="楷体" w:eastAsia="楷体" w:hAnsi="楷体" w:hint="eastAsia"/>
          <w:sz w:val="21"/>
          <w:szCs w:val="22"/>
        </w:rPr>
      </w:pPr>
      <w:r w:rsidRPr="00210592">
        <w:rPr>
          <w:rFonts w:ascii="楷体" w:eastAsia="楷体" w:hAnsi="楷体" w:hint="eastAsia"/>
          <w:sz w:val="21"/>
          <w:szCs w:val="22"/>
        </w:rPr>
        <w:t>图片来源：白馥说公众号</w:t>
      </w:r>
    </w:p>
    <w:p w14:paraId="66721308" w14:textId="3D8B1404" w:rsidR="00E95841" w:rsidRPr="0044789F" w:rsidRDefault="00674EB7" w:rsidP="004A1FA4">
      <w:pPr>
        <w:pStyle w:val="4"/>
        <w:rPr>
          <w:rFonts w:hint="eastAsia"/>
          <w:color w:val="auto"/>
        </w:rPr>
      </w:pPr>
      <w:r w:rsidRPr="0044789F">
        <w:rPr>
          <w:rFonts w:ascii="楷体" w:eastAsia="楷体" w:hAnsi="楷体" w:hint="eastAsia"/>
          <w:b/>
          <w:color w:val="auto"/>
        </w:rPr>
        <w:t>II. 硅光</w:t>
      </w:r>
    </w:p>
    <w:p w14:paraId="41511098" w14:textId="4104D616" w:rsidR="00E95841" w:rsidRPr="000E7D28" w:rsidRDefault="00CA16CA" w:rsidP="00FA48E2">
      <w:pPr>
        <w:ind w:firstLineChars="200" w:firstLine="560"/>
        <w:rPr>
          <w:rFonts w:ascii="楷体" w:eastAsia="楷体" w:hAnsi="楷体" w:hint="eastAsia"/>
          <w:sz w:val="28"/>
          <w:szCs w:val="28"/>
        </w:rPr>
      </w:pPr>
      <w:r w:rsidRPr="000E7D28">
        <w:rPr>
          <w:rFonts w:ascii="楷体" w:eastAsia="楷体" w:hAnsi="楷体" w:hint="eastAsia"/>
          <w:sz w:val="28"/>
          <w:szCs w:val="28"/>
        </w:rPr>
        <w:t>硅光</w:t>
      </w:r>
      <w:r w:rsidR="00CB4C56" w:rsidRPr="000E7D28">
        <w:rPr>
          <w:rFonts w:ascii="楷体" w:eastAsia="楷体" w:hAnsi="楷体" w:hint="eastAsia"/>
          <w:sz w:val="28"/>
          <w:szCs w:val="28"/>
        </w:rPr>
        <w:t>（Scale up，Scale out，Scale Across均可</w:t>
      </w:r>
      <w:r w:rsidR="007E6DBE" w:rsidRPr="000E7D28">
        <w:rPr>
          <w:rFonts w:ascii="楷体" w:eastAsia="楷体" w:hAnsi="楷体" w:hint="eastAsia"/>
          <w:sz w:val="28"/>
          <w:szCs w:val="28"/>
        </w:rPr>
        <w:t>，Scale Across处于Lab阶段</w:t>
      </w:r>
      <w:r w:rsidR="00CB4C56" w:rsidRPr="000E7D28">
        <w:rPr>
          <w:rFonts w:ascii="楷体" w:eastAsia="楷体" w:hAnsi="楷体" w:hint="eastAsia"/>
          <w:sz w:val="28"/>
          <w:szCs w:val="28"/>
        </w:rPr>
        <w:t>）</w:t>
      </w:r>
      <w:r w:rsidR="00AE217E" w:rsidRPr="000E7D28">
        <w:rPr>
          <w:rFonts w:ascii="楷体" w:eastAsia="楷体" w:hAnsi="楷体" w:hint="eastAsia"/>
          <w:sz w:val="28"/>
          <w:szCs w:val="28"/>
        </w:rPr>
        <w:t>指使用硅基材料介入光引擎的波导和调制部分，从而实现光模块体积小型化，降低功耗，降低材料成本。</w:t>
      </w:r>
      <w:r w:rsidRPr="000E7D28">
        <w:rPr>
          <w:rFonts w:ascii="楷体" w:eastAsia="楷体" w:hAnsi="楷体" w:hint="eastAsia"/>
          <w:sz w:val="28"/>
          <w:szCs w:val="28"/>
        </w:rPr>
        <w:t>作为底层技术的解决方案</w:t>
      </w:r>
      <w:r w:rsidR="00343CD4" w:rsidRPr="000E7D28">
        <w:rPr>
          <w:rFonts w:ascii="楷体" w:eastAsia="楷体" w:hAnsi="楷体" w:hint="eastAsia"/>
          <w:sz w:val="28"/>
          <w:szCs w:val="28"/>
        </w:rPr>
        <w:t>和基座级技术，</w:t>
      </w:r>
      <w:r w:rsidR="004618F8" w:rsidRPr="000E7D28">
        <w:rPr>
          <w:rFonts w:ascii="楷体" w:eastAsia="楷体" w:hAnsi="楷体" w:hint="eastAsia"/>
          <w:sz w:val="28"/>
          <w:szCs w:val="28"/>
        </w:rPr>
        <w:t>硅光</w:t>
      </w:r>
      <w:r w:rsidRPr="000E7D28">
        <w:rPr>
          <w:rFonts w:ascii="楷体" w:eastAsia="楷体" w:hAnsi="楷体" w:hint="eastAsia"/>
          <w:sz w:val="28"/>
          <w:szCs w:val="28"/>
        </w:rPr>
        <w:t>集成度高，在峰值，能耗，成本方面均具有良好表现。根据美银和lightcounting一致预测，硅光在800G光模块中渗透率已超过50%，1.6t中已超过60%，在25-28预测期内，最终高速市场800+的硅光渗透率会达到74%。全市2026场渗透率超过35%，预计2030年超过60%</w:t>
      </w:r>
      <w:r w:rsidR="00140D58">
        <w:rPr>
          <w:rFonts w:ascii="楷体" w:eastAsia="楷体" w:hAnsi="楷体" w:hint="eastAsia"/>
          <w:sz w:val="28"/>
          <w:szCs w:val="28"/>
        </w:rPr>
        <w:t>。</w:t>
      </w:r>
    </w:p>
    <w:p w14:paraId="43AA47B6" w14:textId="77777777" w:rsidR="00C70561" w:rsidRDefault="00C70561">
      <w:pPr>
        <w:rPr>
          <w:rFonts w:ascii="楷体" w:eastAsia="楷体" w:hAnsi="楷体" w:hint="eastAsia"/>
          <w:sz w:val="28"/>
          <w:szCs w:val="28"/>
        </w:rPr>
      </w:pPr>
    </w:p>
    <w:p w14:paraId="23C149EA" w14:textId="11DEA3E9" w:rsidR="00C70561" w:rsidRPr="00C70561" w:rsidRDefault="00C70561" w:rsidP="00C70561">
      <w:pPr>
        <w:jc w:val="center"/>
        <w:rPr>
          <w:rFonts w:ascii="楷体" w:eastAsia="楷体" w:hAnsi="楷体" w:hint="eastAsia"/>
          <w:sz w:val="21"/>
          <w:szCs w:val="21"/>
        </w:rPr>
      </w:pPr>
      <w:r w:rsidRPr="00C70561">
        <w:rPr>
          <w:rFonts w:ascii="楷体" w:eastAsia="楷体" w:hAnsi="楷体" w:hint="eastAsia"/>
          <w:sz w:val="21"/>
          <w:szCs w:val="21"/>
        </w:rPr>
        <w:lastRenderedPageBreak/>
        <w:t>表：硅光路线在光模块中的渗透率测算</w:t>
      </w:r>
    </w:p>
    <w:p w14:paraId="5DF66644" w14:textId="44C3B9F2" w:rsidR="00E95841" w:rsidRPr="000E7D28" w:rsidRDefault="00CA16CA">
      <w:pPr>
        <w:rPr>
          <w:rFonts w:ascii="楷体" w:eastAsia="楷体" w:hAnsi="楷体" w:hint="eastAsia"/>
          <w:sz w:val="28"/>
          <w:szCs w:val="28"/>
        </w:rPr>
      </w:pPr>
      <w:r w:rsidRPr="000E7D28">
        <w:rPr>
          <w:rFonts w:ascii="楷体" w:eastAsia="楷体" w:hAnsi="楷体"/>
          <w:noProof/>
          <w:sz w:val="28"/>
          <w:szCs w:val="28"/>
        </w:rPr>
        <w:drawing>
          <wp:inline distT="0" distB="0" distL="0" distR="0" wp14:anchorId="1B296B20" wp14:editId="1EFF5A0F">
            <wp:extent cx="5274310" cy="3560445"/>
            <wp:effectExtent l="0" t="0" r="2540" b="1905"/>
            <wp:docPr id="7381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8958" name="图片 1"/>
                    <pic:cNvPicPr>
                      <a:picLocks noChangeAspect="1"/>
                    </pic:cNvPicPr>
                  </pic:nvPicPr>
                  <pic:blipFill>
                    <a:blip r:embed="rId26"/>
                    <a:stretch>
                      <a:fillRect/>
                    </a:stretch>
                  </pic:blipFill>
                  <pic:spPr>
                    <a:xfrm>
                      <a:off x="0" y="0"/>
                      <a:ext cx="5274310" cy="3560445"/>
                    </a:xfrm>
                    <a:prstGeom prst="rect">
                      <a:avLst/>
                    </a:prstGeom>
                  </pic:spPr>
                </pic:pic>
              </a:graphicData>
            </a:graphic>
          </wp:inline>
        </w:drawing>
      </w:r>
    </w:p>
    <w:p w14:paraId="50BE30BE" w14:textId="77777777" w:rsidR="00E95841" w:rsidRPr="000E7D28" w:rsidRDefault="00CA16CA"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t>能量功耗方面，传统800G光模块功耗超过18W，而硅光模块的功耗可以控制在14w左右，预计能够降低40%功耗。</w:t>
      </w:r>
    </w:p>
    <w:p w14:paraId="2B60D466" w14:textId="6FD7120B" w:rsidR="00E95841" w:rsidRPr="000E7D28" w:rsidRDefault="00CA16CA"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t>数据功耗比方面，天风指出，基于台积电COUPE硅光集成引擎，硅光的单位/bit比率会降到2pJ/bit以下，是传统可插拔光模块（10pJ/bit）的</w:t>
      </w:r>
      <w:r w:rsidR="001B4155" w:rsidRPr="000E7D28">
        <w:rPr>
          <w:rFonts w:ascii="楷体" w:eastAsia="楷体" w:hAnsi="楷体" w:hint="eastAsia"/>
          <w:sz w:val="28"/>
          <w:szCs w:val="28"/>
        </w:rPr>
        <w:t>1/5</w:t>
      </w:r>
      <w:r w:rsidRPr="000E7D28">
        <w:rPr>
          <w:rFonts w:ascii="楷体" w:eastAsia="楷体" w:hAnsi="楷体" w:hint="eastAsia"/>
          <w:sz w:val="28"/>
          <w:szCs w:val="28"/>
        </w:rPr>
        <w:t>，铜互连方案（30pJ/bit）的</w:t>
      </w:r>
      <w:r w:rsidR="001B4155" w:rsidRPr="000E7D28">
        <w:rPr>
          <w:rFonts w:ascii="楷体" w:eastAsia="楷体" w:hAnsi="楷体" w:hint="eastAsia"/>
          <w:sz w:val="28"/>
          <w:szCs w:val="28"/>
        </w:rPr>
        <w:t>1/15</w:t>
      </w:r>
      <w:r w:rsidRPr="000E7D28">
        <w:rPr>
          <w:rFonts w:ascii="楷体" w:eastAsia="楷体" w:hAnsi="楷体" w:hint="eastAsia"/>
          <w:sz w:val="28"/>
          <w:szCs w:val="28"/>
        </w:rPr>
        <w:t>。美方研报指出，硅光方案可以将数据传输速率提高5倍，延迟降低至原来的</w:t>
      </w:r>
      <w:r w:rsidR="001B4155" w:rsidRPr="000E7D28">
        <w:rPr>
          <w:rFonts w:ascii="楷体" w:eastAsia="楷体" w:hAnsi="楷体" w:hint="eastAsia"/>
          <w:sz w:val="28"/>
          <w:szCs w:val="28"/>
        </w:rPr>
        <w:t>1/10</w:t>
      </w:r>
      <w:r w:rsidRPr="000E7D28">
        <w:rPr>
          <w:rFonts w:ascii="楷体" w:eastAsia="楷体" w:hAnsi="楷体" w:hint="eastAsia"/>
          <w:sz w:val="28"/>
          <w:szCs w:val="28"/>
        </w:rPr>
        <w:t>，整体功耗降低至原来的</w:t>
      </w:r>
      <w:r w:rsidR="001B4155" w:rsidRPr="000E7D28">
        <w:rPr>
          <w:rFonts w:ascii="楷体" w:eastAsia="楷体" w:hAnsi="楷体" w:hint="eastAsia"/>
          <w:sz w:val="28"/>
          <w:szCs w:val="28"/>
        </w:rPr>
        <w:t>1/8</w:t>
      </w:r>
      <w:r w:rsidRPr="000E7D28">
        <w:rPr>
          <w:rFonts w:ascii="楷体" w:eastAsia="楷体" w:hAnsi="楷体" w:hint="eastAsia"/>
          <w:sz w:val="28"/>
          <w:szCs w:val="28"/>
        </w:rPr>
        <w:t>，极大节省成本。</w:t>
      </w:r>
    </w:p>
    <w:p w14:paraId="3CC10BB2" w14:textId="12E7D919" w:rsidR="00E95841" w:rsidRPr="000E7D28" w:rsidRDefault="00CA16CA"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t>物料方面，lightCounting在2026 OFC指出，硅光的InP使用为传统方案的</w:t>
      </w:r>
      <w:r w:rsidR="00C718DE" w:rsidRPr="000E7D28">
        <w:rPr>
          <w:rFonts w:ascii="楷体" w:eastAsia="楷体" w:hAnsi="楷体" w:hint="eastAsia"/>
          <w:sz w:val="28"/>
          <w:szCs w:val="28"/>
        </w:rPr>
        <w:t>1/10</w:t>
      </w:r>
      <w:r w:rsidRPr="000E7D28">
        <w:rPr>
          <w:rFonts w:ascii="楷体" w:eastAsia="楷体" w:hAnsi="楷体" w:hint="eastAsia"/>
          <w:sz w:val="28"/>
          <w:szCs w:val="28"/>
        </w:rPr>
        <w:t>，而硅衬底的成本仅为InP衬底的1/20。落实到产品上，一个1.6T硅光收发器采取4×70 mW CW激光器的成本为15-20美元，如果使用传统方案，则需要八个200G EML芯片，成本</w:t>
      </w:r>
      <w:r w:rsidRPr="000E7D28">
        <w:rPr>
          <w:rFonts w:ascii="楷体" w:eastAsia="楷体" w:hAnsi="楷体" w:hint="eastAsia"/>
          <w:sz w:val="28"/>
          <w:szCs w:val="28"/>
        </w:rPr>
        <w:lastRenderedPageBreak/>
        <w:t>约160美元。</w:t>
      </w:r>
    </w:p>
    <w:p w14:paraId="54EA7FCF" w14:textId="5F1EC186" w:rsidR="00E95841" w:rsidRPr="000E7D28" w:rsidRDefault="00CA16CA"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t>生产方面，</w:t>
      </w:r>
      <w:r w:rsidR="006E65ED" w:rsidRPr="000E7D28">
        <w:rPr>
          <w:rFonts w:ascii="楷体" w:eastAsia="楷体" w:hAnsi="楷体" w:hint="eastAsia"/>
          <w:sz w:val="28"/>
          <w:szCs w:val="28"/>
        </w:rPr>
        <w:t>硅光</w:t>
      </w:r>
      <w:r w:rsidRPr="000E7D28">
        <w:rPr>
          <w:rFonts w:ascii="楷体" w:eastAsia="楷体" w:hAnsi="楷体" w:hint="eastAsia"/>
          <w:sz w:val="28"/>
          <w:szCs w:val="28"/>
        </w:rPr>
        <w:t>与互补金属氧化物半导体（CMOS）工艺兼容，可以直接利用成熟晶圆产能（90nm）进行制造，无需特别进行其他投产。而传统EML</w:t>
      </w:r>
      <w:r w:rsidR="001C5C14">
        <w:rPr>
          <w:rFonts w:ascii="楷体" w:eastAsia="楷体" w:hAnsi="楷体" w:hint="eastAsia"/>
          <w:sz w:val="28"/>
          <w:szCs w:val="28"/>
        </w:rPr>
        <w:t>依赖</w:t>
      </w:r>
      <w:r w:rsidRPr="000E7D28">
        <w:rPr>
          <w:rFonts w:ascii="楷体" w:eastAsia="楷体" w:hAnsi="楷体" w:hint="eastAsia"/>
          <w:sz w:val="28"/>
          <w:szCs w:val="28"/>
        </w:rPr>
        <w:t>III-V族特殊产线，扩产难度大。</w:t>
      </w:r>
    </w:p>
    <w:p w14:paraId="09DF2C79" w14:textId="56177BD6" w:rsidR="00E95841" w:rsidRPr="000E7D28" w:rsidRDefault="00CA16CA"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t>如果硅光路线如期重大突破，则光模块核心价值将</w:t>
      </w:r>
      <w:r w:rsidR="00BE4DC4">
        <w:rPr>
          <w:rFonts w:ascii="楷体" w:eastAsia="楷体" w:hAnsi="楷体" w:hint="eastAsia"/>
          <w:sz w:val="28"/>
          <w:szCs w:val="28"/>
        </w:rPr>
        <w:t>向</w:t>
      </w:r>
      <w:r w:rsidRPr="000E7D28">
        <w:rPr>
          <w:rFonts w:ascii="楷体" w:eastAsia="楷体" w:hAnsi="楷体" w:hint="eastAsia"/>
          <w:sz w:val="28"/>
          <w:szCs w:val="28"/>
        </w:rPr>
        <w:t>具备光子集成电路和硅光芯片设计能力的企业集中，而非由</w:t>
      </w:r>
      <w:commentRangeStart w:id="121"/>
      <w:commentRangeStart w:id="122"/>
      <w:r w:rsidRPr="000E7D28">
        <w:rPr>
          <w:rFonts w:ascii="楷体" w:eastAsia="楷体" w:hAnsi="楷体" w:hint="eastAsia"/>
          <w:sz w:val="28"/>
          <w:szCs w:val="28"/>
        </w:rPr>
        <w:t>上游把控</w:t>
      </w:r>
      <w:commentRangeEnd w:id="121"/>
      <w:r w:rsidR="00BE4DC4">
        <w:rPr>
          <w:rStyle w:val="af6"/>
          <w:rFonts w:ascii="楷体" w:eastAsia="楷体" w:hAnsi="楷体" w:hint="eastAsia"/>
          <w:sz w:val="28"/>
          <w:szCs w:val="28"/>
        </w:rPr>
        <w:commentReference w:id="121"/>
      </w:r>
      <w:commentRangeEnd w:id="122"/>
      <w:r w:rsidR="00EC1536">
        <w:rPr>
          <w:rStyle w:val="af6"/>
          <w:rFonts w:ascii="楷体" w:eastAsia="楷体" w:hAnsi="楷体" w:hint="eastAsia"/>
          <w:sz w:val="28"/>
          <w:szCs w:val="28"/>
        </w:rPr>
        <w:commentReference w:id="122"/>
      </w:r>
      <w:r w:rsidR="001C5C14">
        <w:rPr>
          <w:rFonts w:ascii="楷体" w:eastAsia="楷体" w:hAnsi="楷体" w:hint="eastAsia"/>
          <w:sz w:val="28"/>
          <w:szCs w:val="28"/>
        </w:rPr>
        <w:t>产线供应的要害</w:t>
      </w:r>
      <w:r w:rsidRPr="000E7D28">
        <w:rPr>
          <w:rFonts w:ascii="楷体" w:eastAsia="楷体" w:hAnsi="楷体" w:hint="eastAsia"/>
          <w:sz w:val="28"/>
          <w:szCs w:val="28"/>
        </w:rPr>
        <w:t>。这会导致价值链的重构。具备芯片设计能力的企业，如Intel，Cisco，Marvell，中际旭创，华为海思，光迅科技等会得到较大利好，届时预计产业集中度会进一步提升。</w:t>
      </w:r>
    </w:p>
    <w:p w14:paraId="0DF622D1" w14:textId="13B732B2" w:rsidR="00343CD4" w:rsidRPr="0044789F" w:rsidRDefault="00674EB7" w:rsidP="004A1FA4">
      <w:pPr>
        <w:pStyle w:val="4"/>
        <w:rPr>
          <w:rFonts w:hint="eastAsia"/>
          <w:color w:val="auto"/>
        </w:rPr>
      </w:pPr>
      <w:r w:rsidRPr="0044789F">
        <w:rPr>
          <w:rFonts w:ascii="楷体" w:eastAsia="楷体" w:hAnsi="楷体" w:hint="eastAsia"/>
          <w:b/>
          <w:color w:val="auto"/>
        </w:rPr>
        <w:t xml:space="preserve">III. </w:t>
      </w:r>
      <w:r w:rsidR="00343CD4" w:rsidRPr="0044789F">
        <w:rPr>
          <w:rFonts w:ascii="楷体" w:eastAsia="楷体" w:hAnsi="楷体" w:hint="eastAsia"/>
          <w:b/>
          <w:color w:val="auto"/>
        </w:rPr>
        <w:t>薄膜铌酸锂（TFLN）</w:t>
      </w:r>
    </w:p>
    <w:p w14:paraId="2283F70D" w14:textId="173FCA00" w:rsidR="00157000" w:rsidRPr="000E7D28" w:rsidRDefault="00343CD4" w:rsidP="00445A8A">
      <w:pPr>
        <w:ind w:firstLineChars="200" w:firstLine="560"/>
        <w:rPr>
          <w:rFonts w:ascii="楷体" w:eastAsia="楷体" w:hAnsi="楷体" w:hint="eastAsia"/>
          <w:sz w:val="28"/>
          <w:szCs w:val="28"/>
        </w:rPr>
      </w:pPr>
      <w:r w:rsidRPr="000E7D28">
        <w:rPr>
          <w:rFonts w:ascii="楷体" w:eastAsia="楷体" w:hAnsi="楷体"/>
          <w:sz w:val="28"/>
          <w:szCs w:val="28"/>
        </w:rPr>
        <w:t>薄膜铌酸锂（TFLN）调制器是当前光通信领域最受关注的新兴材料技术之一，正处于从产业化验证向规模化量产跃迁的关键窗口。</w:t>
      </w:r>
      <w:r w:rsidR="00157000" w:rsidRPr="000E7D28">
        <w:rPr>
          <w:rFonts w:ascii="楷体" w:eastAsia="楷体" w:hAnsi="楷体" w:hint="eastAsia"/>
          <w:sz w:val="28"/>
          <w:szCs w:val="28"/>
        </w:rPr>
        <w:t>和硅光一样，薄膜铌酸锂也是Scale up，Scale out，Scale Across均可应用的基座级技术。</w:t>
      </w:r>
      <w:r w:rsidR="00047607" w:rsidRPr="000E7D28">
        <w:rPr>
          <w:rFonts w:ascii="楷体" w:eastAsia="楷体" w:hAnsi="楷体" w:hint="eastAsia"/>
          <w:sz w:val="28"/>
          <w:szCs w:val="28"/>
        </w:rPr>
        <w:t>目前Scale up和Scale out已经有商用产品出货</w:t>
      </w:r>
      <w:r w:rsidR="00604F6D" w:rsidRPr="000E7D28">
        <w:rPr>
          <w:rFonts w:ascii="楷体" w:eastAsia="楷体" w:hAnsi="楷体" w:hint="eastAsia"/>
          <w:sz w:val="28"/>
          <w:szCs w:val="28"/>
        </w:rPr>
        <w:t>（光库 调制器</w:t>
      </w:r>
      <w:r w:rsidR="009A04E5" w:rsidRPr="000E7D28">
        <w:rPr>
          <w:rFonts w:ascii="楷体" w:eastAsia="楷体" w:hAnsi="楷体" w:hint="eastAsia"/>
          <w:sz w:val="28"/>
          <w:szCs w:val="28"/>
        </w:rPr>
        <w:t>覆盖400/800/1.6t全系列</w:t>
      </w:r>
      <w:r w:rsidR="00604F6D" w:rsidRPr="000E7D28">
        <w:rPr>
          <w:rFonts w:ascii="楷体" w:eastAsia="楷体" w:hAnsi="楷体" w:hint="eastAsia"/>
          <w:sz w:val="28"/>
          <w:szCs w:val="28"/>
        </w:rPr>
        <w:t>，德科立-铌奥光电1.6T DR8光模块已经送样）</w:t>
      </w:r>
      <w:r w:rsidR="00047607" w:rsidRPr="000E7D28">
        <w:rPr>
          <w:rFonts w:ascii="楷体" w:eastAsia="楷体" w:hAnsi="楷体" w:hint="eastAsia"/>
          <w:sz w:val="28"/>
          <w:szCs w:val="28"/>
        </w:rPr>
        <w:t>，Scale up还在实验验证阶段。</w:t>
      </w:r>
      <w:r w:rsidR="00C544F4" w:rsidRPr="000E7D28">
        <w:rPr>
          <w:rFonts w:ascii="楷体" w:eastAsia="楷体" w:hAnsi="楷体" w:hint="eastAsia"/>
          <w:sz w:val="28"/>
          <w:szCs w:val="28"/>
        </w:rPr>
        <w:t>也有和CPO结合的可能性（光库正在尝试）</w:t>
      </w:r>
      <w:r w:rsidR="00BE4DC4">
        <w:rPr>
          <w:rFonts w:ascii="楷体" w:eastAsia="楷体" w:hAnsi="楷体" w:hint="eastAsia"/>
          <w:sz w:val="28"/>
          <w:szCs w:val="28"/>
        </w:rPr>
        <w:t>。</w:t>
      </w:r>
    </w:p>
    <w:p w14:paraId="36A276A1" w14:textId="3BA98491" w:rsidR="00343CD4" w:rsidRPr="000E7D28" w:rsidRDefault="00343CD4" w:rsidP="00445A8A">
      <w:pPr>
        <w:ind w:firstLineChars="200" w:firstLine="560"/>
        <w:rPr>
          <w:rFonts w:ascii="楷体" w:eastAsia="楷体" w:hAnsi="楷体" w:hint="eastAsia"/>
          <w:sz w:val="28"/>
          <w:szCs w:val="28"/>
        </w:rPr>
      </w:pPr>
      <w:r w:rsidRPr="000E7D28">
        <w:rPr>
          <w:rFonts w:ascii="楷体" w:eastAsia="楷体" w:hAnsi="楷体"/>
          <w:sz w:val="28"/>
          <w:szCs w:val="28"/>
        </w:rPr>
        <w:t>其核心优势在于超高带宽、低驱动电压、低插入损耗</w:t>
      </w:r>
      <w:r w:rsidRPr="000E7D28">
        <w:rPr>
          <w:rFonts w:ascii="楷体" w:eastAsia="楷体" w:hAnsi="楷体" w:hint="eastAsia"/>
          <w:sz w:val="28"/>
          <w:szCs w:val="28"/>
        </w:rPr>
        <w:t>。</w:t>
      </w:r>
      <w:r w:rsidRPr="000E7D28">
        <w:rPr>
          <w:rFonts w:ascii="楷体" w:eastAsia="楷体" w:hAnsi="楷体"/>
          <w:sz w:val="28"/>
          <w:szCs w:val="28"/>
        </w:rPr>
        <w:t>被认为</w:t>
      </w:r>
      <w:r w:rsidRPr="000E7D28">
        <w:rPr>
          <w:rFonts w:ascii="楷体" w:eastAsia="楷体" w:hAnsi="楷体" w:hint="eastAsia"/>
          <w:sz w:val="28"/>
          <w:szCs w:val="28"/>
        </w:rPr>
        <w:t>可能</w:t>
      </w:r>
      <w:r w:rsidRPr="000E7D28">
        <w:rPr>
          <w:rFonts w:ascii="楷体" w:eastAsia="楷体" w:hAnsi="楷体"/>
          <w:sz w:val="28"/>
          <w:szCs w:val="28"/>
        </w:rPr>
        <w:t>是3.2T时代光模块的核心</w:t>
      </w:r>
      <w:r w:rsidRPr="000E7D28">
        <w:rPr>
          <w:rFonts w:ascii="楷体" w:eastAsia="楷体" w:hAnsi="楷体" w:hint="eastAsia"/>
          <w:sz w:val="28"/>
          <w:szCs w:val="28"/>
        </w:rPr>
        <w:t>可用</w:t>
      </w:r>
      <w:r w:rsidRPr="000E7D28">
        <w:rPr>
          <w:rFonts w:ascii="楷体" w:eastAsia="楷体" w:hAnsi="楷体"/>
          <w:sz w:val="28"/>
          <w:szCs w:val="28"/>
        </w:rPr>
        <w:t>技术</w:t>
      </w:r>
      <w:r w:rsidRPr="000E7D28">
        <w:rPr>
          <w:rFonts w:ascii="楷体" w:eastAsia="楷体" w:hAnsi="楷体" w:hint="eastAsia"/>
          <w:sz w:val="28"/>
          <w:szCs w:val="28"/>
        </w:rPr>
        <w:t>之一</w:t>
      </w:r>
      <w:r w:rsidRPr="000E7D28">
        <w:rPr>
          <w:rFonts w:ascii="楷体" w:eastAsia="楷体" w:hAnsi="楷体"/>
          <w:sz w:val="28"/>
          <w:szCs w:val="28"/>
        </w:rPr>
        <w:t>。</w:t>
      </w:r>
    </w:p>
    <w:p w14:paraId="09EE8103" w14:textId="1F9A9087" w:rsidR="0006772E" w:rsidRPr="000E7D28" w:rsidRDefault="0006772E"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t>薄膜铌酸锂有以下四个优势</w:t>
      </w:r>
      <w:r w:rsidR="00BE4DC4">
        <w:rPr>
          <w:rFonts w:ascii="楷体" w:eastAsia="楷体" w:hAnsi="楷体" w:hint="eastAsia"/>
          <w:sz w:val="28"/>
          <w:szCs w:val="28"/>
        </w:rPr>
        <w:t>：</w:t>
      </w:r>
    </w:p>
    <w:p w14:paraId="63FC08C6" w14:textId="01C1BD04" w:rsidR="0006772E" w:rsidRPr="000E7D28" w:rsidRDefault="0006772E" w:rsidP="00445A8A">
      <w:pPr>
        <w:pStyle w:val="af"/>
        <w:numPr>
          <w:ilvl w:val="0"/>
          <w:numId w:val="4"/>
        </w:numPr>
        <w:ind w:left="0" w:firstLine="357"/>
        <w:rPr>
          <w:rFonts w:ascii="楷体" w:eastAsia="楷体" w:hAnsi="楷体" w:hint="eastAsia"/>
          <w:sz w:val="28"/>
          <w:szCs w:val="28"/>
        </w:rPr>
      </w:pPr>
      <w:r w:rsidRPr="000E7D28">
        <w:rPr>
          <w:rFonts w:ascii="楷体" w:eastAsia="楷体" w:hAnsi="楷体" w:hint="eastAsia"/>
          <w:sz w:val="28"/>
          <w:szCs w:val="28"/>
        </w:rPr>
        <w:lastRenderedPageBreak/>
        <w:t>高带宽 (&gt;110GHz)：意味着单通道可以跑到200G甚至400Gbps，这是支撑1.6T/3.2T光模块、满足Scale Up和Scale Out高带宽需求的核心。</w:t>
      </w:r>
    </w:p>
    <w:p w14:paraId="7B03B917" w14:textId="59F35DB9" w:rsidR="00916D50" w:rsidRPr="000E7D28" w:rsidRDefault="0006772E" w:rsidP="00445A8A">
      <w:pPr>
        <w:pStyle w:val="af"/>
        <w:numPr>
          <w:ilvl w:val="0"/>
          <w:numId w:val="4"/>
        </w:numPr>
        <w:ind w:left="0" w:firstLine="357"/>
        <w:rPr>
          <w:rFonts w:ascii="楷体" w:eastAsia="楷体" w:hAnsi="楷体" w:hint="eastAsia"/>
          <w:sz w:val="28"/>
          <w:szCs w:val="28"/>
        </w:rPr>
      </w:pPr>
      <w:r w:rsidRPr="000E7D28">
        <w:rPr>
          <w:rFonts w:ascii="楷体" w:eastAsia="楷体" w:hAnsi="楷体" w:hint="eastAsia"/>
          <w:sz w:val="28"/>
          <w:szCs w:val="28"/>
        </w:rPr>
        <w:t>低功耗：</w:t>
      </w:r>
      <w:r w:rsidR="00E22088" w:rsidRPr="000E7D28">
        <w:rPr>
          <w:rFonts w:ascii="楷体" w:eastAsia="楷体" w:hAnsi="楷体"/>
          <w:sz w:val="28"/>
          <w:szCs w:val="28"/>
        </w:rPr>
        <w:t>TFLN基于线性电光效应（Pockels效应）工作，这与传统硅光（基于载流子色散效应）有本质不同。它不需要移动大量电荷，因此</w:t>
      </w:r>
      <w:r w:rsidR="00E22088" w:rsidRPr="000E7D28">
        <w:rPr>
          <w:rFonts w:ascii="楷体" w:eastAsia="楷体" w:hAnsi="楷体"/>
          <w:bCs/>
          <w:sz w:val="28"/>
          <w:szCs w:val="28"/>
        </w:rPr>
        <w:t>调制效率极高</w:t>
      </w:r>
      <w:r w:rsidR="00E22088" w:rsidRPr="000E7D28">
        <w:rPr>
          <w:rFonts w:ascii="楷体" w:eastAsia="楷体" w:hAnsi="楷体"/>
          <w:sz w:val="28"/>
          <w:szCs w:val="28"/>
        </w:rPr>
        <w:t>，能以低于1V的电压驱动，驱动功耗自然大大降低。</w:t>
      </w:r>
      <w:r w:rsidRPr="000E7D28">
        <w:rPr>
          <w:rFonts w:ascii="楷体" w:eastAsia="楷体" w:hAnsi="楷体" w:hint="eastAsia"/>
          <w:sz w:val="28"/>
          <w:szCs w:val="28"/>
        </w:rPr>
        <w:t>尤其在LPO方案中，可以去掉功耗巨大的DSP芯片，让AI数据中心在Scale Out层面更省电。</w:t>
      </w:r>
      <w:r w:rsidR="00916D50" w:rsidRPr="000E7D28">
        <w:rPr>
          <w:rFonts w:ascii="楷体" w:eastAsia="楷体" w:hAnsi="楷体" w:hint="eastAsia"/>
          <w:sz w:val="28"/>
          <w:szCs w:val="28"/>
        </w:rPr>
        <w:t>数据能耗比上，目前能够做到5pJ/bit，但是应该不是极限。实验室环境下有1fj/bit的成果（1000fJ=1pJ）</w:t>
      </w:r>
      <w:r w:rsidR="00E22088" w:rsidRPr="000E7D28">
        <w:rPr>
          <w:rFonts w:ascii="楷体" w:eastAsia="楷体" w:hAnsi="楷体" w:hint="eastAsia"/>
          <w:sz w:val="28"/>
          <w:szCs w:val="28"/>
        </w:rPr>
        <w:t>，还有巨大的优化空间。</w:t>
      </w:r>
    </w:p>
    <w:p w14:paraId="755EBD2A" w14:textId="1200F4EA" w:rsidR="0006772E" w:rsidRPr="000E7D28" w:rsidRDefault="0006772E" w:rsidP="00445A8A">
      <w:pPr>
        <w:pStyle w:val="af"/>
        <w:numPr>
          <w:ilvl w:val="0"/>
          <w:numId w:val="4"/>
        </w:numPr>
        <w:ind w:left="0" w:firstLine="357"/>
        <w:rPr>
          <w:rFonts w:ascii="楷体" w:eastAsia="楷体" w:hAnsi="楷体" w:hint="eastAsia"/>
          <w:sz w:val="28"/>
          <w:szCs w:val="28"/>
        </w:rPr>
      </w:pPr>
      <w:r w:rsidRPr="000E7D28">
        <w:rPr>
          <w:rFonts w:ascii="楷体" w:eastAsia="楷体" w:hAnsi="楷体" w:hint="eastAsia"/>
          <w:sz w:val="28"/>
          <w:szCs w:val="28"/>
        </w:rPr>
        <w:t>高线性度：信号失真小，这对于需要传输高质量信号</w:t>
      </w:r>
      <w:r w:rsidR="00D12324" w:rsidRPr="000E7D28">
        <w:rPr>
          <w:rFonts w:ascii="楷体" w:eastAsia="楷体" w:hAnsi="楷体" w:hint="eastAsia"/>
          <w:sz w:val="28"/>
          <w:szCs w:val="28"/>
        </w:rPr>
        <w:t>和保证信号精确性</w:t>
      </w:r>
      <w:r w:rsidRPr="000E7D28">
        <w:rPr>
          <w:rFonts w:ascii="楷体" w:eastAsia="楷体" w:hAnsi="楷体" w:hint="eastAsia"/>
          <w:sz w:val="28"/>
          <w:szCs w:val="28"/>
        </w:rPr>
        <w:t>的相干通信（Scale Across）和追求极致性能的Scale Up互连至关重要。</w:t>
      </w:r>
    </w:p>
    <w:p w14:paraId="4DEFEFE1" w14:textId="031928C9" w:rsidR="0006772E" w:rsidRPr="000E7D28" w:rsidRDefault="0006772E" w:rsidP="00445A8A">
      <w:pPr>
        <w:pStyle w:val="af"/>
        <w:numPr>
          <w:ilvl w:val="0"/>
          <w:numId w:val="4"/>
        </w:numPr>
        <w:ind w:left="0" w:firstLine="357"/>
        <w:rPr>
          <w:rFonts w:ascii="楷体" w:eastAsia="楷体" w:hAnsi="楷体" w:hint="eastAsia"/>
          <w:sz w:val="28"/>
          <w:szCs w:val="28"/>
        </w:rPr>
      </w:pPr>
      <w:r w:rsidRPr="000E7D28">
        <w:rPr>
          <w:rFonts w:ascii="楷体" w:eastAsia="楷体" w:hAnsi="楷体" w:hint="eastAsia"/>
          <w:sz w:val="28"/>
          <w:szCs w:val="28"/>
        </w:rPr>
        <w:t>材料稳定性与低损耗：性能稳定，且光在传输过程中损失小，有助于降低整体系统功耗和成本</w:t>
      </w:r>
      <w:r w:rsidR="00D12324" w:rsidRPr="000E7D28">
        <w:rPr>
          <w:rFonts w:ascii="楷体" w:eastAsia="楷体" w:hAnsi="楷体" w:hint="eastAsia"/>
          <w:sz w:val="28"/>
          <w:szCs w:val="28"/>
        </w:rPr>
        <w:t>，也是长距离传输，实现Scale Across的关键。</w:t>
      </w:r>
    </w:p>
    <w:p w14:paraId="48C02271" w14:textId="74F2CC07" w:rsidR="00343CD4" w:rsidRPr="000E7D28" w:rsidRDefault="00B944E0">
      <w:pPr>
        <w:rPr>
          <w:rFonts w:ascii="楷体" w:eastAsia="楷体" w:hAnsi="楷体" w:hint="eastAsia"/>
          <w:sz w:val="28"/>
          <w:szCs w:val="28"/>
        </w:rPr>
      </w:pPr>
      <w:r w:rsidRPr="000E7D28">
        <w:rPr>
          <w:rFonts w:ascii="楷体" w:eastAsia="楷体" w:hAnsi="楷体" w:hint="eastAsia"/>
          <w:sz w:val="28"/>
          <w:szCs w:val="28"/>
        </w:rPr>
        <w:t>薄膜铌酸锂的痛点主要在：</w:t>
      </w:r>
    </w:p>
    <w:p w14:paraId="763491CF" w14:textId="72FF7D92" w:rsidR="00AE4AF4" w:rsidRPr="000E7D28" w:rsidRDefault="00B944E0"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材料本身强度极大</w:t>
      </w:r>
      <w:r w:rsidR="00AE4AF4" w:rsidRPr="000E7D28">
        <w:rPr>
          <w:rFonts w:ascii="楷体" w:eastAsia="楷体" w:hAnsi="楷体" w:hint="eastAsia"/>
          <w:sz w:val="28"/>
          <w:szCs w:val="28"/>
        </w:rPr>
        <w:t>，</w:t>
      </w:r>
      <w:r w:rsidRPr="000E7D28">
        <w:rPr>
          <w:rFonts w:ascii="楷体" w:eastAsia="楷体" w:hAnsi="楷体" w:hint="eastAsia"/>
          <w:sz w:val="28"/>
          <w:szCs w:val="28"/>
        </w:rPr>
        <w:t>物理层面莫氏硬度5，强度接近石英，切割研磨抛光效率均极其低下。</w:t>
      </w:r>
    </w:p>
    <w:p w14:paraId="4D668C68" w14:textId="6493C7E3" w:rsidR="00B944E0" w:rsidRPr="000E7D28" w:rsidRDefault="00DB7E00"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化学</w:t>
      </w:r>
      <w:r w:rsidR="00AE4AF4" w:rsidRPr="000E7D28">
        <w:rPr>
          <w:rFonts w:ascii="楷体" w:eastAsia="楷体" w:hAnsi="楷体" w:hint="eastAsia"/>
          <w:sz w:val="28"/>
          <w:szCs w:val="28"/>
        </w:rPr>
        <w:t>稳定性强</w:t>
      </w:r>
      <w:r w:rsidRPr="000E7D28">
        <w:rPr>
          <w:rFonts w:ascii="楷体" w:eastAsia="楷体" w:hAnsi="楷体" w:hint="eastAsia"/>
          <w:sz w:val="28"/>
          <w:szCs w:val="28"/>
        </w:rPr>
        <w:t>，耐强酸强碱，仅氢氟酸可以</w:t>
      </w:r>
      <w:r w:rsidR="00806531" w:rsidRPr="000E7D28">
        <w:rPr>
          <w:rFonts w:ascii="楷体" w:eastAsia="楷体" w:hAnsi="楷体" w:hint="eastAsia"/>
          <w:sz w:val="28"/>
          <w:szCs w:val="28"/>
        </w:rPr>
        <w:t>缓慢腐蚀，湿法刻蚀</w:t>
      </w:r>
      <w:r w:rsidR="00681261" w:rsidRPr="000E7D28">
        <w:rPr>
          <w:rFonts w:ascii="楷体" w:eastAsia="楷体" w:hAnsi="楷体" w:hint="eastAsia"/>
          <w:sz w:val="28"/>
          <w:szCs w:val="28"/>
        </w:rPr>
        <w:t>选择比差，会服饰SiO2衬底</w:t>
      </w:r>
      <w:r w:rsidR="00806531" w:rsidRPr="000E7D28">
        <w:rPr>
          <w:rFonts w:ascii="楷体" w:eastAsia="楷体" w:hAnsi="楷体" w:hint="eastAsia"/>
          <w:sz w:val="28"/>
          <w:szCs w:val="28"/>
        </w:rPr>
        <w:t>，干法刻蚀</w:t>
      </w:r>
      <w:r w:rsidR="00681261" w:rsidRPr="000E7D28">
        <w:rPr>
          <w:rFonts w:ascii="楷体" w:eastAsia="楷体" w:hAnsi="楷体" w:hint="eastAsia"/>
          <w:sz w:val="28"/>
          <w:szCs w:val="28"/>
        </w:rPr>
        <w:t>速率慢，精度控制难</w:t>
      </w:r>
      <w:r w:rsidR="00806531" w:rsidRPr="000E7D28">
        <w:rPr>
          <w:rFonts w:ascii="楷体" w:eastAsia="楷体" w:hAnsi="楷体" w:hint="eastAsia"/>
          <w:sz w:val="28"/>
          <w:szCs w:val="28"/>
        </w:rPr>
        <w:t>。</w:t>
      </w:r>
    </w:p>
    <w:p w14:paraId="7D9A8942" w14:textId="577889B5" w:rsidR="00AE4AF4" w:rsidRPr="000E7D28" w:rsidRDefault="00AE4AF4"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t>脆性大，晶圆键合，减薄过程中容易开裂翘曲。</w:t>
      </w:r>
    </w:p>
    <w:p w14:paraId="4DD70BCE" w14:textId="481689B7" w:rsidR="00AE4AF4" w:rsidRPr="000E7D28" w:rsidRDefault="0029448D" w:rsidP="00B944E0">
      <w:pPr>
        <w:pStyle w:val="af"/>
        <w:numPr>
          <w:ilvl w:val="0"/>
          <w:numId w:val="5"/>
        </w:numPr>
        <w:rPr>
          <w:rFonts w:ascii="楷体" w:eastAsia="楷体" w:hAnsi="楷体" w:hint="eastAsia"/>
          <w:sz w:val="28"/>
          <w:szCs w:val="28"/>
        </w:rPr>
      </w:pPr>
      <w:r w:rsidRPr="000E7D28">
        <w:rPr>
          <w:rFonts w:ascii="楷体" w:eastAsia="楷体" w:hAnsi="楷体" w:hint="eastAsia"/>
          <w:sz w:val="28"/>
          <w:szCs w:val="28"/>
        </w:rPr>
        <w:lastRenderedPageBreak/>
        <w:t>各向异性，电光系数合折射率随晶向变化。要求切割精度极高。</w:t>
      </w:r>
    </w:p>
    <w:p w14:paraId="5FA0FFEB" w14:textId="6C8454E3" w:rsidR="00BB0730" w:rsidRPr="000E7D28" w:rsidRDefault="00DC48A7" w:rsidP="00BB0730">
      <w:pPr>
        <w:rPr>
          <w:rFonts w:ascii="楷体" w:eastAsia="楷体" w:hAnsi="楷体" w:hint="eastAsia"/>
          <w:sz w:val="28"/>
          <w:szCs w:val="28"/>
        </w:rPr>
      </w:pPr>
      <w:r w:rsidRPr="000E7D28">
        <w:rPr>
          <w:rFonts w:ascii="楷体" w:eastAsia="楷体" w:hAnsi="楷体"/>
          <w:sz w:val="28"/>
          <w:szCs w:val="28"/>
        </w:rPr>
        <w:t>商务部信息光子技术发展与应用研究报告</w:t>
      </w:r>
      <w:r w:rsidRPr="000E7D28">
        <w:rPr>
          <w:rFonts w:ascii="楷体" w:eastAsia="楷体" w:hAnsi="楷体" w:hint="eastAsia"/>
          <w:sz w:val="28"/>
          <w:szCs w:val="28"/>
        </w:rPr>
        <w:t>显示，</w:t>
      </w:r>
      <w:r w:rsidR="00BB0730" w:rsidRPr="000E7D28">
        <w:rPr>
          <w:rFonts w:ascii="楷体" w:eastAsia="楷体" w:hAnsi="楷体" w:hint="eastAsia"/>
          <w:sz w:val="28"/>
          <w:szCs w:val="28"/>
        </w:rPr>
        <w:t>薄膜铌酸锂</w:t>
      </w:r>
      <w:r w:rsidRPr="000E7D28">
        <w:rPr>
          <w:rFonts w:ascii="楷体" w:eastAsia="楷体" w:hAnsi="楷体" w:hint="eastAsia"/>
          <w:sz w:val="28"/>
          <w:szCs w:val="28"/>
        </w:rPr>
        <w:t>小规模商用在2026-2027，大规模商用在2030年。华泰证券测算28年为爆发元年，31年渗透率达25%。</w:t>
      </w:r>
      <w:r w:rsidR="00AC4EDD" w:rsidRPr="000E7D28">
        <w:rPr>
          <w:rFonts w:ascii="楷体" w:eastAsia="楷体" w:hAnsi="楷体" w:hint="eastAsia"/>
          <w:sz w:val="28"/>
          <w:szCs w:val="28"/>
        </w:rPr>
        <w:t>一旦</w:t>
      </w:r>
      <w:r w:rsidR="00BB0730" w:rsidRPr="000E7D28">
        <w:rPr>
          <w:rFonts w:ascii="楷体" w:eastAsia="楷体" w:hAnsi="楷体" w:hint="eastAsia"/>
          <w:sz w:val="28"/>
          <w:szCs w:val="28"/>
        </w:rPr>
        <w:t>跑通，可能带动全产业链升级，带动上游材料，中游器件，下游模块设备的全面升级。</w:t>
      </w:r>
    </w:p>
    <w:p w14:paraId="51B9CFB5" w14:textId="1E05B17E" w:rsidR="00E95841" w:rsidRPr="0044789F" w:rsidRDefault="00674EB7" w:rsidP="004A1FA4">
      <w:pPr>
        <w:pStyle w:val="4"/>
        <w:rPr>
          <w:rFonts w:hint="eastAsia"/>
          <w:color w:val="auto"/>
        </w:rPr>
      </w:pPr>
      <w:r w:rsidRPr="0044789F">
        <w:rPr>
          <w:rFonts w:ascii="楷体" w:eastAsia="楷体" w:hAnsi="楷体" w:hint="eastAsia"/>
          <w:b/>
          <w:color w:val="auto"/>
        </w:rPr>
        <w:t>IV. CPO</w:t>
      </w:r>
    </w:p>
    <w:p w14:paraId="606243F8" w14:textId="6C6C7098" w:rsidR="00E95841" w:rsidRPr="000E7D28" w:rsidRDefault="00CA16CA" w:rsidP="00445A8A">
      <w:pPr>
        <w:ind w:firstLineChars="200" w:firstLine="560"/>
        <w:rPr>
          <w:rFonts w:ascii="楷体" w:eastAsia="楷体" w:hAnsi="楷体" w:hint="eastAsia"/>
          <w:sz w:val="28"/>
          <w:szCs w:val="28"/>
        </w:rPr>
      </w:pPr>
      <w:r w:rsidRPr="000E7D28">
        <w:rPr>
          <w:rFonts w:ascii="楷体" w:eastAsia="楷体" w:hAnsi="楷体" w:hint="eastAsia"/>
          <w:sz w:val="28"/>
          <w:szCs w:val="28"/>
        </w:rPr>
        <w:t>CPO</w:t>
      </w:r>
      <w:r w:rsidR="00CE19AB" w:rsidRPr="000E7D28">
        <w:rPr>
          <w:rFonts w:ascii="楷体" w:eastAsia="楷体" w:hAnsi="楷体" w:hint="eastAsia"/>
          <w:sz w:val="28"/>
          <w:szCs w:val="28"/>
        </w:rPr>
        <w:t>（Scale up GPU侧，Scale out 交换机侧，Scale Across不适用）</w:t>
      </w:r>
      <w:r w:rsidRPr="000E7D28">
        <w:rPr>
          <w:rFonts w:ascii="楷体" w:eastAsia="楷体" w:hAnsi="楷体" w:hint="eastAsia"/>
          <w:sz w:val="28"/>
          <w:szCs w:val="28"/>
        </w:rPr>
        <w:t>作为芯片间数据传输解决方案，本身是被置于硅光路径下最被看好的一条新</w:t>
      </w:r>
      <w:r w:rsidR="000A65C2" w:rsidRPr="000E7D28">
        <w:rPr>
          <w:rFonts w:ascii="楷体" w:eastAsia="楷体" w:hAnsi="楷体" w:hint="eastAsia"/>
          <w:sz w:val="28"/>
          <w:szCs w:val="28"/>
        </w:rPr>
        <w:t>的，用于取代传统可插拔光模块</w:t>
      </w:r>
      <w:r w:rsidRPr="000E7D28">
        <w:rPr>
          <w:rFonts w:ascii="楷体" w:eastAsia="楷体" w:hAnsi="楷体" w:hint="eastAsia"/>
          <w:sz w:val="28"/>
          <w:szCs w:val="28"/>
        </w:rPr>
        <w:t>架构</w:t>
      </w:r>
      <w:r w:rsidR="000A65C2" w:rsidRPr="000E7D28">
        <w:rPr>
          <w:rFonts w:ascii="楷体" w:eastAsia="楷体" w:hAnsi="楷体" w:hint="eastAsia"/>
          <w:sz w:val="28"/>
          <w:szCs w:val="28"/>
        </w:rPr>
        <w:t>的</w:t>
      </w:r>
      <w:r w:rsidRPr="000E7D28">
        <w:rPr>
          <w:rFonts w:ascii="楷体" w:eastAsia="楷体" w:hAnsi="楷体" w:hint="eastAsia"/>
          <w:sz w:val="28"/>
          <w:szCs w:val="28"/>
        </w:rPr>
        <w:t>赛道。</w:t>
      </w:r>
      <w:r w:rsidR="00BA5553" w:rsidRPr="000E7D28">
        <w:rPr>
          <w:rFonts w:ascii="楷体" w:eastAsia="楷体" w:hAnsi="楷体" w:hint="eastAsia"/>
          <w:sz w:val="28"/>
          <w:szCs w:val="28"/>
        </w:rPr>
        <w:t>通过将光引擎封装在计算芯片/交换芯片的极近距离内，实现对于电功耗的极大下降。</w:t>
      </w:r>
      <w:r w:rsidRPr="000E7D28">
        <w:rPr>
          <w:rFonts w:ascii="楷体" w:eastAsia="楷体" w:hAnsi="楷体" w:hint="eastAsia"/>
          <w:sz w:val="28"/>
          <w:szCs w:val="28"/>
        </w:rPr>
        <w:t>目前CPO处于从实验室样机小批量验证到规模商业化的产业初期，正沿着可插拔-OBO-NPO-CPO的路线演进。根据富国银行对Lightmatter的调研采访，OBO和NPO预计在2026-2027年实现，CPO预计在2027-2028年实现。</w:t>
      </w:r>
    </w:p>
    <w:p w14:paraId="3963A72A" w14:textId="4792B493" w:rsidR="002D40B7" w:rsidRDefault="002D40B7">
      <w:pPr>
        <w:rPr>
          <w:rFonts w:ascii="楷体" w:eastAsia="楷体" w:hAnsi="楷体" w:hint="eastAsia"/>
          <w:szCs w:val="22"/>
        </w:rPr>
      </w:pPr>
      <w:r>
        <w:rPr>
          <w:rFonts w:ascii="楷体" w:eastAsia="楷体" w:hAnsi="楷体" w:hint="eastAsia"/>
          <w:noProof/>
          <w:sz w:val="28"/>
        </w:rPr>
        <w:drawing>
          <wp:inline distT="0" distB="0" distL="0" distR="0" wp14:anchorId="426CF633" wp14:editId="45DB775C">
            <wp:extent cx="5274310" cy="2489835"/>
            <wp:effectExtent l="0" t="0" r="2540" b="5715"/>
            <wp:docPr id="18653126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489835"/>
                    </a:xfrm>
                    <a:prstGeom prst="rect">
                      <a:avLst/>
                    </a:prstGeom>
                    <a:noFill/>
                    <a:ln>
                      <a:noFill/>
                    </a:ln>
                  </pic:spPr>
                </pic:pic>
              </a:graphicData>
            </a:graphic>
          </wp:inline>
        </w:drawing>
      </w:r>
    </w:p>
    <w:p w14:paraId="1C7C894D" w14:textId="77777777" w:rsidR="0054630E" w:rsidRDefault="0054630E">
      <w:pPr>
        <w:rPr>
          <w:rFonts w:ascii="楷体" w:eastAsia="楷体" w:hAnsi="楷体" w:hint="eastAsia"/>
          <w:szCs w:val="22"/>
        </w:rPr>
      </w:pPr>
    </w:p>
    <w:p w14:paraId="11AA6A2B" w14:textId="77777777" w:rsidR="0054630E" w:rsidRPr="00547A82" w:rsidRDefault="0054630E">
      <w:pPr>
        <w:rPr>
          <w:rFonts w:ascii="楷体" w:eastAsia="楷体" w:hAnsi="楷体" w:hint="eastAsia"/>
          <w:szCs w:val="22"/>
        </w:rPr>
      </w:pPr>
    </w:p>
    <w:tbl>
      <w:tblPr>
        <w:tblStyle w:val="ab"/>
        <w:tblW w:w="0" w:type="auto"/>
        <w:tblLook w:val="04A0" w:firstRow="1" w:lastRow="0" w:firstColumn="1" w:lastColumn="0" w:noHBand="0" w:noVBand="1"/>
      </w:tblPr>
      <w:tblGrid>
        <w:gridCol w:w="1981"/>
        <w:gridCol w:w="1945"/>
        <w:gridCol w:w="2159"/>
        <w:gridCol w:w="2211"/>
      </w:tblGrid>
      <w:tr w:rsidR="00E95841" w:rsidRPr="0077393B" w14:paraId="54F06888" w14:textId="77777777">
        <w:trPr>
          <w:trHeight w:val="330"/>
        </w:trPr>
        <w:tc>
          <w:tcPr>
            <w:tcW w:w="2620" w:type="dxa"/>
          </w:tcPr>
          <w:p w14:paraId="34D66C8B"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对比维度</w:t>
            </w:r>
          </w:p>
        </w:tc>
        <w:tc>
          <w:tcPr>
            <w:tcW w:w="2620" w:type="dxa"/>
          </w:tcPr>
          <w:p w14:paraId="210ED61B"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OBO (板载光学)</w:t>
            </w:r>
          </w:p>
        </w:tc>
        <w:tc>
          <w:tcPr>
            <w:tcW w:w="2620" w:type="dxa"/>
          </w:tcPr>
          <w:p w14:paraId="513899D5"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NPO (近封装光学)</w:t>
            </w:r>
          </w:p>
        </w:tc>
        <w:tc>
          <w:tcPr>
            <w:tcW w:w="2620" w:type="dxa"/>
          </w:tcPr>
          <w:p w14:paraId="037259EC"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CPO (共封装光学)</w:t>
            </w:r>
          </w:p>
        </w:tc>
      </w:tr>
      <w:tr w:rsidR="00E95841" w:rsidRPr="0077393B" w14:paraId="7E10573E" w14:textId="77777777">
        <w:trPr>
          <w:trHeight w:val="855"/>
        </w:trPr>
        <w:tc>
          <w:tcPr>
            <w:tcW w:w="2620" w:type="dxa"/>
          </w:tcPr>
          <w:p w14:paraId="25E71348"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核心特点</w:t>
            </w:r>
          </w:p>
        </w:tc>
        <w:tc>
          <w:tcPr>
            <w:tcW w:w="2620" w:type="dxa"/>
          </w:tcPr>
          <w:p w14:paraId="2CDB7DE2" w14:textId="77777777" w:rsidR="00E95841" w:rsidRPr="0077393B" w:rsidRDefault="00E95841">
            <w:pPr>
              <w:spacing w:after="0" w:line="240" w:lineRule="auto"/>
              <w:rPr>
                <w:rFonts w:ascii="楷体" w:eastAsia="楷体" w:hAnsi="楷体" w:hint="eastAsia"/>
                <w:sz w:val="21"/>
                <w:szCs w:val="21"/>
              </w:rPr>
            </w:pPr>
            <w:hyperlink r:id="rId28" w:tgtFrame="_blank" w:history="1">
              <w:r w:rsidRPr="0077393B">
                <w:rPr>
                  <w:rStyle w:val="ac"/>
                  <w:rFonts w:ascii="楷体" w:eastAsia="楷体" w:hAnsi="楷体"/>
                  <w:color w:val="auto"/>
                  <w:sz w:val="21"/>
                  <w:szCs w:val="21"/>
                  <w:u w:val="none"/>
                </w:rPr>
                <w:t>光引擎位于PCB基板上，围绕主芯片。</w:t>
              </w:r>
            </w:hyperlink>
          </w:p>
        </w:tc>
        <w:tc>
          <w:tcPr>
            <w:tcW w:w="2620" w:type="dxa"/>
          </w:tcPr>
          <w:p w14:paraId="7B7920F0" w14:textId="77777777" w:rsidR="00E95841" w:rsidRPr="0077393B" w:rsidRDefault="00E95841">
            <w:pPr>
              <w:spacing w:after="0" w:line="240" w:lineRule="auto"/>
              <w:rPr>
                <w:rFonts w:ascii="楷体" w:eastAsia="楷体" w:hAnsi="楷体" w:hint="eastAsia"/>
                <w:sz w:val="21"/>
                <w:szCs w:val="21"/>
              </w:rPr>
            </w:pPr>
            <w:hyperlink r:id="rId29" w:tgtFrame="_blank" w:history="1">
              <w:r w:rsidRPr="0077393B">
                <w:rPr>
                  <w:rStyle w:val="ac"/>
                  <w:rFonts w:ascii="楷体" w:eastAsia="楷体" w:hAnsi="楷体"/>
                  <w:color w:val="auto"/>
                  <w:sz w:val="21"/>
                  <w:szCs w:val="21"/>
                  <w:u w:val="none"/>
                </w:rPr>
                <w:t>光引擎位于封装基板上，与主芯片并排放置。</w:t>
              </w:r>
            </w:hyperlink>
          </w:p>
        </w:tc>
        <w:tc>
          <w:tcPr>
            <w:tcW w:w="2620" w:type="dxa"/>
          </w:tcPr>
          <w:p w14:paraId="70F18F38"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光引擎与主芯片</w:t>
            </w:r>
            <w:r w:rsidRPr="0077393B">
              <w:rPr>
                <w:rFonts w:ascii="楷体" w:eastAsia="楷体" w:hAnsi="楷体"/>
                <w:bCs/>
                <w:sz w:val="21"/>
                <w:szCs w:val="21"/>
              </w:rPr>
              <w:t>共基板封装</w:t>
            </w:r>
            <w:r w:rsidRPr="0077393B">
              <w:rPr>
                <w:rFonts w:ascii="楷体" w:eastAsia="楷体" w:hAnsi="楷体"/>
                <w:sz w:val="21"/>
                <w:szCs w:val="21"/>
              </w:rPr>
              <w:t>，距离极短。</w:t>
            </w:r>
          </w:p>
        </w:tc>
      </w:tr>
      <w:tr w:rsidR="00E95841" w:rsidRPr="0077393B" w14:paraId="0843ED90" w14:textId="77777777">
        <w:trPr>
          <w:trHeight w:val="660"/>
        </w:trPr>
        <w:tc>
          <w:tcPr>
            <w:tcW w:w="2620" w:type="dxa"/>
          </w:tcPr>
          <w:p w14:paraId="53EFE81F"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电信号传输距离</w:t>
            </w:r>
          </w:p>
        </w:tc>
        <w:tc>
          <w:tcPr>
            <w:tcW w:w="2620" w:type="dxa"/>
          </w:tcPr>
          <w:p w14:paraId="35A8DE2E" w14:textId="77777777" w:rsidR="00E95841" w:rsidRPr="0077393B" w:rsidRDefault="00E95841">
            <w:pPr>
              <w:spacing w:after="0" w:line="240" w:lineRule="auto"/>
              <w:rPr>
                <w:rFonts w:ascii="楷体" w:eastAsia="楷体" w:hAnsi="楷体" w:hint="eastAsia"/>
                <w:sz w:val="21"/>
                <w:szCs w:val="21"/>
              </w:rPr>
            </w:pPr>
            <w:hyperlink r:id="rId30" w:tgtFrame="_blank" w:history="1">
              <w:r w:rsidRPr="0077393B">
                <w:rPr>
                  <w:rStyle w:val="ac"/>
                  <w:rFonts w:ascii="楷体" w:eastAsia="楷体" w:hAnsi="楷体"/>
                  <w:color w:val="auto"/>
                  <w:sz w:val="21"/>
                  <w:szCs w:val="21"/>
                  <w:u w:val="none"/>
                </w:rPr>
                <w:t>较长，需穿越整个PCB板。</w:t>
              </w:r>
            </w:hyperlink>
          </w:p>
        </w:tc>
        <w:tc>
          <w:tcPr>
            <w:tcW w:w="2620" w:type="dxa"/>
          </w:tcPr>
          <w:p w14:paraId="2A605A49" w14:textId="77777777" w:rsidR="00E95841" w:rsidRPr="0077393B" w:rsidRDefault="00E95841">
            <w:pPr>
              <w:spacing w:after="0" w:line="240" w:lineRule="auto"/>
              <w:rPr>
                <w:rFonts w:ascii="楷体" w:eastAsia="楷体" w:hAnsi="楷体" w:hint="eastAsia"/>
                <w:sz w:val="21"/>
                <w:szCs w:val="21"/>
              </w:rPr>
            </w:pPr>
            <w:hyperlink r:id="rId31" w:tgtFrame="_blank" w:history="1">
              <w:r w:rsidRPr="0077393B">
                <w:rPr>
                  <w:rStyle w:val="ac"/>
                  <w:rFonts w:ascii="楷体" w:eastAsia="楷体" w:hAnsi="楷体"/>
                  <w:color w:val="auto"/>
                  <w:sz w:val="21"/>
                  <w:szCs w:val="21"/>
                  <w:u w:val="none"/>
                </w:rPr>
                <w:t>约150mm，通过封装基板连接。</w:t>
              </w:r>
            </w:hyperlink>
          </w:p>
        </w:tc>
        <w:tc>
          <w:tcPr>
            <w:tcW w:w="2620" w:type="dxa"/>
          </w:tcPr>
          <w:p w14:paraId="4D74789D"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小于50mm</w:t>
            </w:r>
            <w:r w:rsidRPr="0077393B">
              <w:rPr>
                <w:rFonts w:ascii="楷体" w:eastAsia="楷体" w:hAnsi="楷体"/>
                <w:sz w:val="21"/>
                <w:szCs w:val="21"/>
              </w:rPr>
              <w:t>，链路最短，损耗最低。</w:t>
            </w:r>
          </w:p>
        </w:tc>
      </w:tr>
      <w:tr w:rsidR="00E95841" w:rsidRPr="0077393B" w14:paraId="42FC6582" w14:textId="77777777">
        <w:trPr>
          <w:trHeight w:val="660"/>
        </w:trPr>
        <w:tc>
          <w:tcPr>
            <w:tcW w:w="2620" w:type="dxa"/>
          </w:tcPr>
          <w:p w14:paraId="30FD6E94"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代表功耗水平 (1.6T端口)</w:t>
            </w:r>
          </w:p>
        </w:tc>
        <w:tc>
          <w:tcPr>
            <w:tcW w:w="2620" w:type="dxa"/>
          </w:tcPr>
          <w:p w14:paraId="0587DF43"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介于可插拔与NPO之间。</w:t>
            </w:r>
          </w:p>
        </w:tc>
        <w:tc>
          <w:tcPr>
            <w:tcW w:w="2620" w:type="dxa"/>
          </w:tcPr>
          <w:p w14:paraId="488CC95B"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介于OBO与CPO之间。</w:t>
            </w:r>
          </w:p>
        </w:tc>
        <w:tc>
          <w:tcPr>
            <w:tcW w:w="2620" w:type="dxa"/>
          </w:tcPr>
          <w:p w14:paraId="5C1594DA" w14:textId="77777777" w:rsidR="00E95841" w:rsidRPr="0077393B" w:rsidRDefault="00E95841">
            <w:pPr>
              <w:spacing w:after="0" w:line="240" w:lineRule="auto"/>
              <w:rPr>
                <w:rFonts w:ascii="楷体" w:eastAsia="楷体" w:hAnsi="楷体" w:hint="eastAsia"/>
                <w:sz w:val="21"/>
                <w:szCs w:val="21"/>
              </w:rPr>
            </w:pPr>
            <w:hyperlink r:id="rId32" w:tgtFrame="_blank" w:history="1">
              <w:r w:rsidRPr="0077393B">
                <w:rPr>
                  <w:rStyle w:val="ac"/>
                  <w:rFonts w:ascii="楷体" w:eastAsia="楷体" w:hAnsi="楷体"/>
                  <w:color w:val="auto"/>
                  <w:sz w:val="21"/>
                  <w:szCs w:val="21"/>
                  <w:u w:val="none"/>
                </w:rPr>
                <w:t>约9W</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(传统可插拔方案为30W)，降低约70%。</w:t>
              </w:r>
            </w:hyperlink>
          </w:p>
        </w:tc>
      </w:tr>
      <w:tr w:rsidR="00E95841" w:rsidRPr="0077393B" w14:paraId="0B777ECA" w14:textId="77777777">
        <w:trPr>
          <w:trHeight w:val="855"/>
        </w:trPr>
        <w:tc>
          <w:tcPr>
            <w:tcW w:w="2620" w:type="dxa"/>
          </w:tcPr>
          <w:p w14:paraId="67CEFECC"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能效提升 (相对可插拔)</w:t>
            </w:r>
          </w:p>
        </w:tc>
        <w:tc>
          <w:tcPr>
            <w:tcW w:w="2620" w:type="dxa"/>
          </w:tcPr>
          <w:p w14:paraId="0B11B865" w14:textId="77777777" w:rsidR="00E95841" w:rsidRPr="0077393B" w:rsidRDefault="00E95841">
            <w:pPr>
              <w:spacing w:after="0" w:line="240" w:lineRule="auto"/>
              <w:rPr>
                <w:rFonts w:ascii="楷体" w:eastAsia="楷体" w:hAnsi="楷体" w:hint="eastAsia"/>
                <w:sz w:val="21"/>
                <w:szCs w:val="21"/>
              </w:rPr>
            </w:pPr>
            <w:hyperlink r:id="rId33" w:tgtFrame="_blank" w:history="1">
              <w:r w:rsidRPr="0077393B">
                <w:rPr>
                  <w:rStyle w:val="ac"/>
                  <w:rFonts w:ascii="楷体" w:eastAsia="楷体" w:hAnsi="楷体"/>
                  <w:color w:val="auto"/>
                  <w:sz w:val="21"/>
                  <w:szCs w:val="21"/>
                  <w:u w:val="none"/>
                </w:rPr>
                <w:t>较显著，主要节省了长距离PCB走线损耗。</w:t>
              </w:r>
            </w:hyperlink>
          </w:p>
        </w:tc>
        <w:tc>
          <w:tcPr>
            <w:tcW w:w="2620" w:type="dxa"/>
          </w:tcPr>
          <w:p w14:paraId="41DBBDD4" w14:textId="77777777" w:rsidR="00E95841" w:rsidRPr="0077393B" w:rsidRDefault="00E95841">
            <w:pPr>
              <w:spacing w:after="0" w:line="240" w:lineRule="auto"/>
              <w:rPr>
                <w:rFonts w:ascii="楷体" w:eastAsia="楷体" w:hAnsi="楷体" w:hint="eastAsia"/>
                <w:sz w:val="21"/>
                <w:szCs w:val="21"/>
              </w:rPr>
            </w:pPr>
            <w:hyperlink r:id="rId34" w:tgtFrame="_blank" w:history="1">
              <w:r w:rsidRPr="0077393B">
                <w:rPr>
                  <w:rStyle w:val="ac"/>
                  <w:rFonts w:ascii="楷体" w:eastAsia="楷体" w:hAnsi="楷体"/>
                  <w:color w:val="auto"/>
                  <w:sz w:val="21"/>
                  <w:szCs w:val="21"/>
                  <w:u w:val="none"/>
                </w:rPr>
                <w:t>较好，功耗降低约50%。</w:t>
              </w:r>
            </w:hyperlink>
          </w:p>
        </w:tc>
        <w:tc>
          <w:tcPr>
            <w:tcW w:w="2620" w:type="dxa"/>
          </w:tcPr>
          <w:p w14:paraId="260E3E44" w14:textId="77777777" w:rsidR="00E95841" w:rsidRPr="0077393B" w:rsidRDefault="00E95841">
            <w:pPr>
              <w:spacing w:after="0" w:line="240" w:lineRule="auto"/>
              <w:rPr>
                <w:rFonts w:ascii="楷体" w:eastAsia="楷体" w:hAnsi="楷体" w:hint="eastAsia"/>
                <w:sz w:val="21"/>
                <w:szCs w:val="21"/>
              </w:rPr>
            </w:pPr>
            <w:hyperlink r:id="rId35" w:tgtFrame="_blank" w:history="1">
              <w:r w:rsidRPr="0077393B">
                <w:rPr>
                  <w:rStyle w:val="ac"/>
                  <w:rFonts w:ascii="楷体" w:eastAsia="楷体" w:hAnsi="楷体"/>
                  <w:color w:val="auto"/>
                  <w:sz w:val="21"/>
                  <w:szCs w:val="21"/>
                  <w:u w:val="none"/>
                </w:rPr>
                <w:t>最佳，单端口能耗降低60%-68%</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(800G) 至70%</w:t>
              </w:r>
              <w:r w:rsidRPr="0077393B">
                <w:rPr>
                  <w:rStyle w:val="ac"/>
                  <w:rFonts w:ascii="Calibri" w:eastAsia="楷体" w:hAnsi="Calibri" w:cs="Calibri"/>
                  <w:color w:val="auto"/>
                  <w:sz w:val="21"/>
                  <w:szCs w:val="21"/>
                  <w:u w:val="none"/>
                </w:rPr>
                <w:t> </w:t>
              </w:r>
              <w:r w:rsidRPr="0077393B">
                <w:rPr>
                  <w:rStyle w:val="ac"/>
                  <w:rFonts w:ascii="楷体" w:eastAsia="楷体" w:hAnsi="楷体"/>
                  <w:color w:val="auto"/>
                  <w:sz w:val="21"/>
                  <w:szCs w:val="21"/>
                  <w:u w:val="none"/>
                </w:rPr>
                <w:t>(1.6T)。</w:t>
              </w:r>
            </w:hyperlink>
          </w:p>
        </w:tc>
      </w:tr>
      <w:tr w:rsidR="00E95841" w:rsidRPr="0077393B" w14:paraId="4F736128" w14:textId="77777777">
        <w:trPr>
          <w:trHeight w:val="1320"/>
        </w:trPr>
        <w:tc>
          <w:tcPr>
            <w:tcW w:w="2620" w:type="dxa"/>
          </w:tcPr>
          <w:p w14:paraId="0247B4D2"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成本与定位</w:t>
            </w:r>
          </w:p>
        </w:tc>
        <w:tc>
          <w:tcPr>
            <w:tcW w:w="2620" w:type="dxa"/>
          </w:tcPr>
          <w:p w14:paraId="13F0A0ED"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集成度较低，是实现板上光互联的早期尝试。</w:t>
            </w:r>
          </w:p>
        </w:tc>
        <w:tc>
          <w:tcPr>
            <w:tcW w:w="2620" w:type="dxa"/>
          </w:tcPr>
          <w:p w14:paraId="115A6644"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当前商业化首选</w:t>
            </w:r>
            <w:r w:rsidRPr="0077393B">
              <w:rPr>
                <w:rFonts w:ascii="楷体" w:eastAsia="楷体" w:hAnsi="楷体"/>
                <w:sz w:val="21"/>
                <w:szCs w:val="21"/>
              </w:rPr>
              <w:t>，平衡了性能、成本与供应链成熟度，被视作向CPO演进的</w:t>
            </w:r>
            <w:r w:rsidRPr="0077393B">
              <w:rPr>
                <w:rFonts w:ascii="楷体" w:eastAsia="楷体" w:hAnsi="楷体"/>
                <w:bCs/>
                <w:sz w:val="21"/>
                <w:szCs w:val="21"/>
              </w:rPr>
              <w:t>过渡方案</w:t>
            </w:r>
            <w:r w:rsidRPr="0077393B">
              <w:rPr>
                <w:rFonts w:ascii="楷体" w:eastAsia="楷体" w:hAnsi="楷体"/>
                <w:sz w:val="21"/>
                <w:szCs w:val="21"/>
              </w:rPr>
              <w:t>。</w:t>
            </w:r>
          </w:p>
        </w:tc>
        <w:tc>
          <w:tcPr>
            <w:tcW w:w="2620" w:type="dxa"/>
          </w:tcPr>
          <w:p w14:paraId="5411F1BA"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终极发展方向</w:t>
            </w:r>
            <w:r w:rsidRPr="0077393B">
              <w:rPr>
                <w:rFonts w:ascii="楷体" w:eastAsia="楷体" w:hAnsi="楷体"/>
                <w:sz w:val="21"/>
                <w:szCs w:val="21"/>
              </w:rPr>
              <w:t>，性能最优但技术壁垒高、前期成本昂贵，是面向未来的</w:t>
            </w:r>
            <w:r w:rsidRPr="0077393B">
              <w:rPr>
                <w:rFonts w:ascii="楷体" w:eastAsia="楷体" w:hAnsi="楷体"/>
                <w:bCs/>
                <w:sz w:val="21"/>
                <w:szCs w:val="21"/>
              </w:rPr>
              <w:t>高端刚需方案</w:t>
            </w:r>
            <w:r w:rsidRPr="0077393B">
              <w:rPr>
                <w:rFonts w:ascii="楷体" w:eastAsia="楷体" w:hAnsi="楷体"/>
                <w:sz w:val="21"/>
                <w:szCs w:val="21"/>
              </w:rPr>
              <w:t>。</w:t>
            </w:r>
          </w:p>
        </w:tc>
      </w:tr>
      <w:tr w:rsidR="00E95841" w:rsidRPr="0077393B" w14:paraId="0DC28DD1" w14:textId="77777777">
        <w:trPr>
          <w:trHeight w:val="1320"/>
        </w:trPr>
        <w:tc>
          <w:tcPr>
            <w:tcW w:w="2620" w:type="dxa"/>
          </w:tcPr>
          <w:p w14:paraId="18632DA6"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商业化现状</w:t>
            </w:r>
          </w:p>
        </w:tc>
        <w:tc>
          <w:tcPr>
            <w:tcW w:w="2620" w:type="dxa"/>
          </w:tcPr>
          <w:p w14:paraId="2FDB0549" w14:textId="77777777" w:rsidR="00E95841" w:rsidRPr="0077393B" w:rsidRDefault="00CA16CA">
            <w:pPr>
              <w:spacing w:after="0" w:line="240" w:lineRule="auto"/>
              <w:rPr>
                <w:rFonts w:ascii="楷体" w:eastAsia="楷体" w:hAnsi="楷体" w:hint="eastAsia"/>
                <w:sz w:val="21"/>
                <w:szCs w:val="21"/>
              </w:rPr>
            </w:pPr>
            <w:r w:rsidRPr="0077393B">
              <w:rPr>
                <w:rFonts w:ascii="楷体" w:eastAsia="楷体" w:hAnsi="楷体"/>
                <w:sz w:val="21"/>
                <w:szCs w:val="21"/>
              </w:rPr>
              <w:t>相对较早的概念，已有产品应用。</w:t>
            </w:r>
          </w:p>
        </w:tc>
        <w:tc>
          <w:tcPr>
            <w:tcW w:w="2620" w:type="dxa"/>
          </w:tcPr>
          <w:p w14:paraId="00667C0B" w14:textId="77777777" w:rsidR="00E95841" w:rsidRPr="0077393B" w:rsidRDefault="00E95841">
            <w:pPr>
              <w:spacing w:after="0" w:line="240" w:lineRule="auto"/>
              <w:rPr>
                <w:rFonts w:ascii="楷体" w:eastAsia="楷体" w:hAnsi="楷体" w:hint="eastAsia"/>
                <w:sz w:val="21"/>
                <w:szCs w:val="21"/>
              </w:rPr>
            </w:pPr>
            <w:hyperlink r:id="rId36" w:tgtFrame="_blank" w:history="1">
              <w:r w:rsidRPr="0077393B">
                <w:rPr>
                  <w:rStyle w:val="ac"/>
                  <w:rFonts w:ascii="楷体" w:eastAsia="楷体" w:hAnsi="楷体"/>
                  <w:color w:val="auto"/>
                  <w:sz w:val="21"/>
                  <w:szCs w:val="21"/>
                  <w:u w:val="none"/>
                </w:rPr>
                <w:t>进入规模化商用阶段，已获得谷歌、亚马逊等云巨头大批量订单 (如1.6TNPO)。</w:t>
              </w:r>
            </w:hyperlink>
          </w:p>
        </w:tc>
        <w:tc>
          <w:tcPr>
            <w:tcW w:w="2620" w:type="dxa"/>
          </w:tcPr>
          <w:p w14:paraId="76B16026" w14:textId="77777777" w:rsidR="00E95841" w:rsidRPr="0077393B" w:rsidRDefault="00CA16CA">
            <w:pPr>
              <w:spacing w:after="0" w:line="240" w:lineRule="auto"/>
              <w:rPr>
                <w:rFonts w:ascii="楷体" w:eastAsia="楷体" w:hAnsi="楷体" w:hint="eastAsia"/>
                <w:b/>
                <w:bCs/>
                <w:sz w:val="21"/>
                <w:szCs w:val="21"/>
              </w:rPr>
            </w:pPr>
            <w:r w:rsidRPr="0077393B">
              <w:rPr>
                <w:rFonts w:ascii="楷体" w:eastAsia="楷体" w:hAnsi="楷体"/>
                <w:bCs/>
                <w:sz w:val="21"/>
                <w:szCs w:val="21"/>
              </w:rPr>
              <w:t>产业化元年 (2026年)</w:t>
            </w:r>
            <w:r w:rsidRPr="0077393B">
              <w:rPr>
                <w:rFonts w:ascii="楷体" w:eastAsia="楷体" w:hAnsi="楷体"/>
                <w:sz w:val="21"/>
                <w:szCs w:val="21"/>
              </w:rPr>
              <w:t>，主要厂商积极布局，但大规模成熟商用预计在2027年及以后。</w:t>
            </w:r>
          </w:p>
        </w:tc>
      </w:tr>
    </w:tbl>
    <w:p w14:paraId="25A6479C" w14:textId="423E91C1" w:rsidR="00E95841" w:rsidRPr="0077393B" w:rsidRDefault="00CA16CA" w:rsidP="00445A8A">
      <w:pPr>
        <w:ind w:firstLineChars="200" w:firstLine="560"/>
        <w:rPr>
          <w:rFonts w:ascii="楷体" w:eastAsia="楷体" w:hAnsi="楷体" w:hint="eastAsia"/>
          <w:sz w:val="28"/>
          <w:szCs w:val="28"/>
        </w:rPr>
      </w:pPr>
      <w:r w:rsidRPr="0077393B">
        <w:rPr>
          <w:rFonts w:ascii="楷体" w:eastAsia="楷体" w:hAnsi="楷体" w:hint="eastAsia"/>
          <w:sz w:val="28"/>
          <w:szCs w:val="28"/>
        </w:rPr>
        <w:t>CPO突破的影响和硅光类似，会导致价值链</w:t>
      </w:r>
      <w:r w:rsidR="00F5771B" w:rsidRPr="0077393B">
        <w:rPr>
          <w:rFonts w:ascii="楷体" w:eastAsia="楷体" w:hAnsi="楷体" w:hint="eastAsia"/>
          <w:sz w:val="28"/>
          <w:szCs w:val="28"/>
        </w:rPr>
        <w:t>向</w:t>
      </w:r>
      <w:r w:rsidRPr="0077393B">
        <w:rPr>
          <w:rFonts w:ascii="楷体" w:eastAsia="楷体" w:hAnsi="楷体" w:hint="eastAsia"/>
          <w:sz w:val="28"/>
          <w:szCs w:val="28"/>
        </w:rPr>
        <w:t>具备高功率CW制造能力，晶圆封装能力和硅光芯片制造能力的企业转移。传统光模块/光芯片企业会面临较大打击。下游云服务商和系统集成商议价能力得以增强，并且得以降低AIDC功耗和成本。但是这一过程并非一蹴而就，LPO/NPO作为过渡时期的答案会首先受益。</w:t>
      </w:r>
    </w:p>
    <w:p w14:paraId="7715EF54" w14:textId="195417F8" w:rsidR="00E95841" w:rsidRPr="0044789F" w:rsidRDefault="00674EB7" w:rsidP="004A1FA4">
      <w:pPr>
        <w:pStyle w:val="4"/>
        <w:rPr>
          <w:rFonts w:hint="eastAsia"/>
          <w:color w:val="auto"/>
        </w:rPr>
      </w:pPr>
      <w:r w:rsidRPr="0044789F">
        <w:rPr>
          <w:rFonts w:ascii="楷体" w:eastAsia="楷体" w:hAnsi="楷体" w:hint="eastAsia"/>
          <w:b/>
          <w:color w:val="auto"/>
        </w:rPr>
        <w:t>V. OCS</w:t>
      </w:r>
    </w:p>
    <w:p w14:paraId="1F8B6A8B" w14:textId="305E0EF6" w:rsidR="00E95841" w:rsidRPr="003923CB" w:rsidRDefault="00CA16CA"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OCS</w:t>
      </w:r>
      <w:r w:rsidRPr="003923CB">
        <w:rPr>
          <w:rFonts w:ascii="楷体" w:eastAsia="楷体" w:hAnsi="楷体"/>
          <w:sz w:val="28"/>
          <w:szCs w:val="28"/>
        </w:rPr>
        <w:t>（Optical Circuit Switch，光电路交换机）</w:t>
      </w:r>
      <w:r w:rsidR="00995B75" w:rsidRPr="003923CB">
        <w:rPr>
          <w:rFonts w:ascii="楷体" w:eastAsia="楷体" w:hAnsi="楷体" w:hint="eastAsia"/>
          <w:sz w:val="28"/>
          <w:szCs w:val="28"/>
        </w:rPr>
        <w:t>（主要在Scale out，Scale up不可用，Scale Across可能可用</w:t>
      </w:r>
      <w:r w:rsidR="00933467" w:rsidRPr="003923CB">
        <w:rPr>
          <w:rFonts w:ascii="楷体" w:eastAsia="楷体" w:hAnsi="楷体" w:hint="eastAsia"/>
          <w:sz w:val="28"/>
          <w:szCs w:val="28"/>
        </w:rPr>
        <w:t>，处于试验阶段</w:t>
      </w:r>
      <w:r w:rsidR="00995B75" w:rsidRPr="003923CB">
        <w:rPr>
          <w:rFonts w:ascii="楷体" w:eastAsia="楷体" w:hAnsi="楷体" w:hint="eastAsia"/>
          <w:sz w:val="28"/>
          <w:szCs w:val="28"/>
        </w:rPr>
        <w:t>）</w:t>
      </w:r>
      <w:r w:rsidRPr="003923CB">
        <w:rPr>
          <w:rFonts w:ascii="楷体" w:eastAsia="楷体" w:hAnsi="楷体"/>
          <w:sz w:val="28"/>
          <w:szCs w:val="28"/>
        </w:rPr>
        <w:t>是一种在全光域直接完成信号交换的设备</w:t>
      </w:r>
      <w:r w:rsidRPr="003923CB">
        <w:rPr>
          <w:rFonts w:ascii="楷体" w:eastAsia="楷体" w:hAnsi="楷体" w:hint="eastAsia"/>
          <w:sz w:val="28"/>
          <w:szCs w:val="28"/>
        </w:rPr>
        <w:t>，主要用于柜间交流和集群间交流。</w:t>
      </w:r>
    </w:p>
    <w:p w14:paraId="4283283E" w14:textId="55A80771" w:rsidR="00E95841" w:rsidRPr="003923CB" w:rsidRDefault="00CA16CA" w:rsidP="00445A8A">
      <w:pPr>
        <w:ind w:firstLineChars="200" w:firstLine="560"/>
        <w:rPr>
          <w:rFonts w:ascii="楷体" w:eastAsia="楷体" w:hAnsi="楷体" w:hint="eastAsia"/>
          <w:sz w:val="28"/>
          <w:szCs w:val="28"/>
        </w:rPr>
      </w:pPr>
      <w:r w:rsidRPr="003923CB">
        <w:rPr>
          <w:rFonts w:ascii="楷体" w:eastAsia="楷体" w:hAnsi="楷体"/>
          <w:sz w:val="28"/>
          <w:szCs w:val="28"/>
        </w:rPr>
        <w:lastRenderedPageBreak/>
        <w:t>与传统电</w:t>
      </w:r>
      <w:r w:rsidRPr="003923CB">
        <w:rPr>
          <w:rFonts w:ascii="楷体" w:eastAsia="楷体" w:hAnsi="楷体"/>
          <w:sz w:val="28"/>
          <w:szCs w:val="28"/>
          <w:highlight w:val="yellow"/>
        </w:rPr>
        <w:t>交换机</w:t>
      </w:r>
      <w:r w:rsidRPr="003923CB">
        <w:rPr>
          <w:rFonts w:ascii="楷体" w:eastAsia="楷体" w:hAnsi="楷体" w:hint="eastAsia"/>
          <w:sz w:val="28"/>
          <w:szCs w:val="28"/>
        </w:rPr>
        <w:t>相比，其没有光电转换过程</w:t>
      </w:r>
      <w:r w:rsidR="00DB35A9" w:rsidRPr="003923CB">
        <w:rPr>
          <w:rFonts w:ascii="楷体" w:eastAsia="楷体" w:hAnsi="楷体" w:hint="eastAsia"/>
          <w:sz w:val="28"/>
          <w:szCs w:val="28"/>
        </w:rPr>
        <w:t>（</w:t>
      </w:r>
      <w:r w:rsidR="0045147C">
        <w:rPr>
          <w:rFonts w:ascii="楷体" w:eastAsia="楷体" w:hAnsi="楷体" w:hint="eastAsia"/>
          <w:sz w:val="28"/>
          <w:szCs w:val="28"/>
        </w:rPr>
        <w:t>相当于在柜间阶段和集群阶段取代了传统电交换机</w:t>
      </w:r>
      <w:r w:rsidR="00DB35A9" w:rsidRPr="003923CB">
        <w:rPr>
          <w:rFonts w:ascii="楷体" w:eastAsia="楷体" w:hAnsi="楷体" w:hint="eastAsia"/>
          <w:sz w:val="28"/>
          <w:szCs w:val="28"/>
        </w:rPr>
        <w:t>，但是</w:t>
      </w:r>
      <w:r w:rsidR="0045147C">
        <w:rPr>
          <w:rFonts w:ascii="楷体" w:eastAsia="楷体" w:hAnsi="楷体" w:hint="eastAsia"/>
          <w:sz w:val="28"/>
          <w:szCs w:val="28"/>
        </w:rPr>
        <w:t>柜内</w:t>
      </w:r>
      <w:r w:rsidR="00DB35A9" w:rsidRPr="003923CB">
        <w:rPr>
          <w:rFonts w:ascii="楷体" w:eastAsia="楷体" w:hAnsi="楷体" w:hint="eastAsia"/>
          <w:sz w:val="28"/>
          <w:szCs w:val="28"/>
        </w:rPr>
        <w:t>通信还是有光电过程）</w:t>
      </w:r>
      <w:r w:rsidRPr="003923CB">
        <w:rPr>
          <w:rFonts w:ascii="楷体" w:eastAsia="楷体" w:hAnsi="楷体" w:hint="eastAsia"/>
          <w:sz w:val="28"/>
          <w:szCs w:val="28"/>
        </w:rPr>
        <w:t>，只靠MEMS微镜</w:t>
      </w:r>
      <w:r w:rsidR="00DB35A9" w:rsidRPr="003923CB">
        <w:rPr>
          <w:rFonts w:ascii="楷体" w:eastAsia="楷体" w:hAnsi="楷体" w:hint="eastAsia"/>
          <w:sz w:val="28"/>
          <w:szCs w:val="28"/>
        </w:rPr>
        <w:t>等技术</w:t>
      </w:r>
      <w:r w:rsidRPr="003923CB">
        <w:rPr>
          <w:rFonts w:ascii="楷体" w:eastAsia="楷体" w:hAnsi="楷体" w:hint="eastAsia"/>
          <w:sz w:val="28"/>
          <w:szCs w:val="28"/>
        </w:rPr>
        <w:t>实现信号偏转。因而能耗延迟更低。通过消除OEO过程，OCS可以整体端口能耗80-90%，降低整网能耗至少20-30%，延迟趋近于物理极限。且支持多种速率的光模块，更换硬件的需求更小。</w:t>
      </w:r>
    </w:p>
    <w:p w14:paraId="24125501" w14:textId="707D50DE" w:rsidR="00C77DE1" w:rsidRPr="003923CB" w:rsidRDefault="00770717"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根据讯石光通信调研，</w:t>
      </w:r>
      <w:r w:rsidR="004E2EAC" w:rsidRPr="003923CB">
        <w:rPr>
          <w:rFonts w:ascii="楷体" w:eastAsia="楷体" w:hAnsi="楷体"/>
          <w:sz w:val="28"/>
          <w:szCs w:val="28"/>
        </w:rPr>
        <w:t>从技术演进路径来看，当前OCS主要依托MEMS、液晶、压电陶瓷及硅光波导等方案并行发展，其中MEMS方案凭借谷歌的大规模部署验证，商用节奏最快。Lumentum作为MEMS路线的核心外部供应商，其OCS订单积压已突破4亿美元，OCS技术正在北美进入加速放量阶段。液晶方案则以Coherent为代表，已拥有超过10个客户合作项目，其预估潜在增量市场空间超过20亿美元。</w:t>
      </w:r>
      <w:r w:rsidR="00196FB7" w:rsidRPr="003923CB">
        <w:rPr>
          <w:rFonts w:ascii="楷体" w:eastAsia="楷体" w:hAnsi="楷体" w:hint="eastAsia"/>
          <w:sz w:val="28"/>
          <w:szCs w:val="28"/>
        </w:rPr>
        <w:t>单根据近期前线调研，谷歌和英伟达已经就技术路线产生一定</w:t>
      </w:r>
      <w:r w:rsidR="001E4226">
        <w:rPr>
          <w:rFonts w:ascii="楷体" w:eastAsia="楷体" w:hAnsi="楷体" w:hint="eastAsia"/>
          <w:sz w:val="28"/>
          <w:szCs w:val="28"/>
        </w:rPr>
        <w:t>分歧</w:t>
      </w:r>
      <w:r w:rsidR="00196FB7" w:rsidRPr="003923CB">
        <w:rPr>
          <w:rFonts w:ascii="楷体" w:eastAsia="楷体" w:hAnsi="楷体" w:hint="eastAsia"/>
          <w:sz w:val="28"/>
          <w:szCs w:val="28"/>
        </w:rPr>
        <w:t>，谷歌开始偏向硅光波导来获取更低时延和</w:t>
      </w:r>
      <w:r w:rsidR="002628F7" w:rsidRPr="003923CB">
        <w:rPr>
          <w:rFonts w:ascii="楷体" w:eastAsia="楷体" w:hAnsi="楷体" w:hint="eastAsia"/>
          <w:sz w:val="28"/>
          <w:szCs w:val="28"/>
        </w:rPr>
        <w:t>推理</w:t>
      </w:r>
      <w:r w:rsidR="00196FB7" w:rsidRPr="003923CB">
        <w:rPr>
          <w:rFonts w:ascii="楷体" w:eastAsia="楷体" w:hAnsi="楷体" w:hint="eastAsia"/>
          <w:sz w:val="28"/>
          <w:szCs w:val="28"/>
        </w:rPr>
        <w:t>稳定性</w:t>
      </w:r>
      <w:r w:rsidR="00032629" w:rsidRPr="003923CB">
        <w:rPr>
          <w:rFonts w:ascii="楷体" w:eastAsia="楷体" w:hAnsi="楷体" w:hint="eastAsia"/>
          <w:sz w:val="28"/>
          <w:szCs w:val="28"/>
        </w:rPr>
        <w:t>，保证算力不空转</w:t>
      </w:r>
      <w:r w:rsidR="00196FB7" w:rsidRPr="003923CB">
        <w:rPr>
          <w:rFonts w:ascii="楷体" w:eastAsia="楷体" w:hAnsi="楷体" w:hint="eastAsia"/>
          <w:sz w:val="28"/>
          <w:szCs w:val="28"/>
        </w:rPr>
        <w:t>，</w:t>
      </w:r>
      <w:r w:rsidR="00032629" w:rsidRPr="003923CB">
        <w:rPr>
          <w:rFonts w:ascii="楷体" w:eastAsia="楷体" w:hAnsi="楷体" w:hint="eastAsia"/>
          <w:sz w:val="28"/>
          <w:szCs w:val="28"/>
        </w:rPr>
        <w:t>本质是在scale up和scale out的需求。</w:t>
      </w:r>
      <w:r w:rsidR="00196FB7" w:rsidRPr="003923CB">
        <w:rPr>
          <w:rFonts w:ascii="楷体" w:eastAsia="楷体" w:hAnsi="楷体" w:hint="eastAsia"/>
          <w:sz w:val="28"/>
          <w:szCs w:val="28"/>
        </w:rPr>
        <w:t>而英伟达</w:t>
      </w:r>
      <w:r w:rsidR="002628F7" w:rsidRPr="003923CB">
        <w:rPr>
          <w:rFonts w:ascii="楷体" w:eastAsia="楷体" w:hAnsi="楷体" w:hint="eastAsia"/>
          <w:sz w:val="28"/>
          <w:szCs w:val="28"/>
        </w:rPr>
        <w:t xml:space="preserve">更偏向OCS在Scale </w:t>
      </w:r>
      <w:r w:rsidR="00032629" w:rsidRPr="003923CB">
        <w:rPr>
          <w:rFonts w:ascii="楷体" w:eastAsia="楷体" w:hAnsi="楷体" w:hint="eastAsia"/>
          <w:sz w:val="28"/>
          <w:szCs w:val="28"/>
        </w:rPr>
        <w:t>across</w:t>
      </w:r>
      <w:r w:rsidR="002628F7" w:rsidRPr="003923CB">
        <w:rPr>
          <w:rFonts w:ascii="楷体" w:eastAsia="楷体" w:hAnsi="楷体" w:hint="eastAsia"/>
          <w:sz w:val="28"/>
          <w:szCs w:val="28"/>
        </w:rPr>
        <w:t>场景的实现，</w:t>
      </w:r>
      <w:r w:rsidR="00032629" w:rsidRPr="003923CB">
        <w:rPr>
          <w:rFonts w:ascii="楷体" w:eastAsia="楷体" w:hAnsi="楷体" w:hint="eastAsia"/>
          <w:sz w:val="28"/>
          <w:szCs w:val="28"/>
        </w:rPr>
        <w:t>通过在Data center interconnect之间降低成本和提升稳定性，</w:t>
      </w:r>
      <w:r w:rsidR="002628F7" w:rsidRPr="003923CB">
        <w:rPr>
          <w:rFonts w:ascii="楷体" w:eastAsia="楷体" w:hAnsi="楷体" w:hint="eastAsia"/>
          <w:sz w:val="28"/>
          <w:szCs w:val="28"/>
        </w:rPr>
        <w:t>从而更看好MEMS</w:t>
      </w:r>
      <w:r w:rsidR="00EC62DB" w:rsidRPr="003923CB">
        <w:rPr>
          <w:rFonts w:ascii="楷体" w:eastAsia="楷体" w:hAnsi="楷体" w:hint="eastAsia"/>
          <w:sz w:val="28"/>
          <w:szCs w:val="28"/>
        </w:rPr>
        <w:t>方案</w:t>
      </w:r>
      <w:r w:rsidR="00524E1D" w:rsidRPr="003923CB">
        <w:rPr>
          <w:rFonts w:ascii="楷体" w:eastAsia="楷体" w:hAnsi="楷体" w:hint="eastAsia"/>
          <w:sz w:val="28"/>
          <w:szCs w:val="28"/>
        </w:rPr>
        <w:t>。</w:t>
      </w:r>
    </w:p>
    <w:p w14:paraId="21FA5235" w14:textId="62E5C70E" w:rsidR="00E95841" w:rsidRPr="003923CB" w:rsidRDefault="004E2EAC" w:rsidP="00445A8A">
      <w:pPr>
        <w:ind w:firstLineChars="200" w:firstLine="560"/>
        <w:rPr>
          <w:rFonts w:ascii="楷体" w:eastAsia="楷体" w:hAnsi="楷体" w:hint="eastAsia"/>
          <w:sz w:val="28"/>
          <w:szCs w:val="28"/>
        </w:rPr>
      </w:pPr>
      <w:r w:rsidRPr="003923CB">
        <w:rPr>
          <w:rFonts w:ascii="楷体" w:eastAsia="楷体" w:hAnsi="楷体"/>
          <w:sz w:val="28"/>
          <w:szCs w:val="28"/>
        </w:rPr>
        <w:t>从应用场景来看，OCS目前已在北美呈现出三个主要落地方向：一是数据中心脊层替换，可节省约30%资本支出和40%功耗；二是AI集群拓扑重构，目前仅谷歌实现规模化应用；三是Scale-up GPU互联和城域DCI，英伟达等企业已开始探索使用。2026年微</w:t>
      </w:r>
      <w:r w:rsidRPr="003923CB">
        <w:rPr>
          <w:rFonts w:ascii="楷体" w:eastAsia="楷体" w:hAnsi="楷体"/>
          <w:sz w:val="28"/>
          <w:szCs w:val="28"/>
        </w:rPr>
        <w:lastRenderedPageBreak/>
        <w:t>软、Meta等CSP厂商也在积极导入测试，CignalAI预计市场规模从当前的5至6亿美元，到2029年将超过25亿美元。</w:t>
      </w:r>
      <w:r w:rsidRPr="003923CB">
        <w:rPr>
          <w:rFonts w:ascii="楷体" w:eastAsia="楷体" w:hAnsi="楷体" w:hint="eastAsia"/>
          <w:sz w:val="28"/>
          <w:szCs w:val="28"/>
        </w:rPr>
        <w:t>一旦OCS得到推广，上述拥有OCS订单的会率先受益。</w:t>
      </w:r>
    </w:p>
    <w:p w14:paraId="042A4FBE" w14:textId="255B8063" w:rsidR="00F26332" w:rsidRPr="003923CB" w:rsidRDefault="00CA16CA"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OCS利好长距离高速率FR光模块，以及InP方案，因此高速率光模块厂商如中际旭创和新易盛会因此</w:t>
      </w:r>
      <w:r w:rsidR="001E4226">
        <w:rPr>
          <w:rFonts w:ascii="楷体" w:eastAsia="楷体" w:hAnsi="楷体" w:hint="eastAsia"/>
          <w:sz w:val="28"/>
          <w:szCs w:val="28"/>
        </w:rPr>
        <w:t>受</w:t>
      </w:r>
      <w:r w:rsidRPr="003923CB">
        <w:rPr>
          <w:rFonts w:ascii="楷体" w:eastAsia="楷体" w:hAnsi="楷体" w:hint="eastAsia"/>
          <w:sz w:val="28"/>
          <w:szCs w:val="28"/>
        </w:rPr>
        <w:t>益。如果OCS得以大发展，低速率光模块的需求会大幅下降，市场进一步出清，硅光也会部分承压。</w:t>
      </w:r>
    </w:p>
    <w:p w14:paraId="730C16A3" w14:textId="350EC023" w:rsidR="00B87D6F" w:rsidRPr="0044789F" w:rsidRDefault="009403E9" w:rsidP="00445A8A">
      <w:pPr>
        <w:ind w:firstLineChars="200" w:firstLine="560"/>
        <w:rPr>
          <w:rFonts w:ascii="楷体" w:eastAsia="楷体" w:hAnsi="楷体" w:hint="eastAsia"/>
          <w:sz w:val="28"/>
          <w:szCs w:val="28"/>
        </w:rPr>
      </w:pPr>
      <w:r>
        <w:rPr>
          <w:rFonts w:ascii="楷体" w:eastAsia="楷体" w:hAnsi="楷体" w:hint="eastAsia"/>
          <w:sz w:val="28"/>
          <w:szCs w:val="28"/>
        </w:rPr>
        <w:t>根据一些调研纪要，从长期来看，</w:t>
      </w:r>
      <w:r w:rsidR="00B87D6F" w:rsidRPr="003923CB">
        <w:rPr>
          <w:rFonts w:ascii="楷体" w:eastAsia="楷体" w:hAnsi="楷体" w:hint="eastAsia"/>
          <w:sz w:val="28"/>
          <w:szCs w:val="28"/>
        </w:rPr>
        <w:t>目前MEMS方案很容易被，整体还是往硅滤波方向发</w:t>
      </w:r>
      <w:r w:rsidR="00B87D6F" w:rsidRPr="0044789F">
        <w:rPr>
          <w:rFonts w:ascii="楷体" w:eastAsia="楷体" w:hAnsi="楷体" w:hint="eastAsia"/>
          <w:sz w:val="28"/>
          <w:szCs w:val="28"/>
        </w:rPr>
        <w:t>展。</w:t>
      </w:r>
    </w:p>
    <w:p w14:paraId="1F2C33C6" w14:textId="724359C0" w:rsidR="00F26332" w:rsidRPr="0044789F" w:rsidRDefault="00674EB7" w:rsidP="004A1FA4">
      <w:pPr>
        <w:pStyle w:val="4"/>
        <w:rPr>
          <w:rFonts w:hint="eastAsia"/>
          <w:color w:val="auto"/>
        </w:rPr>
      </w:pPr>
      <w:r w:rsidRPr="0044789F">
        <w:rPr>
          <w:rFonts w:ascii="楷体" w:eastAsia="楷体" w:hAnsi="楷体" w:hint="eastAsia"/>
          <w:b/>
          <w:color w:val="auto"/>
        </w:rPr>
        <w:t xml:space="preserve">VI. </w:t>
      </w:r>
      <w:r w:rsidR="00F26332" w:rsidRPr="0044789F">
        <w:rPr>
          <w:rFonts w:ascii="楷体" w:eastAsia="楷体" w:hAnsi="楷体" w:hint="eastAsia"/>
          <w:b/>
          <w:color w:val="auto"/>
        </w:rPr>
        <w:t>MicroLED</w:t>
      </w:r>
    </w:p>
    <w:p w14:paraId="70258FE6" w14:textId="20EC38F3" w:rsidR="00F26332" w:rsidRPr="003923CB" w:rsidRDefault="006E65ED" w:rsidP="00445A8A">
      <w:pPr>
        <w:ind w:firstLineChars="200" w:firstLine="560"/>
        <w:rPr>
          <w:rFonts w:ascii="楷体" w:eastAsia="楷体" w:hAnsi="楷体" w:hint="eastAsia"/>
          <w:sz w:val="28"/>
          <w:szCs w:val="28"/>
        </w:rPr>
      </w:pPr>
      <w:r w:rsidRPr="003923CB">
        <w:rPr>
          <w:rFonts w:ascii="楷体" w:eastAsia="楷体" w:hAnsi="楷体"/>
          <w:sz w:val="28"/>
          <w:szCs w:val="28"/>
        </w:rPr>
        <w:t>MicroLED CPO本质上是CPO（共封装光学）的一种光源技术路线变体</w:t>
      </w:r>
      <w:r w:rsidR="00933467" w:rsidRPr="003923CB">
        <w:rPr>
          <w:rFonts w:ascii="楷体" w:eastAsia="楷体" w:hAnsi="楷体" w:hint="eastAsia"/>
          <w:sz w:val="28"/>
          <w:szCs w:val="28"/>
        </w:rPr>
        <w:t>（主要用于Scale up,</w:t>
      </w:r>
      <w:r w:rsidR="00D40672" w:rsidRPr="003923CB">
        <w:rPr>
          <w:rFonts w:ascii="楷体" w:eastAsia="楷体" w:hAnsi="楷体" w:hint="eastAsia"/>
          <w:sz w:val="28"/>
          <w:szCs w:val="28"/>
        </w:rPr>
        <w:t xml:space="preserve"> Scale out可能可用，Scale Across不适用</w:t>
      </w:r>
      <w:r w:rsidR="00933467" w:rsidRPr="003923CB">
        <w:rPr>
          <w:rFonts w:ascii="楷体" w:eastAsia="楷体" w:hAnsi="楷体" w:hint="eastAsia"/>
          <w:sz w:val="28"/>
          <w:szCs w:val="28"/>
        </w:rPr>
        <w:t>）</w:t>
      </w:r>
      <w:r w:rsidRPr="003923CB">
        <w:rPr>
          <w:rFonts w:ascii="楷体" w:eastAsia="楷体" w:hAnsi="楷体"/>
          <w:sz w:val="28"/>
          <w:szCs w:val="28"/>
        </w:rPr>
        <w:t>，与传统CPO的核心区别在于光源器件从"激光器"换成了"MicroLED"，</w:t>
      </w:r>
      <w:r w:rsidR="00A01EB8" w:rsidRPr="003923CB">
        <w:rPr>
          <w:rFonts w:ascii="楷体" w:eastAsia="楷体" w:hAnsi="楷体" w:hint="eastAsia"/>
          <w:sz w:val="28"/>
          <w:szCs w:val="28"/>
        </w:rPr>
        <w:t>核心设计宗旨从传统的窄而快，转变为宽而慢的并行架构。</w:t>
      </w:r>
    </w:p>
    <w:p w14:paraId="7F85386D" w14:textId="09131F5A" w:rsidR="00A01EB8" w:rsidRPr="003923CB" w:rsidRDefault="009E11E8"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随着传输速率向800G，1.6T提升，</w:t>
      </w:r>
      <w:r w:rsidR="00A01EB8" w:rsidRPr="003923CB">
        <w:rPr>
          <w:rFonts w:ascii="楷体" w:eastAsia="楷体" w:hAnsi="楷体" w:hint="eastAsia"/>
          <w:sz w:val="28"/>
          <w:szCs w:val="28"/>
        </w:rPr>
        <w:t>传统的窄而快的单线单模块架构逐渐触碰到能耗墙</w:t>
      </w:r>
      <w:r w:rsidRPr="003923CB">
        <w:rPr>
          <w:rFonts w:ascii="楷体" w:eastAsia="楷体" w:hAnsi="楷体" w:hint="eastAsia"/>
          <w:sz w:val="28"/>
          <w:szCs w:val="28"/>
        </w:rPr>
        <w:t>。</w:t>
      </w:r>
      <w:r w:rsidR="00A01EB8" w:rsidRPr="003923CB">
        <w:rPr>
          <w:rFonts w:ascii="楷体" w:eastAsia="楷体" w:hAnsi="楷体" w:hint="eastAsia"/>
          <w:sz w:val="28"/>
          <w:szCs w:val="28"/>
        </w:rPr>
        <w:t>能耗失控导致了对于</w:t>
      </w:r>
      <w:r w:rsidRPr="003923CB">
        <w:rPr>
          <w:rFonts w:ascii="楷体" w:eastAsia="楷体" w:hAnsi="楷体" w:hint="eastAsia"/>
          <w:sz w:val="28"/>
          <w:szCs w:val="28"/>
        </w:rPr>
        <w:t>高功耗性能方案的探索。</w:t>
      </w:r>
      <w:r w:rsidR="00A353CB" w:rsidRPr="003923CB">
        <w:rPr>
          <w:rFonts w:ascii="楷体" w:eastAsia="楷体" w:hAnsi="楷体" w:hint="eastAsia"/>
          <w:sz w:val="28"/>
          <w:szCs w:val="28"/>
        </w:rPr>
        <w:t>MicroLED就是一个针对降低能耗而生的方案。</w:t>
      </w:r>
      <w:r w:rsidR="006A2D4F" w:rsidRPr="003923CB">
        <w:rPr>
          <w:rFonts w:ascii="楷体" w:eastAsia="楷体" w:hAnsi="楷体" w:hint="eastAsia"/>
          <w:sz w:val="28"/>
          <w:szCs w:val="28"/>
        </w:rPr>
        <w:t>其有三个好处</w:t>
      </w:r>
      <w:r w:rsidR="00F97A4C" w:rsidRPr="003923CB">
        <w:rPr>
          <w:rFonts w:ascii="楷体" w:eastAsia="楷体" w:hAnsi="楷体" w:hint="eastAsia"/>
          <w:sz w:val="28"/>
          <w:szCs w:val="28"/>
        </w:rPr>
        <w:t>。</w:t>
      </w:r>
    </w:p>
    <w:p w14:paraId="05340530" w14:textId="3DA677D1" w:rsidR="00F26332" w:rsidRPr="003923CB" w:rsidRDefault="006A2D4F" w:rsidP="00445A8A">
      <w:pPr>
        <w:pStyle w:val="af"/>
        <w:numPr>
          <w:ilvl w:val="0"/>
          <w:numId w:val="2"/>
        </w:numPr>
        <w:ind w:firstLineChars="200" w:firstLine="560"/>
        <w:rPr>
          <w:rFonts w:ascii="楷体" w:eastAsia="楷体" w:hAnsi="楷体" w:hint="eastAsia"/>
          <w:sz w:val="28"/>
          <w:szCs w:val="28"/>
        </w:rPr>
      </w:pPr>
      <w:r w:rsidRPr="003923CB">
        <w:rPr>
          <w:rFonts w:ascii="楷体" w:eastAsia="楷体" w:hAnsi="楷体" w:hint="eastAsia"/>
          <w:sz w:val="28"/>
          <w:szCs w:val="28"/>
        </w:rPr>
        <w:t>解决能耗墙问题：MicroLED的数据能耗比</w:t>
      </w:r>
      <w:r w:rsidR="007E566C" w:rsidRPr="003923CB">
        <w:rPr>
          <w:rFonts w:ascii="楷体" w:eastAsia="楷体" w:hAnsi="楷体" w:hint="eastAsia"/>
          <w:sz w:val="28"/>
          <w:szCs w:val="28"/>
        </w:rPr>
        <w:t>在中性估计下可以降低到硅光同等水平，为1-2pJ/bit，乐观估计下，东北证券指出，其数据能耗比可以下降到0.3-1pJ/bit，为铜缆</w:t>
      </w:r>
      <w:r w:rsidR="00A90CEF" w:rsidRPr="003923CB">
        <w:rPr>
          <w:rFonts w:ascii="楷体" w:eastAsia="楷体" w:hAnsi="楷体" w:hint="eastAsia"/>
          <w:sz w:val="28"/>
          <w:szCs w:val="28"/>
        </w:rPr>
        <w:t>方案成</w:t>
      </w:r>
      <w:r w:rsidR="00A90CEF" w:rsidRPr="003923CB">
        <w:rPr>
          <w:rFonts w:ascii="楷体" w:eastAsia="楷体" w:hAnsi="楷体" w:hint="eastAsia"/>
          <w:sz w:val="28"/>
          <w:szCs w:val="28"/>
        </w:rPr>
        <w:lastRenderedPageBreak/>
        <w:t>本的1/100，硅光方案的约1/7。远景非常光明</w:t>
      </w:r>
      <w:r w:rsidR="00F97A4C" w:rsidRPr="003923CB">
        <w:rPr>
          <w:rFonts w:ascii="楷体" w:eastAsia="楷体" w:hAnsi="楷体" w:hint="eastAsia"/>
          <w:sz w:val="28"/>
          <w:szCs w:val="28"/>
        </w:rPr>
        <w:t>。</w:t>
      </w:r>
    </w:p>
    <w:p w14:paraId="3CB52FAD" w14:textId="3CE1E078" w:rsidR="00A90CEF" w:rsidRPr="003923CB" w:rsidRDefault="00A90CEF" w:rsidP="00445A8A">
      <w:pPr>
        <w:pStyle w:val="af"/>
        <w:numPr>
          <w:ilvl w:val="0"/>
          <w:numId w:val="2"/>
        </w:numPr>
        <w:ind w:firstLineChars="200" w:firstLine="560"/>
        <w:rPr>
          <w:rFonts w:ascii="楷体" w:eastAsia="楷体" w:hAnsi="楷体" w:hint="eastAsia"/>
          <w:sz w:val="28"/>
          <w:szCs w:val="28"/>
        </w:rPr>
      </w:pPr>
      <w:r w:rsidRPr="003923CB">
        <w:rPr>
          <w:rFonts w:ascii="楷体" w:eastAsia="楷体" w:hAnsi="楷体" w:hint="eastAsia"/>
          <w:sz w:val="28"/>
          <w:szCs w:val="28"/>
        </w:rPr>
        <w:t>能够突破现有物理距离：在高速传输下，传统铜缆的传输距离已经下降到1-</w:t>
      </w:r>
      <w:r w:rsidR="00540562" w:rsidRPr="003923CB">
        <w:rPr>
          <w:rFonts w:ascii="楷体" w:eastAsia="楷体" w:hAnsi="楷体" w:hint="eastAsia"/>
          <w:sz w:val="28"/>
          <w:szCs w:val="28"/>
        </w:rPr>
        <w:t>3</w:t>
      </w:r>
      <w:r w:rsidRPr="003923CB">
        <w:rPr>
          <w:rFonts w:ascii="楷体" w:eastAsia="楷体" w:hAnsi="楷体" w:hint="eastAsia"/>
          <w:sz w:val="28"/>
          <w:szCs w:val="28"/>
        </w:rPr>
        <w:t>米</w:t>
      </w:r>
      <w:r w:rsidR="006F14D8" w:rsidRPr="003923CB">
        <w:rPr>
          <w:rFonts w:ascii="楷体" w:eastAsia="楷体" w:hAnsi="楷体" w:hint="eastAsia"/>
          <w:sz w:val="28"/>
          <w:szCs w:val="28"/>
        </w:rPr>
        <w:t>，限制了机柜布局。</w:t>
      </w:r>
      <w:r w:rsidR="006F14D8" w:rsidRPr="003923CB">
        <w:rPr>
          <w:rFonts w:ascii="楷体" w:eastAsia="楷体" w:hAnsi="楷体"/>
          <w:sz w:val="28"/>
          <w:szCs w:val="28"/>
        </w:rPr>
        <w:t>基于microLED的方案（如微软的MOSAIC）能够在不显著增加功耗的前提下，将传输距离延长至</w:t>
      </w:r>
      <w:r w:rsidR="006F14D8" w:rsidRPr="003923CB">
        <w:rPr>
          <w:rFonts w:ascii="楷体" w:eastAsia="楷体" w:hAnsi="楷体" w:hint="eastAsia"/>
          <w:sz w:val="28"/>
          <w:szCs w:val="28"/>
        </w:rPr>
        <w:t>20-</w:t>
      </w:r>
      <w:r w:rsidR="006F14D8" w:rsidRPr="003923CB">
        <w:rPr>
          <w:rFonts w:ascii="楷体" w:eastAsia="楷体" w:hAnsi="楷体"/>
          <w:sz w:val="28"/>
          <w:szCs w:val="28"/>
        </w:rPr>
        <w:t>50米</w:t>
      </w:r>
      <w:r w:rsidR="00F97A4C" w:rsidRPr="003923CB">
        <w:rPr>
          <w:rFonts w:ascii="楷体" w:eastAsia="楷体" w:hAnsi="楷体" w:hint="eastAsia"/>
          <w:sz w:val="28"/>
          <w:szCs w:val="28"/>
        </w:rPr>
        <w:t>。</w:t>
      </w:r>
    </w:p>
    <w:p w14:paraId="5E274808" w14:textId="652556E7" w:rsidR="00F97A4C" w:rsidRPr="003923CB" w:rsidRDefault="00F97A4C" w:rsidP="00445A8A">
      <w:pPr>
        <w:pStyle w:val="af"/>
        <w:numPr>
          <w:ilvl w:val="0"/>
          <w:numId w:val="2"/>
        </w:numPr>
        <w:ind w:firstLineChars="200" w:firstLine="560"/>
        <w:rPr>
          <w:rFonts w:ascii="楷体" w:eastAsia="楷体" w:hAnsi="楷体" w:hint="eastAsia"/>
          <w:sz w:val="28"/>
          <w:szCs w:val="28"/>
        </w:rPr>
      </w:pPr>
      <w:r w:rsidRPr="003923CB">
        <w:rPr>
          <w:rFonts w:ascii="楷体" w:eastAsia="楷体" w:hAnsi="楷体" w:hint="eastAsia"/>
          <w:sz w:val="28"/>
          <w:szCs w:val="28"/>
        </w:rPr>
        <w:t>低能耗特性天然适配CPO：传统激光器的高功耗高发热，使得其在进行近封装和共封装时不得不面对散热这一难题。但是</w:t>
      </w:r>
      <w:r w:rsidR="003F1FE8" w:rsidRPr="003923CB">
        <w:rPr>
          <w:rFonts w:ascii="楷体" w:eastAsia="楷体" w:hAnsi="楷体" w:hint="eastAsia"/>
          <w:sz w:val="28"/>
          <w:szCs w:val="28"/>
        </w:rPr>
        <w:t>MicroLED的低发热特性没有这个问题，其天然适配CPO技术，从而利于实现短距高密度的数据交换。</w:t>
      </w:r>
    </w:p>
    <w:p w14:paraId="58EF19B6" w14:textId="52E201E7" w:rsidR="00041590" w:rsidRPr="003923CB" w:rsidRDefault="00041590"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基于这三个优势，MicroLED有望成为Scale Up和Scale Out互联的主要方案。</w:t>
      </w:r>
      <w:r w:rsidR="00540562" w:rsidRPr="003923CB">
        <w:rPr>
          <w:rFonts w:ascii="楷体" w:eastAsia="楷体" w:hAnsi="楷体" w:hint="eastAsia"/>
          <w:sz w:val="28"/>
          <w:szCs w:val="28"/>
        </w:rPr>
        <w:t>甚至代替受限极大的铜缆和高成本的光模块。</w:t>
      </w:r>
    </w:p>
    <w:p w14:paraId="0F332659" w14:textId="77777777" w:rsidR="00466DD6" w:rsidRPr="003923CB" w:rsidRDefault="00274A91"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目前MicroLED有几个难点亟待突破：</w:t>
      </w:r>
    </w:p>
    <w:p w14:paraId="5FDFD2D5" w14:textId="77777777" w:rsidR="00466DD6" w:rsidRPr="003923CB" w:rsidRDefault="00274A91"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1）Micro LED 光互连对制造精度要求堪称苛刻。单模块需集成数百至上千颗芯片，单颗失效率需低于 0.1%，良率要达 99.9999%，远超显示领域 99.9%的标准。光学耦合需控制在±1~2μm 内，偏差超 3μm 就会导致耦合效率损失 30%以上。巨量转移过程中，芯片阵列一致性、精密对准、热管理等工程化难题尚未完全解决，任何环节微小误差都可能导致整个光模块失效，大幅推高制造成本与量产难度。</w:t>
      </w:r>
    </w:p>
    <w:p w14:paraId="3B412510" w14:textId="28A81729" w:rsidR="00E84438" w:rsidRPr="003923CB" w:rsidRDefault="00274A91"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2）</w:t>
      </w:r>
      <w:r w:rsidR="00466DD6" w:rsidRPr="003923CB">
        <w:rPr>
          <w:rFonts w:ascii="楷体" w:eastAsia="楷体" w:hAnsi="楷体" w:hint="eastAsia"/>
          <w:sz w:val="28"/>
          <w:szCs w:val="28"/>
        </w:rPr>
        <w:t>现阶段MicroLED可见光波段光纤衰减大、色散严重，30 米传输距离下速率被限制在 1.6Gbps，50 米以上几乎无法稳定传输。</w:t>
      </w:r>
    </w:p>
    <w:p w14:paraId="70F4B040" w14:textId="22E2AF44" w:rsidR="00466DD6" w:rsidRPr="003923CB" w:rsidRDefault="00466DD6"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lastRenderedPageBreak/>
        <w:t>3）当前 Micro LED 芯片成本 0.5-1 美元/颗，800G 模块需 460 颗，1.6T 模块需 920 颗，单模块光芯片成本就达数百美元。多芯光纤、TIR 透镜、CIS 传感器等配套供应链尚未成熟，万芯级光纤制造难度大，光学元件精密加工成本高。</w:t>
      </w:r>
    </w:p>
    <w:p w14:paraId="2D13DBB7" w14:textId="1B219CB3" w:rsidR="00466DD6" w:rsidRPr="003923CB" w:rsidRDefault="00F126F7"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4）产业链上下游缺乏统一互操作标准，芯片、光器件、封装、系统等环节接口不兼容，影响规模化部署。</w:t>
      </w:r>
    </w:p>
    <w:p w14:paraId="5884C9CF" w14:textId="092B31CC" w:rsidR="00F126F7" w:rsidRPr="003923CB" w:rsidRDefault="00F126F7"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总的来看，从形成产业规范到批量出货依然还有很远的距离，预计在2028年才会有小批量出货</w:t>
      </w:r>
      <w:r w:rsidR="001E4226">
        <w:rPr>
          <w:rFonts w:ascii="楷体" w:eastAsia="楷体" w:hAnsi="楷体" w:hint="eastAsia"/>
          <w:sz w:val="28"/>
          <w:szCs w:val="28"/>
        </w:rPr>
        <w:t>。</w:t>
      </w:r>
    </w:p>
    <w:p w14:paraId="2CA66AF4" w14:textId="17BDE24F" w:rsidR="006A6B03" w:rsidRPr="003923CB" w:rsidRDefault="006A6B03" w:rsidP="00445A8A">
      <w:pPr>
        <w:ind w:firstLineChars="200" w:firstLine="560"/>
        <w:rPr>
          <w:rFonts w:ascii="楷体" w:eastAsia="楷体" w:hAnsi="楷体" w:hint="eastAsia"/>
          <w:sz w:val="28"/>
          <w:szCs w:val="28"/>
        </w:rPr>
      </w:pPr>
      <w:r w:rsidRPr="003923CB">
        <w:rPr>
          <w:rFonts w:ascii="楷体" w:eastAsia="楷体" w:hAnsi="楷体" w:hint="eastAsia"/>
          <w:sz w:val="28"/>
          <w:szCs w:val="28"/>
        </w:rPr>
        <w:t>如果当前格局不变，而远期</w:t>
      </w:r>
      <w:r w:rsidR="00484C75" w:rsidRPr="003923CB">
        <w:rPr>
          <w:rFonts w:ascii="楷体" w:eastAsia="楷体" w:hAnsi="楷体" w:hint="eastAsia"/>
          <w:sz w:val="28"/>
          <w:szCs w:val="28"/>
        </w:rPr>
        <w:t>MicroLED路线发展顺利，那么对于传统光模块，光通信企业会造成巨大打击。以易中天</w:t>
      </w:r>
      <w:r w:rsidR="00024250" w:rsidRPr="003923CB">
        <w:rPr>
          <w:rFonts w:ascii="楷体" w:eastAsia="楷体" w:hAnsi="楷体" w:hint="eastAsia"/>
          <w:sz w:val="28"/>
          <w:szCs w:val="28"/>
        </w:rPr>
        <w:t>，lumentum</w:t>
      </w:r>
      <w:r w:rsidR="00484C75" w:rsidRPr="003923CB">
        <w:rPr>
          <w:rFonts w:ascii="楷体" w:eastAsia="楷体" w:hAnsi="楷体" w:hint="eastAsia"/>
          <w:sz w:val="28"/>
          <w:szCs w:val="28"/>
        </w:rPr>
        <w:t>为代表的</w:t>
      </w:r>
      <w:r w:rsidR="00024250" w:rsidRPr="003923CB">
        <w:rPr>
          <w:rFonts w:ascii="楷体" w:eastAsia="楷体" w:hAnsi="楷体" w:hint="eastAsia"/>
          <w:sz w:val="28"/>
          <w:szCs w:val="28"/>
        </w:rPr>
        <w:t>传统光模块和光器件厂会面临失势风险。</w:t>
      </w:r>
      <w:r w:rsidR="00CC4B91" w:rsidRPr="003923CB">
        <w:rPr>
          <w:rFonts w:ascii="楷体" w:eastAsia="楷体" w:hAnsi="楷体" w:hint="eastAsia"/>
          <w:sz w:val="28"/>
          <w:szCs w:val="28"/>
        </w:rPr>
        <w:t>产业利润会向LED/显示阵营巨量转移。</w:t>
      </w:r>
    </w:p>
    <w:p w14:paraId="2FC6830F" w14:textId="7A67F9E0" w:rsidR="00E95841" w:rsidRPr="002E0119" w:rsidRDefault="000E17A5">
      <w:pPr>
        <w:pStyle w:val="2"/>
        <w:rPr>
          <w:rFonts w:ascii="楷体" w:eastAsia="楷体" w:hAnsi="楷体" w:hint="eastAsia"/>
          <w:b/>
          <w:bCs/>
          <w:color w:val="auto"/>
          <w:sz w:val="32"/>
          <w:szCs w:val="32"/>
        </w:rPr>
      </w:pPr>
      <w:bookmarkStart w:id="123" w:name="_Toc231143520"/>
      <w:bookmarkStart w:id="124" w:name="_Toc231144050"/>
      <w:r w:rsidRPr="002E0119">
        <w:rPr>
          <w:rFonts w:ascii="楷体" w:eastAsia="楷体" w:hAnsi="楷体" w:hint="eastAsia"/>
          <w:b/>
          <w:bCs/>
          <w:color w:val="auto"/>
          <w:sz w:val="32"/>
          <w:szCs w:val="32"/>
        </w:rPr>
        <w:t>3.</w:t>
      </w:r>
      <w:r w:rsidR="0078464A">
        <w:rPr>
          <w:rFonts w:ascii="楷体" w:eastAsia="楷体" w:hAnsi="楷体" w:hint="eastAsia"/>
          <w:b/>
          <w:bCs/>
          <w:color w:val="auto"/>
          <w:sz w:val="32"/>
          <w:szCs w:val="32"/>
        </w:rPr>
        <w:t>5</w:t>
      </w:r>
      <w:r w:rsidRPr="002E0119">
        <w:rPr>
          <w:rFonts w:ascii="楷体" w:eastAsia="楷体" w:hAnsi="楷体" w:hint="eastAsia"/>
          <w:b/>
          <w:bCs/>
          <w:color w:val="auto"/>
          <w:sz w:val="32"/>
          <w:szCs w:val="32"/>
        </w:rPr>
        <w:t xml:space="preserve"> </w:t>
      </w:r>
      <w:r w:rsidR="00445A8A">
        <w:rPr>
          <w:rFonts w:ascii="楷体" w:eastAsia="楷体" w:hAnsi="楷体" w:hint="eastAsia"/>
          <w:b/>
          <w:bCs/>
          <w:color w:val="auto"/>
          <w:sz w:val="32"/>
          <w:szCs w:val="32"/>
        </w:rPr>
        <w:t>光模块</w:t>
      </w:r>
      <w:r w:rsidRPr="002E0119">
        <w:rPr>
          <w:rFonts w:ascii="楷体" w:eastAsia="楷体" w:hAnsi="楷体" w:hint="eastAsia"/>
          <w:b/>
          <w:bCs/>
          <w:color w:val="auto"/>
          <w:sz w:val="32"/>
          <w:szCs w:val="32"/>
        </w:rPr>
        <w:t>市场空间测算</w:t>
      </w:r>
      <w:bookmarkEnd w:id="123"/>
      <w:bookmarkEnd w:id="124"/>
    </w:p>
    <w:p w14:paraId="1100BAD8" w14:textId="60C6F7C3" w:rsidR="00E95841" w:rsidRPr="00547A82"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52EA41A" wp14:editId="43B1F38F">
            <wp:extent cx="6207176" cy="1938528"/>
            <wp:effectExtent l="0" t="0" r="3175" b="5080"/>
            <wp:docPr id="199675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1775" name="图片 1"/>
                    <pic:cNvPicPr>
                      <a:picLocks noChangeAspect="1"/>
                    </pic:cNvPicPr>
                  </pic:nvPicPr>
                  <pic:blipFill>
                    <a:blip r:embed="rId37"/>
                    <a:stretch>
                      <a:fillRect/>
                    </a:stretch>
                  </pic:blipFill>
                  <pic:spPr>
                    <a:xfrm>
                      <a:off x="0" y="0"/>
                      <a:ext cx="6252131" cy="1952568"/>
                    </a:xfrm>
                    <a:prstGeom prst="rect">
                      <a:avLst/>
                    </a:prstGeom>
                  </pic:spPr>
                </pic:pic>
              </a:graphicData>
            </a:graphic>
          </wp:inline>
        </w:drawing>
      </w:r>
    </w:p>
    <w:p w14:paraId="71C575EF" w14:textId="77777777" w:rsidR="004824E7" w:rsidRDefault="004824E7">
      <w:pPr>
        <w:jc w:val="center"/>
        <w:rPr>
          <w:rFonts w:ascii="楷体" w:eastAsia="楷体" w:hAnsi="楷体" w:hint="eastAsia"/>
          <w:sz w:val="21"/>
          <w:szCs w:val="16"/>
        </w:rPr>
      </w:pPr>
    </w:p>
    <w:p w14:paraId="223C6A70" w14:textId="77777777" w:rsidR="004824E7" w:rsidRDefault="004824E7">
      <w:pPr>
        <w:jc w:val="center"/>
        <w:rPr>
          <w:rFonts w:ascii="楷体" w:eastAsia="楷体" w:hAnsi="楷体" w:hint="eastAsia"/>
          <w:sz w:val="21"/>
          <w:szCs w:val="16"/>
        </w:rPr>
      </w:pPr>
    </w:p>
    <w:p w14:paraId="00949B22" w14:textId="77777777" w:rsidR="004824E7" w:rsidRDefault="004824E7" w:rsidP="00445A8A">
      <w:pPr>
        <w:rPr>
          <w:rFonts w:ascii="楷体" w:eastAsia="楷体" w:hAnsi="楷体" w:hint="eastAsia"/>
          <w:sz w:val="21"/>
          <w:szCs w:val="16"/>
        </w:rPr>
      </w:pPr>
    </w:p>
    <w:p w14:paraId="640CA84A" w14:textId="153A81DC" w:rsidR="00E95841" w:rsidRPr="0044789F" w:rsidRDefault="00CA16CA">
      <w:pPr>
        <w:jc w:val="center"/>
        <w:rPr>
          <w:rFonts w:ascii="楷体" w:eastAsia="楷体" w:hAnsi="楷体" w:hint="eastAsia"/>
          <w:sz w:val="16"/>
          <w:szCs w:val="16"/>
        </w:rPr>
      </w:pPr>
      <w:r w:rsidRPr="0044789F">
        <w:rPr>
          <w:rFonts w:ascii="楷体" w:eastAsia="楷体" w:hAnsi="楷体" w:hint="eastAsia"/>
          <w:sz w:val="21"/>
          <w:szCs w:val="16"/>
        </w:rPr>
        <w:lastRenderedPageBreak/>
        <w:t>表：</w:t>
      </w:r>
      <w:r w:rsidR="00CE3ADC" w:rsidRPr="0044789F">
        <w:rPr>
          <w:rFonts w:ascii="楷体" w:eastAsia="楷体" w:hAnsi="楷体" w:hint="eastAsia"/>
          <w:sz w:val="21"/>
          <w:szCs w:val="16"/>
        </w:rPr>
        <w:t>2025-2031</w:t>
      </w:r>
      <w:r w:rsidRPr="0044789F">
        <w:rPr>
          <w:rFonts w:ascii="楷体" w:eastAsia="楷体" w:hAnsi="楷体" w:hint="eastAsia"/>
          <w:sz w:val="21"/>
          <w:szCs w:val="16"/>
        </w:rPr>
        <w:t>光模块</w:t>
      </w:r>
      <w:r w:rsidR="00CE3ADC" w:rsidRPr="0044789F">
        <w:rPr>
          <w:rFonts w:ascii="楷体" w:eastAsia="楷体" w:hAnsi="楷体" w:hint="eastAsia"/>
          <w:sz w:val="21"/>
          <w:szCs w:val="16"/>
        </w:rPr>
        <w:t>全球</w:t>
      </w:r>
      <w:r w:rsidRPr="0044789F">
        <w:rPr>
          <w:rFonts w:ascii="楷体" w:eastAsia="楷体" w:hAnsi="楷体" w:hint="eastAsia"/>
          <w:sz w:val="21"/>
          <w:szCs w:val="16"/>
        </w:rPr>
        <w:t>市场规模测算（单位：亿美元）</w:t>
      </w:r>
    </w:p>
    <w:tbl>
      <w:tblPr>
        <w:tblStyle w:val="ab"/>
        <w:tblW w:w="10349" w:type="dxa"/>
        <w:tblInd w:w="-998" w:type="dxa"/>
        <w:tblLook w:val="04A0" w:firstRow="1" w:lastRow="0" w:firstColumn="1" w:lastColumn="0" w:noHBand="0" w:noVBand="1"/>
      </w:tblPr>
      <w:tblGrid>
        <w:gridCol w:w="1959"/>
        <w:gridCol w:w="1646"/>
        <w:gridCol w:w="932"/>
        <w:gridCol w:w="992"/>
        <w:gridCol w:w="851"/>
        <w:gridCol w:w="992"/>
        <w:gridCol w:w="992"/>
        <w:gridCol w:w="993"/>
        <w:gridCol w:w="992"/>
      </w:tblGrid>
      <w:tr w:rsidR="00171751" w:rsidRPr="002E0119" w14:paraId="4D1A9B6B" w14:textId="77777777" w:rsidTr="00FF4513">
        <w:trPr>
          <w:trHeight w:val="285"/>
        </w:trPr>
        <w:tc>
          <w:tcPr>
            <w:tcW w:w="1959" w:type="dxa"/>
            <w:noWrap/>
            <w:hideMark/>
          </w:tcPr>
          <w:p w14:paraId="767EDEE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态度</w:t>
            </w:r>
          </w:p>
        </w:tc>
        <w:tc>
          <w:tcPr>
            <w:tcW w:w="1646" w:type="dxa"/>
            <w:noWrap/>
            <w:hideMark/>
          </w:tcPr>
          <w:p w14:paraId="7C3AFA45" w14:textId="4395E8A1" w:rsidR="00171751" w:rsidRPr="002E0119" w:rsidRDefault="00171751">
            <w:pPr>
              <w:rPr>
                <w:rFonts w:ascii="楷体" w:eastAsia="楷体" w:hAnsi="楷体" w:hint="eastAsia"/>
                <w:sz w:val="21"/>
                <w:szCs w:val="21"/>
              </w:rPr>
            </w:pPr>
            <w:r w:rsidRPr="002E0119">
              <w:rPr>
                <w:rFonts w:ascii="楷体" w:eastAsia="楷体" w:hAnsi="楷体"/>
                <w:sz w:val="21"/>
                <w:szCs w:val="21"/>
              </w:rPr>
              <w:t>券商</w:t>
            </w:r>
            <w:r w:rsidR="00AC7138" w:rsidRPr="002E0119">
              <w:rPr>
                <w:rFonts w:ascii="楷体" w:eastAsia="楷体" w:hAnsi="楷体" w:hint="eastAsia"/>
                <w:sz w:val="21"/>
                <w:szCs w:val="21"/>
              </w:rPr>
              <w:t>/测算方</w:t>
            </w:r>
          </w:p>
        </w:tc>
        <w:tc>
          <w:tcPr>
            <w:tcW w:w="932" w:type="dxa"/>
            <w:noWrap/>
            <w:hideMark/>
          </w:tcPr>
          <w:p w14:paraId="7DA010B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25E</w:t>
            </w:r>
          </w:p>
        </w:tc>
        <w:tc>
          <w:tcPr>
            <w:tcW w:w="992" w:type="dxa"/>
            <w:noWrap/>
            <w:hideMark/>
          </w:tcPr>
          <w:p w14:paraId="00AD383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26E</w:t>
            </w:r>
          </w:p>
        </w:tc>
        <w:tc>
          <w:tcPr>
            <w:tcW w:w="851" w:type="dxa"/>
            <w:noWrap/>
            <w:hideMark/>
          </w:tcPr>
          <w:p w14:paraId="105318D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27E</w:t>
            </w:r>
          </w:p>
        </w:tc>
        <w:tc>
          <w:tcPr>
            <w:tcW w:w="992" w:type="dxa"/>
            <w:noWrap/>
            <w:hideMark/>
          </w:tcPr>
          <w:p w14:paraId="5EED7934"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28E</w:t>
            </w:r>
          </w:p>
        </w:tc>
        <w:tc>
          <w:tcPr>
            <w:tcW w:w="992" w:type="dxa"/>
            <w:noWrap/>
            <w:hideMark/>
          </w:tcPr>
          <w:p w14:paraId="574F9798"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29E</w:t>
            </w:r>
          </w:p>
        </w:tc>
        <w:tc>
          <w:tcPr>
            <w:tcW w:w="993" w:type="dxa"/>
            <w:noWrap/>
            <w:hideMark/>
          </w:tcPr>
          <w:p w14:paraId="23778055"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30E</w:t>
            </w:r>
          </w:p>
        </w:tc>
        <w:tc>
          <w:tcPr>
            <w:tcW w:w="992" w:type="dxa"/>
            <w:noWrap/>
            <w:hideMark/>
          </w:tcPr>
          <w:p w14:paraId="3A82F5C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31E</w:t>
            </w:r>
          </w:p>
        </w:tc>
      </w:tr>
      <w:tr w:rsidR="00171751" w:rsidRPr="002E0119" w14:paraId="6B15EA62" w14:textId="77777777" w:rsidTr="00FF4513">
        <w:trPr>
          <w:trHeight w:val="285"/>
        </w:trPr>
        <w:tc>
          <w:tcPr>
            <w:tcW w:w="1959" w:type="dxa"/>
            <w:vMerge w:val="restart"/>
            <w:noWrap/>
            <w:hideMark/>
          </w:tcPr>
          <w:p w14:paraId="10C93B7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保守</w:t>
            </w:r>
          </w:p>
        </w:tc>
        <w:tc>
          <w:tcPr>
            <w:tcW w:w="1646" w:type="dxa"/>
            <w:noWrap/>
            <w:hideMark/>
          </w:tcPr>
          <w:p w14:paraId="12FA93FB"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银河</w:t>
            </w:r>
          </w:p>
        </w:tc>
        <w:tc>
          <w:tcPr>
            <w:tcW w:w="932" w:type="dxa"/>
            <w:noWrap/>
            <w:hideMark/>
          </w:tcPr>
          <w:p w14:paraId="320BB88F"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148</w:t>
            </w:r>
          </w:p>
        </w:tc>
        <w:tc>
          <w:tcPr>
            <w:tcW w:w="992" w:type="dxa"/>
            <w:noWrap/>
            <w:hideMark/>
          </w:tcPr>
          <w:p w14:paraId="06B41E8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165</w:t>
            </w:r>
          </w:p>
        </w:tc>
        <w:tc>
          <w:tcPr>
            <w:tcW w:w="851" w:type="dxa"/>
            <w:noWrap/>
            <w:hideMark/>
          </w:tcPr>
          <w:p w14:paraId="47037C41"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185</w:t>
            </w:r>
          </w:p>
        </w:tc>
        <w:tc>
          <w:tcPr>
            <w:tcW w:w="992" w:type="dxa"/>
            <w:shd w:val="clear" w:color="auto" w:fill="70AD47" w:themeFill="accent6"/>
            <w:noWrap/>
            <w:hideMark/>
          </w:tcPr>
          <w:p w14:paraId="6BC29C5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207</w:t>
            </w:r>
          </w:p>
        </w:tc>
        <w:tc>
          <w:tcPr>
            <w:tcW w:w="992" w:type="dxa"/>
            <w:hideMark/>
          </w:tcPr>
          <w:p w14:paraId="23F4571A"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231</w:t>
            </w:r>
          </w:p>
        </w:tc>
        <w:tc>
          <w:tcPr>
            <w:tcW w:w="993" w:type="dxa"/>
            <w:shd w:val="clear" w:color="auto" w:fill="70AD47" w:themeFill="accent6"/>
            <w:noWrap/>
            <w:hideMark/>
          </w:tcPr>
          <w:p w14:paraId="6FBE3B6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261</w:t>
            </w:r>
          </w:p>
        </w:tc>
        <w:tc>
          <w:tcPr>
            <w:tcW w:w="992" w:type="dxa"/>
            <w:noWrap/>
            <w:hideMark/>
          </w:tcPr>
          <w:p w14:paraId="6FFA297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294</w:t>
            </w:r>
          </w:p>
        </w:tc>
      </w:tr>
      <w:tr w:rsidR="00171751" w:rsidRPr="002E0119" w14:paraId="78699879" w14:textId="77777777" w:rsidTr="00FF4513">
        <w:trPr>
          <w:trHeight w:val="285"/>
        </w:trPr>
        <w:tc>
          <w:tcPr>
            <w:tcW w:w="1959" w:type="dxa"/>
            <w:vMerge/>
            <w:hideMark/>
          </w:tcPr>
          <w:p w14:paraId="42CDB34D" w14:textId="77777777" w:rsidR="00171751" w:rsidRPr="002E0119" w:rsidRDefault="00171751">
            <w:pPr>
              <w:rPr>
                <w:rFonts w:ascii="楷体" w:eastAsia="楷体" w:hAnsi="楷体" w:hint="eastAsia"/>
                <w:sz w:val="21"/>
                <w:szCs w:val="21"/>
              </w:rPr>
            </w:pPr>
          </w:p>
        </w:tc>
        <w:tc>
          <w:tcPr>
            <w:tcW w:w="1646" w:type="dxa"/>
            <w:noWrap/>
            <w:hideMark/>
          </w:tcPr>
          <w:p w14:paraId="68647AFE"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LightCounting</w:t>
            </w:r>
          </w:p>
        </w:tc>
        <w:tc>
          <w:tcPr>
            <w:tcW w:w="932" w:type="dxa"/>
            <w:noWrap/>
            <w:hideMark/>
          </w:tcPr>
          <w:p w14:paraId="71CF634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170</w:t>
            </w:r>
          </w:p>
        </w:tc>
        <w:tc>
          <w:tcPr>
            <w:tcW w:w="992" w:type="dxa"/>
            <w:noWrap/>
            <w:hideMark/>
          </w:tcPr>
          <w:p w14:paraId="3C215292"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205</w:t>
            </w:r>
          </w:p>
        </w:tc>
        <w:tc>
          <w:tcPr>
            <w:tcW w:w="851" w:type="dxa"/>
            <w:noWrap/>
            <w:hideMark/>
          </w:tcPr>
          <w:p w14:paraId="65697D88"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220</w:t>
            </w:r>
          </w:p>
        </w:tc>
        <w:tc>
          <w:tcPr>
            <w:tcW w:w="992" w:type="dxa"/>
            <w:noWrap/>
            <w:hideMark/>
          </w:tcPr>
          <w:p w14:paraId="1B01CA1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242</w:t>
            </w:r>
          </w:p>
        </w:tc>
        <w:tc>
          <w:tcPr>
            <w:tcW w:w="992" w:type="dxa"/>
            <w:shd w:val="clear" w:color="auto" w:fill="ED7D31" w:themeFill="accent2"/>
            <w:hideMark/>
          </w:tcPr>
          <w:p w14:paraId="2EB27540"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278</w:t>
            </w:r>
          </w:p>
        </w:tc>
        <w:tc>
          <w:tcPr>
            <w:tcW w:w="993" w:type="dxa"/>
            <w:shd w:val="clear" w:color="auto" w:fill="ED7D31" w:themeFill="accent2"/>
            <w:hideMark/>
          </w:tcPr>
          <w:p w14:paraId="0F48E820"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320</w:t>
            </w:r>
          </w:p>
        </w:tc>
        <w:tc>
          <w:tcPr>
            <w:tcW w:w="992" w:type="dxa"/>
            <w:shd w:val="clear" w:color="auto" w:fill="ED7D31" w:themeFill="accent2"/>
            <w:hideMark/>
          </w:tcPr>
          <w:p w14:paraId="7AFDDF3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368</w:t>
            </w:r>
          </w:p>
        </w:tc>
      </w:tr>
      <w:tr w:rsidR="00171751" w:rsidRPr="002E0119" w14:paraId="68C91660" w14:textId="77777777" w:rsidTr="00FF4513">
        <w:trPr>
          <w:trHeight w:val="285"/>
        </w:trPr>
        <w:tc>
          <w:tcPr>
            <w:tcW w:w="1959" w:type="dxa"/>
            <w:vMerge w:val="restart"/>
            <w:noWrap/>
            <w:hideMark/>
          </w:tcPr>
          <w:p w14:paraId="060B4316" w14:textId="0DABEE8A"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中</w:t>
            </w:r>
            <w:r w:rsidR="00F5771B" w:rsidRPr="002E0119">
              <w:rPr>
                <w:rFonts w:ascii="楷体" w:eastAsia="楷体" w:hAnsi="楷体" w:hint="eastAsia"/>
                <w:sz w:val="21"/>
                <w:szCs w:val="21"/>
              </w:rPr>
              <w:t>性</w:t>
            </w:r>
          </w:p>
        </w:tc>
        <w:tc>
          <w:tcPr>
            <w:tcW w:w="1646" w:type="dxa"/>
            <w:noWrap/>
            <w:hideMark/>
          </w:tcPr>
          <w:p w14:paraId="79195078"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需求法测算</w:t>
            </w:r>
          </w:p>
        </w:tc>
        <w:tc>
          <w:tcPr>
            <w:tcW w:w="932" w:type="dxa"/>
            <w:noWrap/>
            <w:hideMark/>
          </w:tcPr>
          <w:p w14:paraId="5B31159C"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w:t>
            </w:r>
          </w:p>
        </w:tc>
        <w:tc>
          <w:tcPr>
            <w:tcW w:w="992" w:type="dxa"/>
            <w:noWrap/>
            <w:hideMark/>
          </w:tcPr>
          <w:p w14:paraId="0516F1F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255</w:t>
            </w:r>
          </w:p>
        </w:tc>
        <w:tc>
          <w:tcPr>
            <w:tcW w:w="851" w:type="dxa"/>
            <w:shd w:val="clear" w:color="auto" w:fill="ED7D31" w:themeFill="accent2"/>
            <w:noWrap/>
            <w:hideMark/>
          </w:tcPr>
          <w:p w14:paraId="5C4E5B7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319</w:t>
            </w:r>
          </w:p>
        </w:tc>
        <w:tc>
          <w:tcPr>
            <w:tcW w:w="992" w:type="dxa"/>
            <w:shd w:val="clear" w:color="auto" w:fill="ED7D31" w:themeFill="accent2"/>
            <w:noWrap/>
            <w:hideMark/>
          </w:tcPr>
          <w:p w14:paraId="4517B4E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398</w:t>
            </w:r>
          </w:p>
        </w:tc>
        <w:tc>
          <w:tcPr>
            <w:tcW w:w="992" w:type="dxa"/>
            <w:shd w:val="clear" w:color="auto" w:fill="ED7D31" w:themeFill="accent2"/>
            <w:hideMark/>
          </w:tcPr>
          <w:p w14:paraId="3984D9FD"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458</w:t>
            </w:r>
          </w:p>
        </w:tc>
        <w:tc>
          <w:tcPr>
            <w:tcW w:w="993" w:type="dxa"/>
            <w:shd w:val="clear" w:color="auto" w:fill="ED7D31" w:themeFill="accent2"/>
            <w:hideMark/>
          </w:tcPr>
          <w:p w14:paraId="38AB9C59"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527</w:t>
            </w:r>
          </w:p>
        </w:tc>
        <w:tc>
          <w:tcPr>
            <w:tcW w:w="992" w:type="dxa"/>
            <w:shd w:val="clear" w:color="auto" w:fill="ED7D31" w:themeFill="accent2"/>
            <w:hideMark/>
          </w:tcPr>
          <w:p w14:paraId="2A99C937"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606</w:t>
            </w:r>
          </w:p>
        </w:tc>
      </w:tr>
      <w:tr w:rsidR="00171751" w:rsidRPr="002E0119" w14:paraId="1551CF5A" w14:textId="77777777" w:rsidTr="00FF4513">
        <w:trPr>
          <w:trHeight w:val="285"/>
        </w:trPr>
        <w:tc>
          <w:tcPr>
            <w:tcW w:w="1959" w:type="dxa"/>
            <w:vMerge/>
            <w:hideMark/>
          </w:tcPr>
          <w:p w14:paraId="056C4116" w14:textId="77777777" w:rsidR="00171751" w:rsidRPr="002E0119" w:rsidRDefault="00171751">
            <w:pPr>
              <w:rPr>
                <w:rFonts w:ascii="楷体" w:eastAsia="楷体" w:hAnsi="楷体" w:hint="eastAsia"/>
                <w:sz w:val="21"/>
                <w:szCs w:val="21"/>
              </w:rPr>
            </w:pPr>
          </w:p>
        </w:tc>
        <w:tc>
          <w:tcPr>
            <w:tcW w:w="1646" w:type="dxa"/>
            <w:noWrap/>
            <w:hideMark/>
          </w:tcPr>
          <w:p w14:paraId="2509A529"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供给法测算</w:t>
            </w:r>
          </w:p>
        </w:tc>
        <w:tc>
          <w:tcPr>
            <w:tcW w:w="932" w:type="dxa"/>
            <w:noWrap/>
            <w:hideMark/>
          </w:tcPr>
          <w:p w14:paraId="7E11EA4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217</w:t>
            </w:r>
          </w:p>
        </w:tc>
        <w:tc>
          <w:tcPr>
            <w:tcW w:w="992" w:type="dxa"/>
            <w:shd w:val="clear" w:color="auto" w:fill="ED7D31" w:themeFill="accent2"/>
            <w:noWrap/>
            <w:hideMark/>
          </w:tcPr>
          <w:p w14:paraId="1054FA6A"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326</w:t>
            </w:r>
          </w:p>
        </w:tc>
        <w:tc>
          <w:tcPr>
            <w:tcW w:w="851" w:type="dxa"/>
            <w:shd w:val="clear" w:color="auto" w:fill="ED7D31" w:themeFill="accent2"/>
            <w:noWrap/>
            <w:hideMark/>
          </w:tcPr>
          <w:p w14:paraId="2717618B"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407</w:t>
            </w:r>
          </w:p>
        </w:tc>
        <w:tc>
          <w:tcPr>
            <w:tcW w:w="992" w:type="dxa"/>
            <w:shd w:val="clear" w:color="auto" w:fill="ED7D31" w:themeFill="accent2"/>
            <w:noWrap/>
            <w:hideMark/>
          </w:tcPr>
          <w:p w14:paraId="4705CB57"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509</w:t>
            </w:r>
          </w:p>
        </w:tc>
        <w:tc>
          <w:tcPr>
            <w:tcW w:w="992" w:type="dxa"/>
            <w:shd w:val="clear" w:color="auto" w:fill="ED7D31" w:themeFill="accent2"/>
            <w:hideMark/>
          </w:tcPr>
          <w:p w14:paraId="4456AB2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585</w:t>
            </w:r>
          </w:p>
        </w:tc>
        <w:tc>
          <w:tcPr>
            <w:tcW w:w="993" w:type="dxa"/>
            <w:shd w:val="clear" w:color="auto" w:fill="ED7D31" w:themeFill="accent2"/>
            <w:hideMark/>
          </w:tcPr>
          <w:p w14:paraId="4BF0321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673</w:t>
            </w:r>
          </w:p>
        </w:tc>
        <w:tc>
          <w:tcPr>
            <w:tcW w:w="992" w:type="dxa"/>
            <w:shd w:val="clear" w:color="auto" w:fill="ED7D31" w:themeFill="accent2"/>
            <w:hideMark/>
          </w:tcPr>
          <w:p w14:paraId="58BE3DB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774</w:t>
            </w:r>
          </w:p>
        </w:tc>
      </w:tr>
      <w:tr w:rsidR="00171751" w:rsidRPr="002E0119" w14:paraId="28F84118" w14:textId="77777777" w:rsidTr="00FF4513">
        <w:trPr>
          <w:trHeight w:val="285"/>
        </w:trPr>
        <w:tc>
          <w:tcPr>
            <w:tcW w:w="1959" w:type="dxa"/>
            <w:vMerge/>
            <w:hideMark/>
          </w:tcPr>
          <w:p w14:paraId="7E8C6291" w14:textId="77777777" w:rsidR="00171751" w:rsidRPr="002E0119" w:rsidRDefault="00171751">
            <w:pPr>
              <w:rPr>
                <w:rFonts w:ascii="楷体" w:eastAsia="楷体" w:hAnsi="楷体" w:hint="eastAsia"/>
                <w:sz w:val="21"/>
                <w:szCs w:val="21"/>
              </w:rPr>
            </w:pPr>
          </w:p>
        </w:tc>
        <w:tc>
          <w:tcPr>
            <w:tcW w:w="1646" w:type="dxa"/>
            <w:noWrap/>
            <w:hideMark/>
          </w:tcPr>
          <w:p w14:paraId="6AAE61B0"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高盛</w:t>
            </w:r>
          </w:p>
        </w:tc>
        <w:tc>
          <w:tcPr>
            <w:tcW w:w="932" w:type="dxa"/>
            <w:noWrap/>
            <w:hideMark/>
          </w:tcPr>
          <w:p w14:paraId="3EE69772"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241</w:t>
            </w:r>
          </w:p>
        </w:tc>
        <w:tc>
          <w:tcPr>
            <w:tcW w:w="992" w:type="dxa"/>
            <w:noWrap/>
            <w:hideMark/>
          </w:tcPr>
          <w:p w14:paraId="2F4CC99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302</w:t>
            </w:r>
          </w:p>
        </w:tc>
        <w:tc>
          <w:tcPr>
            <w:tcW w:w="851" w:type="dxa"/>
            <w:noWrap/>
            <w:hideMark/>
          </w:tcPr>
          <w:p w14:paraId="2FDE1273"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368</w:t>
            </w:r>
          </w:p>
        </w:tc>
        <w:tc>
          <w:tcPr>
            <w:tcW w:w="992" w:type="dxa"/>
            <w:noWrap/>
            <w:hideMark/>
          </w:tcPr>
          <w:p w14:paraId="75769DE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477</w:t>
            </w:r>
          </w:p>
        </w:tc>
        <w:tc>
          <w:tcPr>
            <w:tcW w:w="992" w:type="dxa"/>
            <w:shd w:val="clear" w:color="auto" w:fill="ED7D31" w:themeFill="accent2"/>
            <w:hideMark/>
          </w:tcPr>
          <w:p w14:paraId="6294250B"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549</w:t>
            </w:r>
          </w:p>
        </w:tc>
        <w:tc>
          <w:tcPr>
            <w:tcW w:w="993" w:type="dxa"/>
            <w:shd w:val="clear" w:color="auto" w:fill="ED7D31" w:themeFill="accent2"/>
            <w:hideMark/>
          </w:tcPr>
          <w:p w14:paraId="685E028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631</w:t>
            </w:r>
          </w:p>
        </w:tc>
        <w:tc>
          <w:tcPr>
            <w:tcW w:w="992" w:type="dxa"/>
            <w:shd w:val="clear" w:color="auto" w:fill="ED7D31" w:themeFill="accent2"/>
            <w:hideMark/>
          </w:tcPr>
          <w:p w14:paraId="799374E4"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725</w:t>
            </w:r>
          </w:p>
        </w:tc>
      </w:tr>
      <w:tr w:rsidR="00171751" w:rsidRPr="002E0119" w14:paraId="2ACD6E74" w14:textId="77777777" w:rsidTr="00FF4513">
        <w:trPr>
          <w:trHeight w:val="285"/>
        </w:trPr>
        <w:tc>
          <w:tcPr>
            <w:tcW w:w="1959" w:type="dxa"/>
            <w:noWrap/>
            <w:hideMark/>
          </w:tcPr>
          <w:p w14:paraId="56E60FB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乐观</w:t>
            </w:r>
          </w:p>
        </w:tc>
        <w:tc>
          <w:tcPr>
            <w:tcW w:w="1646" w:type="dxa"/>
            <w:noWrap/>
            <w:hideMark/>
          </w:tcPr>
          <w:p w14:paraId="52F5725D" w14:textId="77777777" w:rsidR="00171751" w:rsidRPr="002E0119" w:rsidRDefault="00171751">
            <w:pPr>
              <w:rPr>
                <w:rFonts w:ascii="楷体" w:eastAsia="楷体" w:hAnsi="楷体" w:hint="eastAsia"/>
                <w:sz w:val="21"/>
                <w:szCs w:val="21"/>
              </w:rPr>
            </w:pPr>
            <w:r w:rsidRPr="002E0119">
              <w:rPr>
                <w:rFonts w:ascii="楷体" w:eastAsia="楷体" w:hAnsi="楷体"/>
                <w:sz w:val="21"/>
                <w:szCs w:val="21"/>
              </w:rPr>
              <w:t>大摩</w:t>
            </w:r>
          </w:p>
        </w:tc>
        <w:tc>
          <w:tcPr>
            <w:tcW w:w="932" w:type="dxa"/>
            <w:noWrap/>
            <w:hideMark/>
          </w:tcPr>
          <w:p w14:paraId="2D312AEF"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180</w:t>
            </w:r>
          </w:p>
        </w:tc>
        <w:tc>
          <w:tcPr>
            <w:tcW w:w="992" w:type="dxa"/>
            <w:noWrap/>
            <w:hideMark/>
          </w:tcPr>
          <w:p w14:paraId="5248E1C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490</w:t>
            </w:r>
          </w:p>
        </w:tc>
        <w:tc>
          <w:tcPr>
            <w:tcW w:w="851" w:type="dxa"/>
            <w:noWrap/>
            <w:hideMark/>
          </w:tcPr>
          <w:p w14:paraId="510B3A2E"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870</w:t>
            </w:r>
          </w:p>
        </w:tc>
        <w:tc>
          <w:tcPr>
            <w:tcW w:w="992" w:type="dxa"/>
            <w:noWrap/>
            <w:hideMark/>
          </w:tcPr>
          <w:p w14:paraId="36C3E63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1010</w:t>
            </w:r>
          </w:p>
        </w:tc>
        <w:tc>
          <w:tcPr>
            <w:tcW w:w="992" w:type="dxa"/>
            <w:shd w:val="clear" w:color="auto" w:fill="ED7D31" w:themeFill="accent2"/>
            <w:hideMark/>
          </w:tcPr>
          <w:p w14:paraId="14633D86"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1162</w:t>
            </w:r>
          </w:p>
        </w:tc>
        <w:tc>
          <w:tcPr>
            <w:tcW w:w="993" w:type="dxa"/>
            <w:shd w:val="clear" w:color="auto" w:fill="ED7D31" w:themeFill="accent2"/>
            <w:hideMark/>
          </w:tcPr>
          <w:p w14:paraId="3E3BEEFC"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1336</w:t>
            </w:r>
          </w:p>
        </w:tc>
        <w:tc>
          <w:tcPr>
            <w:tcW w:w="992" w:type="dxa"/>
            <w:shd w:val="clear" w:color="auto" w:fill="ED7D31" w:themeFill="accent2"/>
            <w:hideMark/>
          </w:tcPr>
          <w:p w14:paraId="1C4C00F5" w14:textId="77777777" w:rsidR="00171751" w:rsidRPr="002E0119" w:rsidRDefault="00171751" w:rsidP="00171751">
            <w:pPr>
              <w:rPr>
                <w:rFonts w:ascii="楷体" w:eastAsia="楷体" w:hAnsi="楷体" w:hint="eastAsia"/>
                <w:sz w:val="21"/>
                <w:szCs w:val="21"/>
              </w:rPr>
            </w:pPr>
            <w:r w:rsidRPr="002E0119">
              <w:rPr>
                <w:rFonts w:ascii="楷体" w:eastAsia="楷体" w:hAnsi="楷体"/>
                <w:sz w:val="21"/>
                <w:szCs w:val="21"/>
              </w:rPr>
              <w:t>1536</w:t>
            </w:r>
          </w:p>
        </w:tc>
      </w:tr>
      <w:tr w:rsidR="00171751" w:rsidRPr="002E0119" w14:paraId="2016D6CF" w14:textId="77777777" w:rsidTr="00FF4513">
        <w:trPr>
          <w:trHeight w:val="285"/>
        </w:trPr>
        <w:tc>
          <w:tcPr>
            <w:tcW w:w="4537" w:type="dxa"/>
            <w:gridSpan w:val="3"/>
            <w:noWrap/>
            <w:hideMark/>
          </w:tcPr>
          <w:p w14:paraId="26131B81" w14:textId="51F00781" w:rsidR="00171751" w:rsidRPr="002E0119" w:rsidRDefault="00171751">
            <w:pPr>
              <w:rPr>
                <w:rFonts w:ascii="楷体" w:eastAsia="楷体" w:hAnsi="楷体" w:hint="eastAsia"/>
                <w:sz w:val="21"/>
                <w:szCs w:val="21"/>
              </w:rPr>
            </w:pPr>
            <w:r w:rsidRPr="002E0119">
              <w:rPr>
                <w:rFonts w:ascii="楷体" w:eastAsia="楷体" w:hAnsi="楷体"/>
                <w:sz w:val="21"/>
                <w:szCs w:val="21"/>
              </w:rPr>
              <w:t>LightCounting预期增长系数：CAGR</w:t>
            </w:r>
            <w:r w:rsidR="00FF4513" w:rsidRPr="002E0119">
              <w:rPr>
                <w:rFonts w:ascii="楷体" w:eastAsia="楷体" w:hAnsi="楷体" w:hint="eastAsia"/>
                <w:sz w:val="21"/>
                <w:szCs w:val="21"/>
              </w:rPr>
              <w:t>记</w:t>
            </w:r>
            <w:r w:rsidRPr="002E0119">
              <w:rPr>
                <w:rFonts w:ascii="楷体" w:eastAsia="楷体" w:hAnsi="楷体"/>
                <w:sz w:val="21"/>
                <w:szCs w:val="21"/>
              </w:rPr>
              <w:t>22%</w:t>
            </w:r>
          </w:p>
        </w:tc>
        <w:tc>
          <w:tcPr>
            <w:tcW w:w="992" w:type="dxa"/>
            <w:noWrap/>
            <w:hideMark/>
          </w:tcPr>
          <w:p w14:paraId="4612E2A7" w14:textId="61631F5F"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50%</w:t>
            </w:r>
          </w:p>
        </w:tc>
        <w:tc>
          <w:tcPr>
            <w:tcW w:w="851" w:type="dxa"/>
            <w:noWrap/>
            <w:hideMark/>
          </w:tcPr>
          <w:p w14:paraId="5D8E02BF" w14:textId="5E40B958"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25%</w:t>
            </w:r>
          </w:p>
        </w:tc>
        <w:tc>
          <w:tcPr>
            <w:tcW w:w="992" w:type="dxa"/>
            <w:noWrap/>
            <w:hideMark/>
          </w:tcPr>
          <w:p w14:paraId="2C0C50AD" w14:textId="3741C70B"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25%</w:t>
            </w:r>
          </w:p>
        </w:tc>
        <w:tc>
          <w:tcPr>
            <w:tcW w:w="992" w:type="dxa"/>
            <w:hideMark/>
          </w:tcPr>
          <w:p w14:paraId="6F7FB6EA" w14:textId="6EB2F76B"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15%</w:t>
            </w:r>
          </w:p>
        </w:tc>
        <w:tc>
          <w:tcPr>
            <w:tcW w:w="993" w:type="dxa"/>
            <w:noWrap/>
            <w:hideMark/>
          </w:tcPr>
          <w:p w14:paraId="11992672" w14:textId="5BC782B7"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15%</w:t>
            </w:r>
          </w:p>
        </w:tc>
        <w:tc>
          <w:tcPr>
            <w:tcW w:w="992" w:type="dxa"/>
            <w:noWrap/>
            <w:hideMark/>
          </w:tcPr>
          <w:p w14:paraId="3B64AB92" w14:textId="25D2ECE4" w:rsidR="00171751" w:rsidRPr="002E0119" w:rsidRDefault="00320C3B" w:rsidP="00171751">
            <w:pPr>
              <w:rPr>
                <w:rFonts w:ascii="楷体" w:eastAsia="楷体" w:hAnsi="楷体" w:hint="eastAsia"/>
                <w:sz w:val="21"/>
                <w:szCs w:val="21"/>
              </w:rPr>
            </w:pPr>
            <w:r w:rsidRPr="002E0119">
              <w:rPr>
                <w:rFonts w:ascii="楷体" w:eastAsia="楷体" w:hAnsi="楷体" w:hint="eastAsia"/>
                <w:sz w:val="21"/>
                <w:szCs w:val="21"/>
              </w:rPr>
              <w:t>11%</w:t>
            </w:r>
          </w:p>
        </w:tc>
      </w:tr>
    </w:tbl>
    <w:p w14:paraId="75F890F5" w14:textId="53DA5288" w:rsidR="00E95841" w:rsidRPr="0044789F" w:rsidRDefault="00CE3ADC">
      <w:pPr>
        <w:rPr>
          <w:rFonts w:ascii="楷体" w:eastAsia="楷体" w:hAnsi="楷体" w:hint="eastAsia"/>
          <w:sz w:val="16"/>
          <w:szCs w:val="16"/>
        </w:rPr>
      </w:pPr>
      <w:r w:rsidRPr="0044789F">
        <w:rPr>
          <w:rFonts w:ascii="楷体" w:eastAsia="楷体" w:hAnsi="楷体" w:hint="eastAsia"/>
          <w:sz w:val="21"/>
          <w:szCs w:val="16"/>
        </w:rPr>
        <w:t>数据来源：银河证券，高盛，摩根士丹利，川江测算</w:t>
      </w:r>
    </w:p>
    <w:p w14:paraId="77307D11" w14:textId="0E9414EC" w:rsidR="003F4EBF" w:rsidRPr="0044789F" w:rsidRDefault="003F4EBF">
      <w:pPr>
        <w:rPr>
          <w:rFonts w:ascii="楷体" w:eastAsia="楷体" w:hAnsi="楷体" w:hint="eastAsia"/>
          <w:sz w:val="16"/>
          <w:szCs w:val="16"/>
        </w:rPr>
      </w:pPr>
      <w:r w:rsidRPr="0044789F">
        <w:rPr>
          <w:rFonts w:ascii="楷体" w:eastAsia="楷体" w:hAnsi="楷体" w:hint="eastAsia"/>
          <w:sz w:val="21"/>
          <w:szCs w:val="16"/>
        </w:rPr>
        <w:t>注：橙色为采取lightcounting测算系数的计算结果</w:t>
      </w:r>
    </w:p>
    <w:p w14:paraId="5BDDF24D" w14:textId="4663E9C1" w:rsidR="00E95841" w:rsidRPr="002E0119" w:rsidRDefault="000E17A5">
      <w:pPr>
        <w:pStyle w:val="2"/>
        <w:rPr>
          <w:rFonts w:ascii="楷体" w:eastAsia="楷体" w:hAnsi="楷体" w:hint="eastAsia"/>
          <w:b/>
          <w:bCs/>
          <w:color w:val="auto"/>
          <w:sz w:val="32"/>
          <w:szCs w:val="32"/>
        </w:rPr>
      </w:pPr>
      <w:bookmarkStart w:id="125" w:name="_Toc231143521"/>
      <w:bookmarkStart w:id="126" w:name="_Toc231144051"/>
      <w:r w:rsidRPr="002E0119">
        <w:rPr>
          <w:rFonts w:ascii="楷体" w:eastAsia="楷体" w:hAnsi="楷体" w:hint="eastAsia"/>
          <w:b/>
          <w:bCs/>
          <w:color w:val="auto"/>
          <w:sz w:val="32"/>
          <w:szCs w:val="32"/>
        </w:rPr>
        <w:t>3.</w:t>
      </w:r>
      <w:r w:rsidR="0078464A">
        <w:rPr>
          <w:rFonts w:ascii="楷体" w:eastAsia="楷体" w:hAnsi="楷体" w:hint="eastAsia"/>
          <w:b/>
          <w:bCs/>
          <w:color w:val="auto"/>
          <w:sz w:val="32"/>
          <w:szCs w:val="32"/>
        </w:rPr>
        <w:t>6</w:t>
      </w:r>
      <w:r w:rsidRPr="002E0119">
        <w:rPr>
          <w:rFonts w:ascii="楷体" w:eastAsia="楷体" w:hAnsi="楷体" w:hint="eastAsia"/>
          <w:b/>
          <w:bCs/>
          <w:color w:val="auto"/>
          <w:sz w:val="32"/>
          <w:szCs w:val="32"/>
        </w:rPr>
        <w:t xml:space="preserve"> </w:t>
      </w:r>
      <w:bookmarkEnd w:id="125"/>
      <w:bookmarkEnd w:id="126"/>
      <w:r w:rsidR="00445A8A">
        <w:rPr>
          <w:rFonts w:ascii="楷体" w:eastAsia="楷体" w:hAnsi="楷体" w:hint="eastAsia"/>
          <w:b/>
          <w:bCs/>
          <w:color w:val="auto"/>
          <w:sz w:val="32"/>
          <w:szCs w:val="32"/>
        </w:rPr>
        <w:t>光模块</w:t>
      </w:r>
      <w:r w:rsidR="0078464A">
        <w:rPr>
          <w:rFonts w:ascii="楷体" w:eastAsia="楷体" w:hAnsi="楷体" w:hint="eastAsia"/>
          <w:b/>
          <w:bCs/>
          <w:color w:val="auto"/>
          <w:sz w:val="32"/>
          <w:szCs w:val="32"/>
        </w:rPr>
        <w:t>景气度</w:t>
      </w:r>
      <w:r w:rsidR="00445A8A">
        <w:rPr>
          <w:rFonts w:ascii="楷体" w:eastAsia="楷体" w:hAnsi="楷体" w:hint="eastAsia"/>
          <w:b/>
          <w:bCs/>
          <w:color w:val="auto"/>
          <w:sz w:val="32"/>
          <w:szCs w:val="32"/>
        </w:rPr>
        <w:t>追踪</w:t>
      </w:r>
    </w:p>
    <w:p w14:paraId="1D47EEFF" w14:textId="02039823" w:rsidR="00E95841" w:rsidRPr="002E0119" w:rsidRDefault="002C0167" w:rsidP="00445A8A">
      <w:pPr>
        <w:ind w:firstLineChars="200" w:firstLine="560"/>
        <w:rPr>
          <w:rFonts w:ascii="楷体" w:eastAsia="楷体" w:hAnsi="楷体" w:hint="eastAsia"/>
          <w:sz w:val="28"/>
          <w:szCs w:val="28"/>
        </w:rPr>
      </w:pPr>
      <w:r>
        <w:rPr>
          <w:rFonts w:ascii="楷体" w:eastAsia="楷体" w:hAnsi="楷体" w:hint="eastAsia"/>
          <w:sz w:val="28"/>
          <w:szCs w:val="28"/>
        </w:rPr>
        <w:t>景气度方面，</w:t>
      </w:r>
      <w:r w:rsidR="00ED12AE">
        <w:rPr>
          <w:rFonts w:ascii="楷体" w:eastAsia="楷体" w:hAnsi="楷体" w:hint="eastAsia"/>
          <w:sz w:val="28"/>
          <w:szCs w:val="28"/>
        </w:rPr>
        <w:t>可以</w:t>
      </w:r>
      <w:r w:rsidR="00CA16CA" w:rsidRPr="002E0119">
        <w:rPr>
          <w:rFonts w:ascii="楷体" w:eastAsia="楷体" w:hAnsi="楷体" w:hint="eastAsia"/>
          <w:sz w:val="28"/>
          <w:szCs w:val="28"/>
        </w:rPr>
        <w:t>从资本开支，订单</w:t>
      </w:r>
      <w:r w:rsidR="00ED12AE">
        <w:rPr>
          <w:rFonts w:ascii="楷体" w:eastAsia="楷体" w:hAnsi="楷体" w:hint="eastAsia"/>
          <w:sz w:val="28"/>
          <w:szCs w:val="28"/>
        </w:rPr>
        <w:t>状况</w:t>
      </w:r>
      <w:r w:rsidR="00CA16CA" w:rsidRPr="002E0119">
        <w:rPr>
          <w:rFonts w:ascii="楷体" w:eastAsia="楷体" w:hAnsi="楷体" w:hint="eastAsia"/>
          <w:sz w:val="28"/>
          <w:szCs w:val="28"/>
        </w:rPr>
        <w:t>，出口数据，板块业绩</w:t>
      </w:r>
      <w:r w:rsidR="00ED12AE">
        <w:rPr>
          <w:rFonts w:ascii="楷体" w:eastAsia="楷体" w:hAnsi="楷体" w:hint="eastAsia"/>
          <w:sz w:val="28"/>
          <w:szCs w:val="28"/>
        </w:rPr>
        <w:t>来进行追踪。</w:t>
      </w:r>
    </w:p>
    <w:p w14:paraId="6BA85F36" w14:textId="3F0C55BC" w:rsidR="00E95841" w:rsidRPr="002E0119" w:rsidRDefault="00CA16CA" w:rsidP="00445A8A">
      <w:pPr>
        <w:ind w:firstLineChars="200" w:firstLine="560"/>
        <w:rPr>
          <w:rFonts w:ascii="楷体" w:eastAsia="楷体" w:hAnsi="楷体" w:hint="eastAsia"/>
          <w:sz w:val="28"/>
          <w:szCs w:val="28"/>
        </w:rPr>
      </w:pPr>
      <w:r w:rsidRPr="002E0119">
        <w:rPr>
          <w:rFonts w:ascii="楷体" w:eastAsia="楷体" w:hAnsi="楷体" w:hint="eastAsia"/>
          <w:sz w:val="28"/>
          <w:szCs w:val="28"/>
        </w:rPr>
        <w:t>需求侧</w:t>
      </w:r>
      <w:r w:rsidR="00ED12AE">
        <w:rPr>
          <w:rFonts w:ascii="楷体" w:eastAsia="楷体" w:hAnsi="楷体" w:hint="eastAsia"/>
          <w:sz w:val="28"/>
          <w:szCs w:val="28"/>
        </w:rPr>
        <w:t>主要有资本开支和订单状况。</w:t>
      </w:r>
    </w:p>
    <w:p w14:paraId="35598BC3" w14:textId="2022CD8C" w:rsidR="00E95841" w:rsidRPr="002E0119" w:rsidRDefault="00CA16CA" w:rsidP="00445A8A">
      <w:pPr>
        <w:ind w:firstLineChars="200" w:firstLine="560"/>
        <w:rPr>
          <w:rFonts w:ascii="楷体" w:eastAsia="楷体" w:hAnsi="楷体" w:hint="eastAsia"/>
          <w:sz w:val="28"/>
          <w:szCs w:val="28"/>
        </w:rPr>
      </w:pPr>
      <w:r w:rsidRPr="002E0119">
        <w:rPr>
          <w:rFonts w:ascii="楷体" w:eastAsia="楷体" w:hAnsi="楷体" w:hint="eastAsia"/>
          <w:sz w:val="28"/>
          <w:szCs w:val="28"/>
        </w:rPr>
        <w:t>从下游资本开支上，2026年，海外四云总体资本开支同比增加90%至</w:t>
      </w:r>
      <w:r w:rsidR="00A94FC8">
        <w:rPr>
          <w:rFonts w:ascii="楷体" w:eastAsia="楷体" w:hAnsi="楷体" w:hint="eastAsia"/>
          <w:sz w:val="28"/>
          <w:szCs w:val="28"/>
        </w:rPr>
        <w:t>超过</w:t>
      </w:r>
      <w:r w:rsidRPr="002E0119">
        <w:rPr>
          <w:rFonts w:ascii="楷体" w:eastAsia="楷体" w:hAnsi="楷体" w:hint="eastAsia"/>
          <w:sz w:val="28"/>
          <w:szCs w:val="28"/>
        </w:rPr>
        <w:t>7000亿美元，国内三大云资本开支同比增加43%至6030亿人民币。需求拉动强劲。</w:t>
      </w:r>
    </w:p>
    <w:p w14:paraId="4753761B" w14:textId="77777777" w:rsidR="00E95841" w:rsidRPr="002E0119" w:rsidRDefault="00CA16CA" w:rsidP="00445A8A">
      <w:pPr>
        <w:ind w:firstLineChars="200" w:firstLine="560"/>
        <w:rPr>
          <w:rFonts w:ascii="楷体" w:eastAsia="楷体" w:hAnsi="楷体" w:hint="eastAsia"/>
          <w:sz w:val="28"/>
          <w:szCs w:val="28"/>
        </w:rPr>
      </w:pPr>
      <w:r w:rsidRPr="002E0119">
        <w:rPr>
          <w:rFonts w:ascii="楷体" w:eastAsia="楷体" w:hAnsi="楷体" w:hint="eastAsia"/>
          <w:sz w:val="28"/>
          <w:szCs w:val="28"/>
        </w:rPr>
        <w:t>从订单上，龙头光芯片，光模块企业订单已经排产至2028年，订单能见度高，中短期需求确定。</w:t>
      </w:r>
    </w:p>
    <w:p w14:paraId="67E6C179" w14:textId="3850B003" w:rsidR="00E95841" w:rsidRPr="002E0119" w:rsidRDefault="00CA16CA" w:rsidP="00445A8A">
      <w:pPr>
        <w:ind w:firstLineChars="200" w:firstLine="560"/>
        <w:rPr>
          <w:rFonts w:ascii="楷体" w:eastAsia="楷体" w:hAnsi="楷体" w:hint="eastAsia"/>
          <w:sz w:val="28"/>
          <w:szCs w:val="28"/>
        </w:rPr>
      </w:pPr>
      <w:r w:rsidRPr="002E0119">
        <w:rPr>
          <w:rFonts w:ascii="楷体" w:eastAsia="楷体" w:hAnsi="楷体" w:hint="eastAsia"/>
          <w:sz w:val="28"/>
          <w:szCs w:val="28"/>
        </w:rPr>
        <w:t>供给侧</w:t>
      </w:r>
      <w:r w:rsidR="006C7330">
        <w:rPr>
          <w:rFonts w:ascii="楷体" w:eastAsia="楷体" w:hAnsi="楷体" w:hint="eastAsia"/>
          <w:sz w:val="28"/>
          <w:szCs w:val="28"/>
        </w:rPr>
        <w:t>主要可以追踪出口数据和板块业绩。</w:t>
      </w:r>
    </w:p>
    <w:p w14:paraId="0155B962" w14:textId="25BEC62C" w:rsidR="00E95841" w:rsidRPr="002E0119" w:rsidRDefault="00CA16CA" w:rsidP="00445A8A">
      <w:pPr>
        <w:ind w:firstLineChars="200" w:firstLine="560"/>
        <w:rPr>
          <w:rFonts w:ascii="楷体" w:eastAsia="楷体" w:hAnsi="楷体" w:hint="eastAsia"/>
          <w:sz w:val="28"/>
          <w:szCs w:val="28"/>
        </w:rPr>
      </w:pPr>
      <w:r w:rsidRPr="002E0119">
        <w:rPr>
          <w:rFonts w:ascii="楷体" w:eastAsia="楷体" w:hAnsi="楷体" w:hint="eastAsia"/>
          <w:sz w:val="28"/>
          <w:szCs w:val="28"/>
        </w:rPr>
        <w:t>一季度光模块出口额增加2.79%达14.2亿美元，出口均价同比</w:t>
      </w:r>
      <w:r w:rsidRPr="002E0119">
        <w:rPr>
          <w:rFonts w:ascii="楷体" w:eastAsia="楷体" w:hAnsi="楷体" w:hint="eastAsia"/>
          <w:sz w:val="28"/>
          <w:szCs w:val="28"/>
        </w:rPr>
        <w:lastRenderedPageBreak/>
        <w:t>增加17.62%至1592美元/</w:t>
      </w:r>
      <w:commentRangeStart w:id="127"/>
      <w:commentRangeStart w:id="128"/>
      <w:r w:rsidRPr="002E0119">
        <w:rPr>
          <w:rFonts w:ascii="楷体" w:eastAsia="楷体" w:hAnsi="楷体" w:hint="eastAsia"/>
          <w:sz w:val="28"/>
          <w:szCs w:val="28"/>
        </w:rPr>
        <w:t>kg</w:t>
      </w:r>
      <w:commentRangeEnd w:id="127"/>
      <w:r w:rsidR="001E4226" w:rsidRPr="002E0119">
        <w:rPr>
          <w:rStyle w:val="af6"/>
          <w:rFonts w:ascii="楷体" w:eastAsia="楷体" w:hAnsi="楷体" w:hint="eastAsia"/>
          <w:sz w:val="28"/>
          <w:szCs w:val="28"/>
        </w:rPr>
        <w:commentReference w:id="127"/>
      </w:r>
      <w:commentRangeEnd w:id="128"/>
      <w:r w:rsidR="00640790" w:rsidRPr="002E0119">
        <w:rPr>
          <w:rStyle w:val="af6"/>
          <w:rFonts w:ascii="楷体" w:eastAsia="楷体" w:hAnsi="楷体" w:hint="eastAsia"/>
          <w:sz w:val="28"/>
          <w:szCs w:val="28"/>
        </w:rPr>
        <w:commentReference w:id="128"/>
      </w:r>
      <w:r w:rsidRPr="002E0119">
        <w:rPr>
          <w:rFonts w:ascii="楷体" w:eastAsia="楷体" w:hAnsi="楷体" w:hint="eastAsia"/>
          <w:sz w:val="28"/>
          <w:szCs w:val="28"/>
        </w:rPr>
        <w:t>，板块营收同比增长96%，归母净利润同比增加137%，结构性产能升级进程顺利，高速率光模块对于低端产品的替代正在加速。</w:t>
      </w:r>
    </w:p>
    <w:p w14:paraId="68C5B3F2" w14:textId="0A12C429" w:rsidR="00B218E5" w:rsidRPr="00E95477" w:rsidRDefault="005B32DB" w:rsidP="00E95477">
      <w:pPr>
        <w:pStyle w:val="1"/>
        <w:rPr>
          <w:rFonts w:ascii="楷体" w:eastAsia="楷体" w:hAnsi="楷体" w:hint="eastAsia"/>
          <w:b/>
          <w:bCs/>
          <w:color w:val="auto"/>
          <w:sz w:val="36"/>
          <w:szCs w:val="36"/>
        </w:rPr>
      </w:pPr>
      <w:bookmarkStart w:id="129" w:name="_Toc231143522"/>
      <w:bookmarkStart w:id="130" w:name="_Toc231144052"/>
      <w:r w:rsidRPr="002D419C">
        <w:rPr>
          <w:rFonts w:ascii="楷体" w:eastAsia="楷体" w:hAnsi="楷体" w:hint="eastAsia"/>
          <w:b/>
          <w:bCs/>
          <w:color w:val="auto"/>
          <w:sz w:val="36"/>
          <w:szCs w:val="36"/>
        </w:rPr>
        <w:t>4.</w:t>
      </w:r>
      <w:r w:rsidR="00791476" w:rsidRPr="002D419C">
        <w:rPr>
          <w:rFonts w:ascii="楷体" w:eastAsia="楷体" w:hAnsi="楷体" w:hint="eastAsia"/>
          <w:b/>
          <w:bCs/>
          <w:color w:val="auto"/>
          <w:sz w:val="36"/>
          <w:szCs w:val="36"/>
        </w:rPr>
        <w:t xml:space="preserve"> </w:t>
      </w:r>
      <w:r w:rsidR="00B218E5">
        <w:rPr>
          <w:rFonts w:ascii="楷体" w:eastAsia="楷体" w:hAnsi="楷体" w:hint="eastAsia"/>
          <w:b/>
          <w:bCs/>
          <w:color w:val="auto"/>
          <w:sz w:val="36"/>
          <w:szCs w:val="36"/>
        </w:rPr>
        <w:t>二级</w:t>
      </w:r>
      <w:r w:rsidR="00791476" w:rsidRPr="002D419C">
        <w:rPr>
          <w:rFonts w:ascii="楷体" w:eastAsia="楷体" w:hAnsi="楷体" w:hint="eastAsia"/>
          <w:b/>
          <w:bCs/>
          <w:color w:val="auto"/>
          <w:sz w:val="36"/>
          <w:szCs w:val="36"/>
        </w:rPr>
        <w:t>市场</w:t>
      </w:r>
      <w:bookmarkEnd w:id="129"/>
      <w:bookmarkEnd w:id="130"/>
    </w:p>
    <w:p w14:paraId="55ECFC51" w14:textId="19983F1F" w:rsidR="005B32DB" w:rsidRDefault="005B32DB" w:rsidP="005B32DB">
      <w:pPr>
        <w:pStyle w:val="2"/>
        <w:rPr>
          <w:rFonts w:ascii="楷体" w:eastAsia="楷体" w:hAnsi="楷体" w:hint="eastAsia"/>
          <w:b/>
          <w:bCs/>
          <w:color w:val="auto"/>
          <w:sz w:val="32"/>
          <w:szCs w:val="22"/>
        </w:rPr>
      </w:pPr>
      <w:bookmarkStart w:id="131" w:name="_Toc231143523"/>
      <w:bookmarkStart w:id="132" w:name="_Toc231144053"/>
      <w:r w:rsidRPr="0077393B">
        <w:rPr>
          <w:rFonts w:ascii="楷体" w:eastAsia="楷体" w:hAnsi="楷体" w:hint="eastAsia"/>
          <w:b/>
          <w:bCs/>
          <w:color w:val="auto"/>
          <w:sz w:val="32"/>
          <w:szCs w:val="22"/>
        </w:rPr>
        <w:t>4.1 历史回顾</w:t>
      </w:r>
      <w:bookmarkEnd w:id="131"/>
      <w:bookmarkEnd w:id="132"/>
    </w:p>
    <w:p w14:paraId="67665018" w14:textId="18AFC686" w:rsidR="009B1AED" w:rsidRPr="008C37F9" w:rsidRDefault="009B1AED" w:rsidP="008C37F9">
      <w:pPr>
        <w:jc w:val="center"/>
        <w:rPr>
          <w:rFonts w:ascii="楷体" w:eastAsia="楷体" w:hAnsi="楷体" w:hint="eastAsia"/>
          <w:sz w:val="21"/>
          <w:szCs w:val="22"/>
        </w:rPr>
      </w:pPr>
      <w:r w:rsidRPr="008C37F9">
        <w:rPr>
          <w:rFonts w:ascii="楷体" w:eastAsia="楷体" w:hAnsi="楷体" w:hint="eastAsia"/>
          <w:sz w:val="21"/>
          <w:szCs w:val="22"/>
        </w:rPr>
        <w:t>表：申万行业指数：一级行业通信</w:t>
      </w:r>
      <w:r w:rsidR="008C37F9" w:rsidRPr="008C37F9">
        <w:rPr>
          <w:rFonts w:ascii="楷体" w:eastAsia="楷体" w:hAnsi="楷体" w:hint="eastAsia"/>
          <w:sz w:val="21"/>
          <w:szCs w:val="22"/>
        </w:rPr>
        <w:t>暨中信通信行业指数</w:t>
      </w:r>
    </w:p>
    <w:p w14:paraId="22CE0287" w14:textId="1EAFFB70" w:rsidR="00B218E5" w:rsidRPr="00547A82" w:rsidRDefault="00F7086A" w:rsidP="008C37F9">
      <w:pPr>
        <w:jc w:val="center"/>
        <w:rPr>
          <w:rFonts w:ascii="楷体" w:eastAsia="楷体" w:hAnsi="楷体" w:hint="eastAsia"/>
          <w:szCs w:val="22"/>
        </w:rPr>
      </w:pPr>
      <w:r w:rsidRPr="00547A82">
        <w:rPr>
          <w:rFonts w:ascii="楷体" w:eastAsia="楷体" w:hAnsi="楷体"/>
          <w:noProof/>
          <w:sz w:val="28"/>
        </w:rPr>
        <w:drawing>
          <wp:inline distT="0" distB="0" distL="0" distR="0" wp14:anchorId="21E19473" wp14:editId="4D5023C6">
            <wp:extent cx="5775242" cy="1900281"/>
            <wp:effectExtent l="0" t="0" r="0" b="5080"/>
            <wp:docPr id="201050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83863" cy="1903118"/>
                    </a:xfrm>
                    <a:prstGeom prst="rect">
                      <a:avLst/>
                    </a:prstGeom>
                    <a:noFill/>
                    <a:ln>
                      <a:noFill/>
                    </a:ln>
                  </pic:spPr>
                </pic:pic>
              </a:graphicData>
            </a:graphic>
          </wp:inline>
        </w:drawing>
      </w:r>
    </w:p>
    <w:p w14:paraId="508E1AB0" w14:textId="2F59E840" w:rsidR="00F7086A" w:rsidRPr="0061058C" w:rsidRDefault="00F7086A" w:rsidP="00445A8A">
      <w:pPr>
        <w:ind w:firstLineChars="200" w:firstLine="560"/>
        <w:rPr>
          <w:rFonts w:ascii="楷体" w:eastAsia="楷体" w:hAnsi="楷体" w:hint="eastAsia"/>
          <w:color w:val="EE0000"/>
          <w:szCs w:val="22"/>
        </w:rPr>
      </w:pPr>
      <w:r w:rsidRPr="0061058C">
        <w:rPr>
          <w:rFonts w:ascii="楷体" w:eastAsia="楷体" w:hAnsi="楷体" w:hint="eastAsia"/>
          <w:color w:val="EE0000"/>
          <w:sz w:val="28"/>
          <w:szCs w:val="22"/>
        </w:rPr>
        <w:t>2006.06-2008.01</w:t>
      </w:r>
      <w:r w:rsidR="00CA6B7E" w:rsidRPr="0061058C">
        <w:rPr>
          <w:rFonts w:ascii="楷体" w:eastAsia="楷体" w:hAnsi="楷体" w:hint="eastAsia"/>
          <w:color w:val="EE0000"/>
          <w:sz w:val="28"/>
          <w:szCs w:val="22"/>
        </w:rPr>
        <w:t>：第一次周期主升，核心原因为对3G预期的炒作</w:t>
      </w:r>
      <w:r w:rsidR="00F66269">
        <w:rPr>
          <w:rFonts w:ascii="楷体" w:eastAsia="楷体" w:hAnsi="楷体" w:hint="eastAsia"/>
          <w:color w:val="EE0000"/>
          <w:sz w:val="28"/>
          <w:szCs w:val="22"/>
        </w:rPr>
        <w:t>。</w:t>
      </w:r>
    </w:p>
    <w:p w14:paraId="430611EC" w14:textId="272F9C52" w:rsidR="00CA6B7E" w:rsidRPr="00547A82" w:rsidRDefault="00A456F5" w:rsidP="00445A8A">
      <w:pPr>
        <w:ind w:firstLineChars="200" w:firstLine="560"/>
        <w:rPr>
          <w:rFonts w:ascii="楷体" w:eastAsia="楷体" w:hAnsi="楷体" w:hint="eastAsia"/>
          <w:szCs w:val="22"/>
        </w:rPr>
      </w:pPr>
      <w:r w:rsidRPr="00547A82">
        <w:rPr>
          <w:rFonts w:ascii="楷体" w:eastAsia="楷体" w:hAnsi="楷体" w:hint="eastAsia"/>
          <w:sz w:val="28"/>
          <w:szCs w:val="22"/>
        </w:rPr>
        <w:t>2008.01-2008.10：金融危机，3G建设延迟，估值回归</w:t>
      </w:r>
      <w:r w:rsidR="00F66269">
        <w:rPr>
          <w:rFonts w:ascii="楷体" w:eastAsia="楷体" w:hAnsi="楷体" w:hint="eastAsia"/>
          <w:sz w:val="28"/>
          <w:szCs w:val="22"/>
        </w:rPr>
        <w:t>。</w:t>
      </w:r>
    </w:p>
    <w:p w14:paraId="59000DFB" w14:textId="688CAAB0" w:rsidR="00F7086A" w:rsidRPr="0061058C" w:rsidRDefault="00F7086A" w:rsidP="00445A8A">
      <w:pPr>
        <w:ind w:firstLineChars="200" w:firstLine="560"/>
        <w:rPr>
          <w:rFonts w:ascii="楷体" w:eastAsia="楷体" w:hAnsi="楷体" w:hint="eastAsia"/>
          <w:color w:val="EE0000"/>
          <w:szCs w:val="22"/>
        </w:rPr>
      </w:pPr>
      <w:r w:rsidRPr="0061058C">
        <w:rPr>
          <w:rFonts w:ascii="楷体" w:eastAsia="楷体" w:hAnsi="楷体" w:hint="eastAsia"/>
          <w:color w:val="EE0000"/>
          <w:sz w:val="28"/>
          <w:szCs w:val="22"/>
        </w:rPr>
        <w:t>2008</w:t>
      </w:r>
      <w:r w:rsidR="00930379" w:rsidRPr="0061058C">
        <w:rPr>
          <w:rFonts w:ascii="楷体" w:eastAsia="楷体" w:hAnsi="楷体" w:hint="eastAsia"/>
          <w:color w:val="EE0000"/>
          <w:sz w:val="28"/>
          <w:szCs w:val="22"/>
        </w:rPr>
        <w:t>.10-2010.01</w:t>
      </w:r>
      <w:r w:rsidR="00A456F5" w:rsidRPr="0061058C">
        <w:rPr>
          <w:rFonts w:ascii="楷体" w:eastAsia="楷体" w:hAnsi="楷体" w:hint="eastAsia"/>
          <w:color w:val="EE0000"/>
          <w:sz w:val="28"/>
          <w:szCs w:val="22"/>
        </w:rPr>
        <w:t>：4万亿刺激，</w:t>
      </w:r>
      <w:r w:rsidR="00990C9E" w:rsidRPr="0061058C">
        <w:rPr>
          <w:rFonts w:ascii="楷体" w:eastAsia="楷体" w:hAnsi="楷体" w:hint="eastAsia"/>
          <w:color w:val="EE0000"/>
          <w:sz w:val="28"/>
          <w:szCs w:val="22"/>
        </w:rPr>
        <w:t>4G消息预热</w:t>
      </w:r>
      <w:r w:rsidR="00F66269">
        <w:rPr>
          <w:rFonts w:ascii="楷体" w:eastAsia="楷体" w:hAnsi="楷体" w:hint="eastAsia"/>
          <w:color w:val="EE0000"/>
          <w:sz w:val="28"/>
          <w:szCs w:val="22"/>
        </w:rPr>
        <w:t>。</w:t>
      </w:r>
    </w:p>
    <w:p w14:paraId="645A3570" w14:textId="777D04EA" w:rsidR="00990C9E" w:rsidRPr="00547A82" w:rsidRDefault="00990C9E" w:rsidP="00445A8A">
      <w:pPr>
        <w:ind w:firstLineChars="200" w:firstLine="560"/>
        <w:rPr>
          <w:rFonts w:ascii="楷体" w:eastAsia="楷体" w:hAnsi="楷体" w:hint="eastAsia"/>
          <w:szCs w:val="22"/>
        </w:rPr>
      </w:pPr>
      <w:r w:rsidRPr="00547A82">
        <w:rPr>
          <w:rFonts w:ascii="楷体" w:eastAsia="楷体" w:hAnsi="楷体" w:hint="eastAsia"/>
          <w:sz w:val="28"/>
          <w:szCs w:val="22"/>
        </w:rPr>
        <w:t>2010.01-2012.12：</w:t>
      </w:r>
      <w:r w:rsidR="00906C27" w:rsidRPr="00547A82">
        <w:rPr>
          <w:rFonts w:ascii="楷体" w:eastAsia="楷体" w:hAnsi="楷体" w:hint="eastAsia"/>
          <w:sz w:val="28"/>
          <w:szCs w:val="22"/>
        </w:rPr>
        <w:t>3G投资退潮，4G预期落空，估值消化，横盘</w:t>
      </w:r>
      <w:r w:rsidR="00F66269">
        <w:rPr>
          <w:rFonts w:ascii="楷体" w:eastAsia="楷体" w:hAnsi="楷体" w:hint="eastAsia"/>
          <w:sz w:val="28"/>
          <w:szCs w:val="22"/>
        </w:rPr>
        <w:t>。</w:t>
      </w:r>
    </w:p>
    <w:p w14:paraId="4503A35A" w14:textId="12328331" w:rsidR="00906C27" w:rsidRPr="0061058C" w:rsidRDefault="00906C27" w:rsidP="00445A8A">
      <w:pPr>
        <w:ind w:firstLineChars="200" w:firstLine="560"/>
        <w:rPr>
          <w:rFonts w:ascii="楷体" w:eastAsia="楷体" w:hAnsi="楷体" w:hint="eastAsia"/>
          <w:color w:val="EE0000"/>
          <w:szCs w:val="22"/>
        </w:rPr>
      </w:pPr>
      <w:r w:rsidRPr="0061058C">
        <w:rPr>
          <w:rFonts w:ascii="楷体" w:eastAsia="楷体" w:hAnsi="楷体" w:hint="eastAsia"/>
          <w:color w:val="EE0000"/>
          <w:sz w:val="28"/>
          <w:szCs w:val="22"/>
        </w:rPr>
        <w:t>2013.01-2015.06</w:t>
      </w:r>
      <w:r w:rsidR="00FC1EAD" w:rsidRPr="0061058C">
        <w:rPr>
          <w:rFonts w:ascii="楷体" w:eastAsia="楷体" w:hAnsi="楷体" w:hint="eastAsia"/>
          <w:color w:val="EE0000"/>
          <w:sz w:val="28"/>
          <w:szCs w:val="22"/>
        </w:rPr>
        <w:t>：移动互联网爆发，叠加2013.12 4G拍照发放</w:t>
      </w:r>
      <w:r w:rsidR="00F66269">
        <w:rPr>
          <w:rFonts w:ascii="楷体" w:eastAsia="楷体" w:hAnsi="楷体" w:hint="eastAsia"/>
          <w:color w:val="EE0000"/>
          <w:sz w:val="28"/>
          <w:szCs w:val="22"/>
        </w:rPr>
        <w:t>。</w:t>
      </w:r>
    </w:p>
    <w:p w14:paraId="329B772E" w14:textId="36DF9DC8" w:rsidR="00D77CD6" w:rsidRPr="00547A82" w:rsidRDefault="002B3ED3" w:rsidP="00445A8A">
      <w:pPr>
        <w:ind w:firstLineChars="200" w:firstLine="560"/>
        <w:rPr>
          <w:rFonts w:ascii="楷体" w:eastAsia="楷体" w:hAnsi="楷体" w:hint="eastAsia"/>
          <w:szCs w:val="22"/>
        </w:rPr>
      </w:pPr>
      <w:r w:rsidRPr="00547A82">
        <w:rPr>
          <w:rFonts w:ascii="楷体" w:eastAsia="楷体" w:hAnsi="楷体" w:hint="eastAsia"/>
          <w:sz w:val="28"/>
          <w:szCs w:val="22"/>
        </w:rPr>
        <w:t>2015.06-2018.10</w:t>
      </w:r>
      <w:r w:rsidR="00C2491A" w:rsidRPr="00547A82">
        <w:rPr>
          <w:rFonts w:ascii="楷体" w:eastAsia="楷体" w:hAnsi="楷体" w:hint="eastAsia"/>
          <w:sz w:val="28"/>
          <w:szCs w:val="22"/>
        </w:rPr>
        <w:t>：</w:t>
      </w:r>
      <w:r w:rsidR="00805AD8" w:rsidRPr="00547A82">
        <w:rPr>
          <w:rFonts w:ascii="楷体" w:eastAsia="楷体" w:hAnsi="楷体" w:hint="eastAsia"/>
          <w:sz w:val="28"/>
          <w:szCs w:val="22"/>
        </w:rPr>
        <w:t>两次股灾，</w:t>
      </w:r>
      <w:r w:rsidR="00C2491A" w:rsidRPr="00547A82">
        <w:rPr>
          <w:rFonts w:ascii="楷体" w:eastAsia="楷体" w:hAnsi="楷体" w:hint="eastAsia"/>
          <w:sz w:val="28"/>
          <w:szCs w:val="22"/>
        </w:rPr>
        <w:t>4G退潮</w:t>
      </w:r>
      <w:r w:rsidR="00063752" w:rsidRPr="00547A82">
        <w:rPr>
          <w:rFonts w:ascii="楷体" w:eastAsia="楷体" w:hAnsi="楷体" w:hint="eastAsia"/>
          <w:sz w:val="28"/>
          <w:szCs w:val="22"/>
        </w:rPr>
        <w:t>，运营商Capex三年连</w:t>
      </w:r>
      <w:r w:rsidR="00063752" w:rsidRPr="00547A82">
        <w:rPr>
          <w:rFonts w:ascii="楷体" w:eastAsia="楷体" w:hAnsi="楷体" w:hint="eastAsia"/>
          <w:sz w:val="28"/>
          <w:szCs w:val="22"/>
        </w:rPr>
        <w:lastRenderedPageBreak/>
        <w:t>降</w:t>
      </w:r>
      <w:r w:rsidR="00F66269">
        <w:rPr>
          <w:rFonts w:ascii="楷体" w:eastAsia="楷体" w:hAnsi="楷体" w:hint="eastAsia"/>
          <w:sz w:val="28"/>
          <w:szCs w:val="22"/>
        </w:rPr>
        <w:t>。</w:t>
      </w:r>
    </w:p>
    <w:p w14:paraId="59DB7F14" w14:textId="3BB4D73A" w:rsidR="000B452B" w:rsidRPr="0061058C" w:rsidRDefault="00DC2DC8" w:rsidP="00445A8A">
      <w:pPr>
        <w:ind w:firstLineChars="200" w:firstLine="560"/>
        <w:rPr>
          <w:rFonts w:ascii="楷体" w:eastAsia="楷体" w:hAnsi="楷体" w:hint="eastAsia"/>
          <w:color w:val="EE0000"/>
          <w:szCs w:val="22"/>
        </w:rPr>
      </w:pPr>
      <w:r w:rsidRPr="0061058C">
        <w:rPr>
          <w:rFonts w:ascii="楷体" w:eastAsia="楷体" w:hAnsi="楷体" w:hint="eastAsia"/>
          <w:color w:val="EE0000"/>
          <w:sz w:val="28"/>
          <w:szCs w:val="22"/>
        </w:rPr>
        <w:t>2018</w:t>
      </w:r>
      <w:r w:rsidR="00D77CD6" w:rsidRPr="0061058C">
        <w:rPr>
          <w:rFonts w:ascii="楷体" w:eastAsia="楷体" w:hAnsi="楷体" w:hint="eastAsia"/>
          <w:color w:val="EE0000"/>
          <w:sz w:val="28"/>
          <w:szCs w:val="22"/>
        </w:rPr>
        <w:t>.10-2020.02：中美贸易摩擦</w:t>
      </w:r>
      <w:r w:rsidR="002B3ED3" w:rsidRPr="0061058C">
        <w:rPr>
          <w:rFonts w:ascii="楷体" w:eastAsia="楷体" w:hAnsi="楷体" w:hint="eastAsia"/>
          <w:color w:val="EE0000"/>
          <w:sz w:val="28"/>
          <w:szCs w:val="22"/>
        </w:rPr>
        <w:t>，国产化预期催化</w:t>
      </w:r>
      <w:r w:rsidR="00D77CD6" w:rsidRPr="0061058C">
        <w:rPr>
          <w:rFonts w:ascii="楷体" w:eastAsia="楷体" w:hAnsi="楷体" w:hint="eastAsia"/>
          <w:color w:val="EE0000"/>
          <w:sz w:val="28"/>
          <w:szCs w:val="22"/>
        </w:rPr>
        <w:t>，叠加2019.06 5G拍照发放</w:t>
      </w:r>
      <w:r w:rsidR="00F66269">
        <w:rPr>
          <w:rFonts w:ascii="楷体" w:eastAsia="楷体" w:hAnsi="楷体" w:hint="eastAsia"/>
          <w:color w:val="EE0000"/>
          <w:sz w:val="28"/>
          <w:szCs w:val="22"/>
        </w:rPr>
        <w:t>。</w:t>
      </w:r>
    </w:p>
    <w:p w14:paraId="27EE6685" w14:textId="23B1902F" w:rsidR="00776F49" w:rsidRPr="00547A82" w:rsidRDefault="00776F49" w:rsidP="00445A8A">
      <w:pPr>
        <w:ind w:firstLineChars="200" w:firstLine="560"/>
        <w:rPr>
          <w:rFonts w:ascii="楷体" w:eastAsia="楷体" w:hAnsi="楷体" w:hint="eastAsia"/>
          <w:szCs w:val="22"/>
        </w:rPr>
      </w:pPr>
      <w:r w:rsidRPr="00547A82">
        <w:rPr>
          <w:rFonts w:ascii="楷体" w:eastAsia="楷体" w:hAnsi="楷体" w:hint="eastAsia"/>
          <w:sz w:val="28"/>
          <w:szCs w:val="22"/>
        </w:rPr>
        <w:t>2020.02-2022.1</w:t>
      </w:r>
      <w:r w:rsidR="002B3ED3" w:rsidRPr="00547A82">
        <w:rPr>
          <w:rFonts w:ascii="楷体" w:eastAsia="楷体" w:hAnsi="楷体" w:hint="eastAsia"/>
          <w:sz w:val="28"/>
          <w:szCs w:val="22"/>
        </w:rPr>
        <w:t>2</w:t>
      </w:r>
      <w:r w:rsidR="00216756" w:rsidRPr="00547A82">
        <w:rPr>
          <w:rFonts w:ascii="楷体" w:eastAsia="楷体" w:hAnsi="楷体" w:hint="eastAsia"/>
          <w:sz w:val="28"/>
          <w:szCs w:val="22"/>
        </w:rPr>
        <w:t>：5G应用未爆发，基建</w:t>
      </w:r>
      <w:r w:rsidR="00C2491A" w:rsidRPr="00547A82">
        <w:rPr>
          <w:rFonts w:ascii="楷体" w:eastAsia="楷体" w:hAnsi="楷体" w:hint="eastAsia"/>
          <w:sz w:val="28"/>
          <w:szCs w:val="22"/>
        </w:rPr>
        <w:t>速度放缓，逐渐退潮</w:t>
      </w:r>
      <w:r w:rsidR="00216756" w:rsidRPr="00547A82">
        <w:rPr>
          <w:rFonts w:ascii="楷体" w:eastAsia="楷体" w:hAnsi="楷体" w:hint="eastAsia"/>
          <w:sz w:val="28"/>
          <w:szCs w:val="22"/>
        </w:rPr>
        <w:t>，运营商Capex见顶，</w:t>
      </w:r>
      <w:r w:rsidR="002B3ED3" w:rsidRPr="00547A82">
        <w:rPr>
          <w:rFonts w:ascii="楷体" w:eastAsia="楷体" w:hAnsi="楷体" w:hint="eastAsia"/>
          <w:sz w:val="28"/>
          <w:szCs w:val="22"/>
        </w:rPr>
        <w:t>疫情叠加</w:t>
      </w:r>
      <w:r w:rsidR="00F66269">
        <w:rPr>
          <w:rFonts w:ascii="楷体" w:eastAsia="楷体" w:hAnsi="楷体" w:hint="eastAsia"/>
          <w:sz w:val="28"/>
          <w:szCs w:val="22"/>
        </w:rPr>
        <w:t>。</w:t>
      </w:r>
    </w:p>
    <w:p w14:paraId="26DE5C67" w14:textId="6DF512D2" w:rsidR="00D77CD6" w:rsidRPr="0061058C" w:rsidRDefault="00E104E6" w:rsidP="00445A8A">
      <w:pPr>
        <w:ind w:firstLineChars="200" w:firstLine="560"/>
        <w:rPr>
          <w:rFonts w:ascii="楷体" w:eastAsia="楷体" w:hAnsi="楷体" w:hint="eastAsia"/>
          <w:color w:val="EE0000"/>
          <w:szCs w:val="22"/>
        </w:rPr>
      </w:pPr>
      <w:r w:rsidRPr="0061058C">
        <w:rPr>
          <w:rFonts w:ascii="楷体" w:eastAsia="楷体" w:hAnsi="楷体" w:hint="eastAsia"/>
          <w:color w:val="EE0000"/>
          <w:sz w:val="28"/>
          <w:szCs w:val="22"/>
        </w:rPr>
        <w:t>2022.12-2023.0</w:t>
      </w:r>
      <w:r w:rsidR="00C2491A" w:rsidRPr="0061058C">
        <w:rPr>
          <w:rFonts w:ascii="楷体" w:eastAsia="楷体" w:hAnsi="楷体" w:hint="eastAsia"/>
          <w:color w:val="EE0000"/>
          <w:sz w:val="28"/>
          <w:szCs w:val="22"/>
        </w:rPr>
        <w:t>6</w:t>
      </w:r>
      <w:r w:rsidRPr="0061058C">
        <w:rPr>
          <w:rFonts w:ascii="楷体" w:eastAsia="楷体" w:hAnsi="楷体" w:hint="eastAsia"/>
          <w:color w:val="EE0000"/>
          <w:sz w:val="28"/>
          <w:szCs w:val="22"/>
        </w:rPr>
        <w:t>：ChatGPT3.5问世，AI算力元年，光模块启动</w:t>
      </w:r>
      <w:r w:rsidR="00F66269">
        <w:rPr>
          <w:rFonts w:ascii="楷体" w:eastAsia="楷体" w:hAnsi="楷体" w:hint="eastAsia"/>
          <w:color w:val="EE0000"/>
          <w:sz w:val="28"/>
          <w:szCs w:val="22"/>
        </w:rPr>
        <w:t>。</w:t>
      </w:r>
    </w:p>
    <w:p w14:paraId="776B1107" w14:textId="6DDFE185" w:rsidR="00D77CD6" w:rsidRPr="00547A82" w:rsidRDefault="00C2491A" w:rsidP="00445A8A">
      <w:pPr>
        <w:ind w:firstLineChars="200" w:firstLine="560"/>
        <w:rPr>
          <w:rFonts w:ascii="楷体" w:eastAsia="楷体" w:hAnsi="楷体" w:hint="eastAsia"/>
          <w:szCs w:val="22"/>
        </w:rPr>
      </w:pPr>
      <w:r w:rsidRPr="00547A82">
        <w:rPr>
          <w:rFonts w:ascii="楷体" w:eastAsia="楷体" w:hAnsi="楷体" w:hint="eastAsia"/>
          <w:sz w:val="28"/>
          <w:szCs w:val="22"/>
        </w:rPr>
        <w:t>2023.06-2024.09：</w:t>
      </w:r>
      <w:r w:rsidR="00805AD8" w:rsidRPr="00547A82">
        <w:rPr>
          <w:rFonts w:ascii="楷体" w:eastAsia="楷体" w:hAnsi="楷体" w:hint="eastAsia"/>
          <w:sz w:val="28"/>
          <w:szCs w:val="22"/>
        </w:rPr>
        <w:t>AI预期分化，光模块</w:t>
      </w:r>
      <w:r w:rsidR="00230A27" w:rsidRPr="00547A82">
        <w:rPr>
          <w:rFonts w:ascii="楷体" w:eastAsia="楷体" w:hAnsi="楷体" w:hint="eastAsia"/>
          <w:sz w:val="28"/>
          <w:szCs w:val="22"/>
        </w:rPr>
        <w:t>业绩验证期，24季报，中报验证爆发</w:t>
      </w:r>
      <w:r w:rsidR="00BD37E2" w:rsidRPr="00547A82">
        <w:rPr>
          <w:rFonts w:ascii="楷体" w:eastAsia="楷体" w:hAnsi="楷体" w:hint="eastAsia"/>
          <w:sz w:val="28"/>
          <w:szCs w:val="22"/>
        </w:rPr>
        <w:t>，</w:t>
      </w:r>
      <w:r w:rsidR="0077124B" w:rsidRPr="00547A82">
        <w:rPr>
          <w:rFonts w:ascii="楷体" w:eastAsia="楷体" w:hAnsi="楷体" w:hint="eastAsia"/>
          <w:sz w:val="28"/>
          <w:szCs w:val="22"/>
        </w:rPr>
        <w:t>但产业整体</w:t>
      </w:r>
      <w:r w:rsidR="00BD37E2" w:rsidRPr="00547A82">
        <w:rPr>
          <w:rFonts w:ascii="楷体" w:eastAsia="楷体" w:hAnsi="楷体" w:hint="eastAsia"/>
          <w:sz w:val="28"/>
          <w:szCs w:val="22"/>
        </w:rPr>
        <w:t>横盘调整</w:t>
      </w:r>
      <w:r w:rsidR="00F66269">
        <w:rPr>
          <w:rFonts w:ascii="楷体" w:eastAsia="楷体" w:hAnsi="楷体" w:hint="eastAsia"/>
          <w:sz w:val="28"/>
          <w:szCs w:val="22"/>
        </w:rPr>
        <w:t>。</w:t>
      </w:r>
    </w:p>
    <w:p w14:paraId="35520DF6" w14:textId="25E9E15A" w:rsidR="001D6C1C" w:rsidRPr="0061058C" w:rsidRDefault="004E033E" w:rsidP="00445A8A">
      <w:pPr>
        <w:ind w:firstLineChars="200" w:firstLine="560"/>
        <w:rPr>
          <w:rFonts w:ascii="楷体" w:eastAsia="楷体" w:hAnsi="楷体" w:hint="eastAsia"/>
          <w:color w:val="EE0000"/>
          <w:szCs w:val="22"/>
        </w:rPr>
      </w:pPr>
      <w:r w:rsidRPr="0061058C">
        <w:rPr>
          <w:rFonts w:ascii="楷体" w:eastAsia="楷体" w:hAnsi="楷体" w:hint="eastAsia"/>
          <w:color w:val="EE0000"/>
          <w:sz w:val="28"/>
          <w:szCs w:val="22"/>
        </w:rPr>
        <w:t>2024.09-至今：924行情</w:t>
      </w:r>
      <w:r w:rsidR="00A4653D" w:rsidRPr="0061058C">
        <w:rPr>
          <w:rFonts w:ascii="楷体" w:eastAsia="楷体" w:hAnsi="楷体" w:hint="eastAsia"/>
          <w:color w:val="EE0000"/>
          <w:sz w:val="28"/>
          <w:szCs w:val="22"/>
        </w:rPr>
        <w:t>，叠加DeepSeek出圈，带来国产算力重估，训练，推理需求双重爆发</w:t>
      </w:r>
      <w:r w:rsidR="0077124B" w:rsidRPr="0061058C">
        <w:rPr>
          <w:rFonts w:ascii="楷体" w:eastAsia="楷体" w:hAnsi="楷体" w:hint="eastAsia"/>
          <w:color w:val="EE0000"/>
          <w:sz w:val="28"/>
          <w:szCs w:val="22"/>
        </w:rPr>
        <w:t>。</w:t>
      </w:r>
    </w:p>
    <w:p w14:paraId="297D743B" w14:textId="6257CA6D" w:rsidR="001D6C1C" w:rsidRPr="00547A82" w:rsidRDefault="001D6C1C" w:rsidP="00445A8A">
      <w:pPr>
        <w:ind w:firstLineChars="200" w:firstLine="560"/>
        <w:rPr>
          <w:rFonts w:ascii="楷体" w:eastAsia="楷体" w:hAnsi="楷体" w:hint="eastAsia"/>
        </w:rPr>
      </w:pPr>
      <w:r w:rsidRPr="00547A82">
        <w:rPr>
          <w:rFonts w:ascii="楷体" w:eastAsia="楷体" w:hAnsi="楷体"/>
          <w:sz w:val="28"/>
        </w:rPr>
        <w:t>通信指数二十年走了五个大周期：3G/4G/5G都是"政策预期→牌照发放→建设峰值→应用缺失→估值崩塌"的循环，唯有当前AI算力周期是"产业趋势驱动"而非政策驱动——光模块（</w:t>
      </w:r>
      <w:r w:rsidR="00BF1CA9">
        <w:rPr>
          <w:rFonts w:ascii="楷体" w:eastAsia="楷体" w:hAnsi="楷体" w:hint="eastAsia"/>
          <w:sz w:val="28"/>
        </w:rPr>
        <w:t>中际旭创，新易盛，天孚通信</w:t>
      </w:r>
      <w:r w:rsidRPr="00547A82">
        <w:rPr>
          <w:rFonts w:ascii="楷体" w:eastAsia="楷体" w:hAnsi="楷体"/>
          <w:sz w:val="28"/>
        </w:rPr>
        <w:t>）替代了主设备商（中兴、华为）成为核心引擎，涨幅和持续性远超前几轮。但历史规律警示：每次"预期Peak→业绩证伪"都伴随深度回调，当前估值在历史高位</w:t>
      </w:r>
      <w:r w:rsidR="00B218E5">
        <w:rPr>
          <w:rFonts w:ascii="楷体" w:eastAsia="楷体" w:hAnsi="楷体" w:hint="eastAsia"/>
          <w:sz w:val="28"/>
        </w:rPr>
        <w:t>。</w:t>
      </w:r>
    </w:p>
    <w:p w14:paraId="15BC38C9" w14:textId="7EA45B26" w:rsidR="0040165E" w:rsidRPr="0077393B" w:rsidRDefault="005B32DB" w:rsidP="00C263E3">
      <w:pPr>
        <w:pStyle w:val="2"/>
        <w:rPr>
          <w:rFonts w:ascii="楷体" w:eastAsia="楷体" w:hAnsi="楷体" w:hint="eastAsia"/>
          <w:b/>
          <w:bCs/>
          <w:color w:val="auto"/>
          <w:sz w:val="22"/>
          <w:szCs w:val="22"/>
        </w:rPr>
      </w:pPr>
      <w:bookmarkStart w:id="133" w:name="_Toc231143524"/>
      <w:bookmarkStart w:id="134" w:name="_Toc231144054"/>
      <w:r w:rsidRPr="0077393B">
        <w:rPr>
          <w:rFonts w:ascii="楷体" w:eastAsia="楷体" w:hAnsi="楷体" w:hint="eastAsia"/>
          <w:b/>
          <w:bCs/>
          <w:color w:val="auto"/>
          <w:sz w:val="32"/>
          <w:szCs w:val="22"/>
        </w:rPr>
        <w:t>4.2</w:t>
      </w:r>
      <w:r w:rsidR="00C263E3" w:rsidRPr="0077393B">
        <w:rPr>
          <w:rFonts w:ascii="楷体" w:eastAsia="楷体" w:hAnsi="楷体" w:hint="eastAsia"/>
          <w:b/>
          <w:bCs/>
          <w:color w:val="auto"/>
          <w:sz w:val="32"/>
          <w:szCs w:val="22"/>
        </w:rPr>
        <w:t xml:space="preserve"> </w:t>
      </w:r>
      <w:r w:rsidR="00A10243" w:rsidRPr="0077393B">
        <w:rPr>
          <w:rFonts w:ascii="楷体" w:eastAsia="楷体" w:hAnsi="楷体" w:hint="eastAsia"/>
          <w:b/>
          <w:bCs/>
          <w:color w:val="auto"/>
          <w:sz w:val="32"/>
          <w:szCs w:val="22"/>
        </w:rPr>
        <w:t>跟踪指标</w:t>
      </w:r>
      <w:bookmarkEnd w:id="133"/>
      <w:bookmarkEnd w:id="134"/>
    </w:p>
    <w:p w14:paraId="548ED119" w14:textId="28E09A1F" w:rsidR="009C600D" w:rsidRPr="0077393B" w:rsidRDefault="005E334E" w:rsidP="009C600D">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4</w:t>
      </w:r>
      <w:r w:rsidR="009C600D" w:rsidRPr="0077393B">
        <w:rPr>
          <w:rFonts w:ascii="楷体" w:eastAsia="楷体" w:hAnsi="楷体" w:hint="eastAsia"/>
          <w:b/>
          <w:bCs/>
          <w:color w:val="auto"/>
          <w:sz w:val="30"/>
          <w:szCs w:val="22"/>
        </w:rPr>
        <w:t>.</w:t>
      </w:r>
      <w:r w:rsidRPr="0077393B">
        <w:rPr>
          <w:rFonts w:ascii="楷体" w:eastAsia="楷体" w:hAnsi="楷体" w:hint="eastAsia"/>
          <w:b/>
          <w:bCs/>
          <w:color w:val="auto"/>
          <w:sz w:val="30"/>
          <w:szCs w:val="22"/>
        </w:rPr>
        <w:t>2</w:t>
      </w:r>
      <w:r w:rsidR="009C600D" w:rsidRPr="0077393B">
        <w:rPr>
          <w:rFonts w:ascii="楷体" w:eastAsia="楷体" w:hAnsi="楷体" w:hint="eastAsia"/>
          <w:b/>
          <w:bCs/>
          <w:color w:val="auto"/>
          <w:sz w:val="30"/>
          <w:szCs w:val="22"/>
        </w:rPr>
        <w:t>.1 四大云厂季度Capex</w:t>
      </w:r>
    </w:p>
    <w:p w14:paraId="7588CBB7" w14:textId="6C52AF11" w:rsidR="00A10243" w:rsidRPr="00547A82" w:rsidRDefault="00A10243" w:rsidP="004636EB">
      <w:pPr>
        <w:ind w:firstLineChars="200" w:firstLine="560"/>
        <w:rPr>
          <w:rFonts w:ascii="楷体" w:eastAsia="楷体" w:hAnsi="楷体" w:hint="eastAsia"/>
          <w:szCs w:val="22"/>
        </w:rPr>
      </w:pPr>
      <w:r w:rsidRPr="00547A82">
        <w:rPr>
          <w:rFonts w:ascii="楷体" w:eastAsia="楷体" w:hAnsi="楷体" w:hint="eastAsia"/>
          <w:sz w:val="28"/>
          <w:szCs w:val="22"/>
        </w:rPr>
        <w:t>目前光模块市场预期紧跟美国方面</w:t>
      </w:r>
      <w:r w:rsidR="004E402D" w:rsidRPr="00547A82">
        <w:rPr>
          <w:rFonts w:ascii="楷体" w:eastAsia="楷体" w:hAnsi="楷体" w:hint="eastAsia"/>
          <w:sz w:val="28"/>
          <w:szCs w:val="22"/>
        </w:rPr>
        <w:t>云服务厂商需求，因此四云</w:t>
      </w:r>
      <w:r w:rsidRPr="00547A82">
        <w:rPr>
          <w:rFonts w:ascii="楷体" w:eastAsia="楷体" w:hAnsi="楷体" w:hint="eastAsia"/>
          <w:sz w:val="28"/>
          <w:szCs w:val="22"/>
        </w:rPr>
        <w:lastRenderedPageBreak/>
        <w:t>资本开支</w:t>
      </w:r>
      <w:r w:rsidR="004E402D" w:rsidRPr="00547A82">
        <w:rPr>
          <w:rFonts w:ascii="楷体" w:eastAsia="楷体" w:hAnsi="楷体" w:hint="eastAsia"/>
          <w:sz w:val="28"/>
          <w:szCs w:val="22"/>
        </w:rPr>
        <w:t>是一个重要跟踪指标</w:t>
      </w:r>
      <w:r w:rsidRPr="00547A82">
        <w:rPr>
          <w:rFonts w:ascii="楷体" w:eastAsia="楷体" w:hAnsi="楷体" w:hint="eastAsia"/>
          <w:sz w:val="28"/>
          <w:szCs w:val="22"/>
        </w:rPr>
        <w:t>，鉴于四大云厂</w:t>
      </w:r>
      <w:r w:rsidR="00F87A98" w:rsidRPr="00547A82">
        <w:rPr>
          <w:rFonts w:ascii="楷体" w:eastAsia="楷体" w:hAnsi="楷体" w:hint="eastAsia"/>
          <w:sz w:val="28"/>
          <w:szCs w:val="22"/>
        </w:rPr>
        <w:t>自由现金流均有较大下降，因此交易员</w:t>
      </w:r>
      <w:r w:rsidR="00AB0916">
        <w:rPr>
          <w:rFonts w:ascii="楷体" w:eastAsia="楷体" w:hAnsi="楷体" w:hint="eastAsia"/>
          <w:sz w:val="28"/>
          <w:szCs w:val="22"/>
        </w:rPr>
        <w:t>建议</w:t>
      </w:r>
      <w:r w:rsidR="00F87A98" w:rsidRPr="00547A82">
        <w:rPr>
          <w:rFonts w:ascii="楷体" w:eastAsia="楷体" w:hAnsi="楷体" w:hint="eastAsia"/>
          <w:sz w:val="28"/>
          <w:szCs w:val="22"/>
        </w:rPr>
        <w:t>，应该以季度为基准跟踪四大云厂Capex，一旦增速放缓，甚至支出停滞，则应视为重大风险信号</w:t>
      </w:r>
      <w:r w:rsidR="004E402D" w:rsidRPr="00547A82">
        <w:rPr>
          <w:rFonts w:ascii="楷体" w:eastAsia="楷体" w:hAnsi="楷体" w:hint="eastAsia"/>
          <w:sz w:val="28"/>
          <w:szCs w:val="22"/>
        </w:rPr>
        <w:t>。</w:t>
      </w:r>
      <w:r w:rsidR="00A13893" w:rsidRPr="00547A82">
        <w:rPr>
          <w:rFonts w:ascii="楷体" w:eastAsia="楷体" w:hAnsi="楷体" w:hint="eastAsia"/>
          <w:sz w:val="28"/>
          <w:szCs w:val="22"/>
        </w:rPr>
        <w:t>跟踪频率</w:t>
      </w:r>
      <w:r w:rsidR="00600448" w:rsidRPr="00547A82">
        <w:rPr>
          <w:rFonts w:ascii="楷体" w:eastAsia="楷体" w:hAnsi="楷体" w:hint="eastAsia"/>
          <w:sz w:val="28"/>
          <w:szCs w:val="22"/>
        </w:rPr>
        <w:t>为季度</w:t>
      </w:r>
      <w:r w:rsidR="00A13893" w:rsidRPr="00547A82">
        <w:rPr>
          <w:rFonts w:ascii="楷体" w:eastAsia="楷体" w:hAnsi="楷体" w:hint="eastAsia"/>
          <w:sz w:val="28"/>
          <w:szCs w:val="22"/>
        </w:rPr>
        <w:t>。</w:t>
      </w:r>
    </w:p>
    <w:p w14:paraId="66525C48" w14:textId="3A55E7DC" w:rsidR="009C600D" w:rsidRPr="0077393B" w:rsidRDefault="005E334E" w:rsidP="009C600D">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4</w:t>
      </w:r>
      <w:r w:rsidR="009C600D" w:rsidRPr="0077393B">
        <w:rPr>
          <w:rFonts w:ascii="楷体" w:eastAsia="楷体" w:hAnsi="楷体" w:hint="eastAsia"/>
          <w:b/>
          <w:bCs/>
          <w:color w:val="auto"/>
          <w:sz w:val="30"/>
          <w:szCs w:val="22"/>
        </w:rPr>
        <w:t>.</w:t>
      </w:r>
      <w:r w:rsidRPr="0077393B">
        <w:rPr>
          <w:rFonts w:ascii="楷体" w:eastAsia="楷体" w:hAnsi="楷体" w:hint="eastAsia"/>
          <w:b/>
          <w:bCs/>
          <w:color w:val="auto"/>
          <w:sz w:val="30"/>
          <w:szCs w:val="22"/>
        </w:rPr>
        <w:t>2</w:t>
      </w:r>
      <w:r w:rsidR="009C600D" w:rsidRPr="0077393B">
        <w:rPr>
          <w:rFonts w:ascii="楷体" w:eastAsia="楷体" w:hAnsi="楷体" w:hint="eastAsia"/>
          <w:b/>
          <w:bCs/>
          <w:color w:val="auto"/>
          <w:sz w:val="30"/>
          <w:szCs w:val="22"/>
        </w:rPr>
        <w:t xml:space="preserve">.2 </w:t>
      </w:r>
      <w:r w:rsidR="00D07048">
        <w:rPr>
          <w:rFonts w:ascii="楷体" w:eastAsia="楷体" w:hAnsi="楷体" w:hint="eastAsia"/>
          <w:b/>
          <w:bCs/>
          <w:color w:val="auto"/>
          <w:sz w:val="30"/>
          <w:szCs w:val="22"/>
        </w:rPr>
        <w:t>全球主要</w:t>
      </w:r>
      <w:r w:rsidR="009C600D" w:rsidRPr="0077393B">
        <w:rPr>
          <w:rFonts w:ascii="楷体" w:eastAsia="楷体" w:hAnsi="楷体" w:hint="eastAsia"/>
          <w:b/>
          <w:bCs/>
          <w:color w:val="auto"/>
          <w:sz w:val="30"/>
          <w:szCs w:val="22"/>
        </w:rPr>
        <w:t>云capex占全市场capex比率</w:t>
      </w:r>
    </w:p>
    <w:p w14:paraId="6F9C3A69" w14:textId="3AEF8BB3" w:rsidR="00F87A98" w:rsidRPr="00547A82" w:rsidRDefault="004E402D" w:rsidP="004636EB">
      <w:pPr>
        <w:ind w:firstLineChars="200" w:firstLine="560"/>
        <w:rPr>
          <w:rFonts w:ascii="楷体" w:eastAsia="楷体" w:hAnsi="楷体" w:hint="eastAsia"/>
          <w:szCs w:val="22"/>
        </w:rPr>
      </w:pPr>
      <w:r w:rsidRPr="00547A82">
        <w:rPr>
          <w:rFonts w:ascii="楷体" w:eastAsia="楷体" w:hAnsi="楷体" w:hint="eastAsia"/>
          <w:sz w:val="28"/>
          <w:szCs w:val="22"/>
        </w:rPr>
        <w:t>同时交易员还</w:t>
      </w:r>
      <w:r w:rsidR="00AB0916">
        <w:rPr>
          <w:rFonts w:ascii="楷体" w:eastAsia="楷体" w:hAnsi="楷体" w:hint="eastAsia"/>
          <w:sz w:val="28"/>
          <w:szCs w:val="22"/>
        </w:rPr>
        <w:t>建议</w:t>
      </w:r>
      <w:r w:rsidRPr="00547A82">
        <w:rPr>
          <w:rFonts w:ascii="楷体" w:eastAsia="楷体" w:hAnsi="楷体" w:hint="eastAsia"/>
          <w:sz w:val="28"/>
          <w:szCs w:val="22"/>
        </w:rPr>
        <w:t>，应该跟踪</w:t>
      </w:r>
      <w:r w:rsidR="00D07048">
        <w:rPr>
          <w:rFonts w:ascii="楷体" w:eastAsia="楷体" w:hAnsi="楷体" w:hint="eastAsia"/>
          <w:sz w:val="28"/>
          <w:szCs w:val="22"/>
        </w:rPr>
        <w:t>全球主要九大</w:t>
      </w:r>
      <w:r w:rsidR="00B305CA" w:rsidRPr="00547A82">
        <w:rPr>
          <w:rFonts w:ascii="楷体" w:eastAsia="楷体" w:hAnsi="楷体" w:hint="eastAsia"/>
          <w:sz w:val="28"/>
          <w:szCs w:val="22"/>
        </w:rPr>
        <w:t>云厂</w:t>
      </w:r>
      <w:r w:rsidR="009C600D" w:rsidRPr="00547A82">
        <w:rPr>
          <w:rFonts w:ascii="楷体" w:eastAsia="楷体" w:hAnsi="楷体" w:hint="eastAsia"/>
          <w:sz w:val="28"/>
          <w:szCs w:val="22"/>
        </w:rPr>
        <w:t>capex相对全市场占比，以70%为警戒线</w:t>
      </w:r>
      <w:r w:rsidR="00D07048">
        <w:rPr>
          <w:rFonts w:ascii="楷体" w:eastAsia="楷体" w:hAnsi="楷体" w:hint="eastAsia"/>
          <w:sz w:val="28"/>
          <w:szCs w:val="22"/>
        </w:rPr>
        <w:t>，如果超过警戒线，应当视为风险，考虑逐步减仓</w:t>
      </w:r>
      <w:r w:rsidR="009C600D" w:rsidRPr="00547A82">
        <w:rPr>
          <w:rFonts w:ascii="楷体" w:eastAsia="楷体" w:hAnsi="楷体" w:hint="eastAsia"/>
          <w:sz w:val="28"/>
          <w:szCs w:val="22"/>
        </w:rPr>
        <w:t>。</w:t>
      </w:r>
      <w:r w:rsidR="00B434BD" w:rsidRPr="00547A82">
        <w:rPr>
          <w:rFonts w:ascii="楷体" w:eastAsia="楷体" w:hAnsi="楷体" w:hint="eastAsia"/>
          <w:sz w:val="28"/>
          <w:szCs w:val="22"/>
        </w:rPr>
        <w:t>标普500</w:t>
      </w:r>
      <w:r w:rsidR="008C70D6" w:rsidRPr="00547A82">
        <w:rPr>
          <w:rFonts w:ascii="楷体" w:eastAsia="楷体" w:hAnsi="楷体" w:hint="eastAsia"/>
          <w:sz w:val="28"/>
          <w:szCs w:val="22"/>
        </w:rPr>
        <w:t>上市企业2026capex总和约为2.2万亿美元，目前比率在34%左右</w:t>
      </w:r>
      <w:r w:rsidR="00600448" w:rsidRPr="00547A82">
        <w:rPr>
          <w:rFonts w:ascii="楷体" w:eastAsia="楷体" w:hAnsi="楷体" w:hint="eastAsia"/>
          <w:sz w:val="28"/>
          <w:szCs w:val="22"/>
        </w:rPr>
        <w:t>。</w:t>
      </w:r>
      <w:r w:rsidR="00A13893" w:rsidRPr="00547A82">
        <w:rPr>
          <w:rFonts w:ascii="楷体" w:eastAsia="楷体" w:hAnsi="楷体" w:hint="eastAsia"/>
          <w:sz w:val="28"/>
          <w:szCs w:val="22"/>
        </w:rPr>
        <w:t>跟踪频率</w:t>
      </w:r>
      <w:r w:rsidR="00600448" w:rsidRPr="00547A82">
        <w:rPr>
          <w:rFonts w:ascii="楷体" w:eastAsia="楷体" w:hAnsi="楷体" w:hint="eastAsia"/>
          <w:sz w:val="28"/>
          <w:szCs w:val="22"/>
        </w:rPr>
        <w:t>为季度。</w:t>
      </w:r>
    </w:p>
    <w:p w14:paraId="5B254BAA" w14:textId="16B6187D" w:rsidR="00395556" w:rsidRPr="0077393B" w:rsidRDefault="00A13893" w:rsidP="00A13893">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 xml:space="preserve">4.2.3 </w:t>
      </w:r>
      <w:r w:rsidR="009F2FDB" w:rsidRPr="0077393B">
        <w:rPr>
          <w:rFonts w:ascii="楷体" w:eastAsia="楷体" w:hAnsi="楷体" w:hint="eastAsia"/>
          <w:b/>
          <w:bCs/>
          <w:color w:val="auto"/>
          <w:sz w:val="30"/>
          <w:szCs w:val="22"/>
        </w:rPr>
        <w:t>制造端生产</w:t>
      </w:r>
      <w:r w:rsidR="00395556" w:rsidRPr="0077393B">
        <w:rPr>
          <w:rFonts w:ascii="楷体" w:eastAsia="楷体" w:hAnsi="楷体" w:hint="eastAsia"/>
          <w:b/>
          <w:bCs/>
          <w:color w:val="auto"/>
          <w:sz w:val="30"/>
          <w:szCs w:val="22"/>
        </w:rPr>
        <w:t>情况</w:t>
      </w:r>
    </w:p>
    <w:p w14:paraId="5F3DDA23" w14:textId="1826351C" w:rsidR="009F2FDB" w:rsidRPr="00547A82" w:rsidRDefault="009F2FDB" w:rsidP="004636EB">
      <w:pPr>
        <w:ind w:firstLineChars="200" w:firstLine="560"/>
        <w:rPr>
          <w:rFonts w:ascii="楷体" w:eastAsia="楷体" w:hAnsi="楷体" w:hint="eastAsia"/>
          <w:szCs w:val="22"/>
        </w:rPr>
      </w:pPr>
      <w:r w:rsidRPr="00547A82">
        <w:rPr>
          <w:rFonts w:ascii="楷体" w:eastAsia="楷体" w:hAnsi="楷体" w:hint="eastAsia"/>
          <w:sz w:val="28"/>
          <w:szCs w:val="22"/>
        </w:rPr>
        <w:t>光模块产业目前呈现出</w:t>
      </w:r>
      <w:r w:rsidR="00010EAC" w:rsidRPr="00547A82">
        <w:rPr>
          <w:rFonts w:ascii="楷体" w:eastAsia="楷体" w:hAnsi="楷体" w:hint="eastAsia"/>
          <w:sz w:val="28"/>
          <w:szCs w:val="22"/>
        </w:rPr>
        <w:t>供给侧的高集中度，因此跟踪少量头部企业即可大略跟踪整个产业的景气情况</w:t>
      </w:r>
      <w:r w:rsidR="00BB67FD" w:rsidRPr="00547A82">
        <w:rPr>
          <w:rFonts w:ascii="楷体" w:eastAsia="楷体" w:hAnsi="楷体" w:hint="eastAsia"/>
          <w:sz w:val="28"/>
          <w:szCs w:val="22"/>
        </w:rPr>
        <w:t>。</w:t>
      </w:r>
      <w:r w:rsidR="001450E2">
        <w:rPr>
          <w:rFonts w:ascii="楷体" w:eastAsia="楷体" w:hAnsi="楷体" w:hint="eastAsia"/>
          <w:sz w:val="28"/>
          <w:szCs w:val="22"/>
        </w:rPr>
        <w:t>本指标</w:t>
      </w:r>
      <w:r w:rsidR="00BB67FD" w:rsidRPr="00547A82">
        <w:rPr>
          <w:rFonts w:ascii="楷体" w:eastAsia="楷体" w:hAnsi="楷体" w:hint="eastAsia"/>
          <w:sz w:val="28"/>
          <w:szCs w:val="22"/>
        </w:rPr>
        <w:t>主要跟踪制造侧龙头企业盈利情况，库存，订单可见度，产能情况，扩产计划等。数据来源为券商研报，光通信Pro</w:t>
      </w:r>
      <w:r w:rsidR="00446B60" w:rsidRPr="00547A82">
        <w:rPr>
          <w:rFonts w:ascii="楷体" w:eastAsia="楷体" w:hAnsi="楷体" w:hint="eastAsia"/>
          <w:sz w:val="28"/>
          <w:szCs w:val="22"/>
        </w:rPr>
        <w:t>等</w:t>
      </w:r>
      <w:r w:rsidR="00BB67FD" w:rsidRPr="00547A82">
        <w:rPr>
          <w:rFonts w:ascii="楷体" w:eastAsia="楷体" w:hAnsi="楷体" w:hint="eastAsia"/>
          <w:sz w:val="28"/>
          <w:szCs w:val="22"/>
        </w:rPr>
        <w:t>公众号。</w:t>
      </w:r>
      <w:r w:rsidR="009C5560" w:rsidRPr="00547A82">
        <w:rPr>
          <w:rFonts w:ascii="楷体" w:eastAsia="楷体" w:hAnsi="楷体" w:hint="eastAsia"/>
          <w:sz w:val="28"/>
          <w:szCs w:val="22"/>
        </w:rPr>
        <w:t>跟踪频率为每日</w:t>
      </w:r>
      <w:r w:rsidR="00741EC4">
        <w:rPr>
          <w:rFonts w:ascii="楷体" w:eastAsia="楷体" w:hAnsi="楷体" w:hint="eastAsia"/>
          <w:sz w:val="28"/>
          <w:szCs w:val="22"/>
        </w:rPr>
        <w:t>。</w:t>
      </w:r>
    </w:p>
    <w:p w14:paraId="338DA8ED" w14:textId="26E125AB" w:rsidR="00395556" w:rsidRPr="0077393B" w:rsidRDefault="009C6B12" w:rsidP="00446B60">
      <w:pPr>
        <w:pStyle w:val="3"/>
        <w:numPr>
          <w:ilvl w:val="2"/>
          <w:numId w:val="4"/>
        </w:numPr>
        <w:rPr>
          <w:rFonts w:ascii="楷体" w:eastAsia="楷体" w:hAnsi="楷体" w:hint="eastAsia"/>
          <w:b/>
          <w:bCs/>
          <w:color w:val="auto"/>
          <w:sz w:val="22"/>
          <w:szCs w:val="22"/>
        </w:rPr>
      </w:pPr>
      <w:r w:rsidRPr="0077393B">
        <w:rPr>
          <w:rFonts w:ascii="楷体" w:eastAsia="楷体" w:hAnsi="楷体" w:hint="eastAsia"/>
          <w:b/>
          <w:bCs/>
          <w:color w:val="auto"/>
          <w:sz w:val="30"/>
          <w:szCs w:val="22"/>
        </w:rPr>
        <w:t>产业政策</w:t>
      </w:r>
    </w:p>
    <w:p w14:paraId="10D3C2B4" w14:textId="7AFAFC89" w:rsidR="00446B60" w:rsidRPr="00547A82" w:rsidRDefault="00547A82" w:rsidP="004636EB">
      <w:pPr>
        <w:ind w:firstLineChars="200" w:firstLine="560"/>
        <w:rPr>
          <w:rFonts w:ascii="楷体" w:eastAsia="楷体" w:hAnsi="楷体" w:hint="eastAsia"/>
        </w:rPr>
      </w:pPr>
      <w:r w:rsidRPr="00547A82">
        <w:rPr>
          <w:rFonts w:ascii="楷体" w:eastAsia="楷体" w:hAnsi="楷体" w:hint="eastAsia"/>
          <w:sz w:val="28"/>
        </w:rPr>
        <w:t>关注政府政策和行业新闻，跟踪频率不定</w:t>
      </w:r>
      <w:r w:rsidR="00741EC4">
        <w:rPr>
          <w:rFonts w:ascii="楷体" w:eastAsia="楷体" w:hAnsi="楷体" w:hint="eastAsia"/>
          <w:sz w:val="28"/>
        </w:rPr>
        <w:t>。</w:t>
      </w:r>
    </w:p>
    <w:p w14:paraId="0E1B56F3" w14:textId="714E8A6F" w:rsidR="00E95841" w:rsidRPr="0077393B" w:rsidRDefault="00CA16CA" w:rsidP="00BC244C">
      <w:pPr>
        <w:pStyle w:val="1"/>
        <w:numPr>
          <w:ilvl w:val="0"/>
          <w:numId w:val="4"/>
        </w:numPr>
        <w:rPr>
          <w:rFonts w:ascii="楷体" w:eastAsia="楷体" w:hAnsi="楷体" w:hint="eastAsia"/>
          <w:b/>
          <w:bCs/>
          <w:color w:val="auto"/>
          <w:sz w:val="36"/>
          <w:szCs w:val="36"/>
        </w:rPr>
      </w:pPr>
      <w:bookmarkStart w:id="135" w:name="_Toc231143525"/>
      <w:bookmarkStart w:id="136" w:name="_Toc231144055"/>
      <w:r w:rsidRPr="0077393B">
        <w:rPr>
          <w:rFonts w:ascii="楷体" w:eastAsia="楷体" w:hAnsi="楷体" w:hint="eastAsia"/>
          <w:b/>
          <w:bCs/>
          <w:color w:val="auto"/>
          <w:sz w:val="36"/>
          <w:szCs w:val="36"/>
        </w:rPr>
        <w:t>相关ETF概况</w:t>
      </w:r>
      <w:bookmarkEnd w:id="135"/>
      <w:bookmarkEnd w:id="136"/>
    </w:p>
    <w:p w14:paraId="6065E278" w14:textId="7B4A5810" w:rsidR="00BC244C" w:rsidRPr="0044789F" w:rsidRDefault="00BC244C" w:rsidP="002366D2">
      <w:pPr>
        <w:pStyle w:val="af2"/>
        <w:rPr>
          <w:sz w:val="18"/>
        </w:rPr>
      </w:pPr>
      <w:r w:rsidRPr="0044789F">
        <w:rPr>
          <w:rFonts w:ascii="楷体" w:hAnsi="楷体" w:hint="eastAsia"/>
        </w:rPr>
        <w:t>表</w:t>
      </w:r>
      <w:r w:rsidR="002366D2" w:rsidRPr="0044789F">
        <w:rPr>
          <w:rFonts w:ascii="楷体" w:hAnsi="楷体" w:hint="eastAsia"/>
        </w:rPr>
        <w:t>：通信产业</w:t>
      </w:r>
      <w:r w:rsidRPr="0044789F">
        <w:rPr>
          <w:rFonts w:ascii="楷体" w:hAnsi="楷体" w:hint="eastAsia"/>
        </w:rPr>
        <w:t>相关指数概况</w:t>
      </w:r>
    </w:p>
    <w:tbl>
      <w:tblPr>
        <w:tblStyle w:val="ab"/>
        <w:tblW w:w="5000" w:type="pct"/>
        <w:tblLook w:val="04A0" w:firstRow="1" w:lastRow="0" w:firstColumn="1" w:lastColumn="0" w:noHBand="0" w:noVBand="1"/>
      </w:tblPr>
      <w:tblGrid>
        <w:gridCol w:w="1266"/>
        <w:gridCol w:w="759"/>
        <w:gridCol w:w="846"/>
        <w:gridCol w:w="1508"/>
        <w:gridCol w:w="1079"/>
        <w:gridCol w:w="2838"/>
      </w:tblGrid>
      <w:tr w:rsidR="00BC244C" w:rsidRPr="008F3B0B" w14:paraId="01C412C6" w14:textId="77777777" w:rsidTr="00EF0D30">
        <w:trPr>
          <w:trHeight w:val="694"/>
        </w:trPr>
        <w:tc>
          <w:tcPr>
            <w:tcW w:w="630" w:type="pct"/>
            <w:vAlign w:val="center"/>
          </w:tcPr>
          <w:p w14:paraId="3FAE0AEF" w14:textId="27799361" w:rsidR="00BC244C" w:rsidRPr="008F3B0B" w:rsidRDefault="001D64A1" w:rsidP="00EF0D30">
            <w:pPr>
              <w:pStyle w:val="af2"/>
              <w:rPr>
                <w:b/>
                <w:bCs/>
                <w:sz w:val="22"/>
                <w:szCs w:val="22"/>
              </w:rPr>
            </w:pPr>
            <w:r>
              <w:rPr>
                <w:rFonts w:ascii="楷体" w:hAnsi="楷体" w:hint="eastAsia"/>
                <w:bCs/>
                <w:szCs w:val="22"/>
              </w:rPr>
              <w:t>通信</w:t>
            </w:r>
            <w:r w:rsidR="00BC244C" w:rsidRPr="008F3B0B">
              <w:rPr>
                <w:rFonts w:ascii="楷体" w:hAnsi="楷体" w:hint="eastAsia"/>
                <w:bCs/>
                <w:szCs w:val="22"/>
              </w:rPr>
              <w:t>相关指数</w:t>
            </w:r>
          </w:p>
        </w:tc>
        <w:tc>
          <w:tcPr>
            <w:tcW w:w="504" w:type="pct"/>
            <w:vAlign w:val="center"/>
          </w:tcPr>
          <w:p w14:paraId="12E63789" w14:textId="77777777" w:rsidR="00BC244C" w:rsidRPr="008F3B0B" w:rsidRDefault="00BC244C" w:rsidP="00EF0D30">
            <w:pPr>
              <w:pStyle w:val="af2"/>
              <w:rPr>
                <w:b/>
                <w:bCs/>
                <w:sz w:val="22"/>
                <w:szCs w:val="22"/>
              </w:rPr>
            </w:pPr>
            <w:r w:rsidRPr="008F3B0B">
              <w:rPr>
                <w:rFonts w:ascii="楷体" w:hAnsi="楷体" w:hint="eastAsia"/>
                <w:bCs/>
                <w:szCs w:val="22"/>
              </w:rPr>
              <w:t>指数简称</w:t>
            </w:r>
          </w:p>
        </w:tc>
        <w:tc>
          <w:tcPr>
            <w:tcW w:w="458" w:type="pct"/>
            <w:vAlign w:val="center"/>
          </w:tcPr>
          <w:p w14:paraId="24ED4BE7" w14:textId="77777777" w:rsidR="00BC244C" w:rsidRPr="008F3B0B" w:rsidRDefault="00BC244C" w:rsidP="00EF0D30">
            <w:pPr>
              <w:pStyle w:val="af2"/>
              <w:rPr>
                <w:b/>
                <w:bCs/>
                <w:sz w:val="22"/>
                <w:szCs w:val="22"/>
              </w:rPr>
            </w:pPr>
            <w:r w:rsidRPr="008F3B0B">
              <w:rPr>
                <w:rFonts w:ascii="楷体" w:hAnsi="楷体" w:hint="eastAsia"/>
                <w:bCs/>
                <w:szCs w:val="22"/>
              </w:rPr>
              <w:t>对应ETF</w:t>
            </w:r>
          </w:p>
        </w:tc>
        <w:tc>
          <w:tcPr>
            <w:tcW w:w="955" w:type="pct"/>
            <w:vAlign w:val="center"/>
          </w:tcPr>
          <w:p w14:paraId="3E859B2F" w14:textId="77777777" w:rsidR="00BC244C" w:rsidRPr="008F3B0B" w:rsidRDefault="00BC244C" w:rsidP="00EF0D30">
            <w:pPr>
              <w:pStyle w:val="af2"/>
              <w:rPr>
                <w:b/>
                <w:bCs/>
                <w:sz w:val="22"/>
                <w:szCs w:val="22"/>
              </w:rPr>
            </w:pPr>
            <w:r w:rsidRPr="008F3B0B">
              <w:rPr>
                <w:rFonts w:ascii="楷体" w:hAnsi="楷体" w:hint="eastAsia"/>
                <w:bCs/>
                <w:szCs w:val="22"/>
              </w:rPr>
              <w:t>概况</w:t>
            </w:r>
          </w:p>
        </w:tc>
        <w:tc>
          <w:tcPr>
            <w:tcW w:w="697" w:type="pct"/>
            <w:vAlign w:val="center"/>
          </w:tcPr>
          <w:p w14:paraId="269F31BE" w14:textId="3AEFD3D4" w:rsidR="00BC244C" w:rsidRPr="008F3B0B" w:rsidRDefault="00D84289" w:rsidP="00EF0D30">
            <w:pPr>
              <w:pStyle w:val="af2"/>
              <w:rPr>
                <w:b/>
                <w:bCs/>
                <w:sz w:val="22"/>
                <w:szCs w:val="22"/>
              </w:rPr>
            </w:pPr>
            <w:r w:rsidRPr="008F3B0B">
              <w:rPr>
                <w:rFonts w:ascii="楷体" w:hAnsi="楷体" w:hint="eastAsia"/>
                <w:bCs/>
                <w:szCs w:val="22"/>
              </w:rPr>
              <w:t>近一年</w:t>
            </w:r>
            <w:r w:rsidR="00BC244C" w:rsidRPr="008F3B0B">
              <w:rPr>
                <w:rFonts w:ascii="楷体" w:hAnsi="楷体" w:hint="eastAsia"/>
                <w:bCs/>
                <w:szCs w:val="22"/>
              </w:rPr>
              <w:t>涨跌幅（%）</w:t>
            </w:r>
          </w:p>
        </w:tc>
        <w:tc>
          <w:tcPr>
            <w:tcW w:w="1757" w:type="pct"/>
            <w:vAlign w:val="center"/>
          </w:tcPr>
          <w:p w14:paraId="44440D6E" w14:textId="77777777" w:rsidR="00BC244C" w:rsidRPr="008F3B0B" w:rsidRDefault="00BC244C" w:rsidP="00EF0D30">
            <w:pPr>
              <w:pStyle w:val="af2"/>
              <w:rPr>
                <w:b/>
                <w:bCs/>
                <w:sz w:val="22"/>
                <w:szCs w:val="22"/>
              </w:rPr>
            </w:pPr>
            <w:r w:rsidRPr="008F3B0B">
              <w:rPr>
                <w:rFonts w:ascii="楷体" w:hAnsi="楷体" w:hint="eastAsia"/>
                <w:bCs/>
                <w:szCs w:val="22"/>
              </w:rPr>
              <w:t>成分情况（2025Q3，权重占比由高到低）</w:t>
            </w:r>
          </w:p>
        </w:tc>
      </w:tr>
      <w:tr w:rsidR="00BC244C" w:rsidRPr="008F3B0B" w14:paraId="3837BA6E" w14:textId="77777777" w:rsidTr="00EF0D30">
        <w:tc>
          <w:tcPr>
            <w:tcW w:w="630" w:type="pct"/>
            <w:vAlign w:val="center"/>
          </w:tcPr>
          <w:p w14:paraId="5A10F94A" w14:textId="39BBEE2E" w:rsidR="00BC244C" w:rsidRPr="008F3B0B" w:rsidRDefault="00EF0778" w:rsidP="00EF0D30">
            <w:pPr>
              <w:pStyle w:val="af2"/>
              <w:rPr>
                <w:sz w:val="22"/>
                <w:szCs w:val="22"/>
              </w:rPr>
            </w:pPr>
            <w:r w:rsidRPr="008F3B0B">
              <w:rPr>
                <w:rFonts w:ascii="楷体" w:hAnsi="楷体" w:hint="eastAsia"/>
                <w:szCs w:val="22"/>
              </w:rPr>
              <w:t>931079</w:t>
            </w:r>
            <w:r w:rsidR="00E04D56" w:rsidRPr="008F3B0B">
              <w:rPr>
                <w:rFonts w:ascii="楷体" w:hAnsi="楷体" w:hint="eastAsia"/>
                <w:szCs w:val="22"/>
              </w:rPr>
              <w:t>.CSI</w:t>
            </w:r>
          </w:p>
        </w:tc>
        <w:tc>
          <w:tcPr>
            <w:tcW w:w="504" w:type="pct"/>
            <w:vAlign w:val="center"/>
          </w:tcPr>
          <w:p w14:paraId="5838710A" w14:textId="089C753D" w:rsidR="00BC244C" w:rsidRPr="008F3B0B" w:rsidRDefault="00D420AF" w:rsidP="00EF0D30">
            <w:pPr>
              <w:pStyle w:val="af2"/>
              <w:rPr>
                <w:sz w:val="22"/>
                <w:szCs w:val="22"/>
              </w:rPr>
            </w:pPr>
            <w:r w:rsidRPr="008F3B0B">
              <w:rPr>
                <w:rFonts w:ascii="楷体" w:hAnsi="楷体" w:hint="eastAsia"/>
                <w:szCs w:val="22"/>
              </w:rPr>
              <w:t>5G通信</w:t>
            </w:r>
          </w:p>
        </w:tc>
        <w:tc>
          <w:tcPr>
            <w:tcW w:w="458" w:type="pct"/>
            <w:vAlign w:val="center"/>
          </w:tcPr>
          <w:p w14:paraId="08555F5B" w14:textId="6D24187E" w:rsidR="00BC244C" w:rsidRPr="008F3B0B" w:rsidRDefault="00E04D56" w:rsidP="00EF0D30">
            <w:pPr>
              <w:pStyle w:val="af2"/>
              <w:rPr>
                <w:sz w:val="22"/>
                <w:szCs w:val="22"/>
              </w:rPr>
            </w:pPr>
            <w:r w:rsidRPr="008F3B0B">
              <w:rPr>
                <w:rFonts w:ascii="楷体" w:hAnsi="楷体" w:hint="eastAsia"/>
                <w:szCs w:val="22"/>
              </w:rPr>
              <w:t>515050</w:t>
            </w:r>
          </w:p>
        </w:tc>
        <w:tc>
          <w:tcPr>
            <w:tcW w:w="955" w:type="pct"/>
            <w:vAlign w:val="center"/>
          </w:tcPr>
          <w:p w14:paraId="4E37EDEA" w14:textId="76E4F122" w:rsidR="00BC244C" w:rsidRPr="008F3B0B" w:rsidRDefault="00D420AF" w:rsidP="00EF0D30">
            <w:pPr>
              <w:pStyle w:val="af2"/>
              <w:rPr>
                <w:sz w:val="22"/>
                <w:szCs w:val="22"/>
              </w:rPr>
            </w:pPr>
            <w:r w:rsidRPr="008F3B0B">
              <w:rPr>
                <w:rFonts w:ascii="楷体" w:hAnsi="楷体" w:hint="eastAsia"/>
                <w:szCs w:val="22"/>
              </w:rPr>
              <w:t>5G通信</w:t>
            </w:r>
            <w:r w:rsidR="00BC244C" w:rsidRPr="008F3B0B">
              <w:rPr>
                <w:rFonts w:ascii="楷体" w:hAnsi="楷体"/>
                <w:szCs w:val="22"/>
              </w:rPr>
              <w:t>产业</w:t>
            </w:r>
            <w:r w:rsidR="00BC244C" w:rsidRPr="008F3B0B">
              <w:rPr>
                <w:rFonts w:ascii="楷体" w:hAnsi="楷体" w:hint="eastAsia"/>
                <w:szCs w:val="22"/>
              </w:rPr>
              <w:t>相关</w:t>
            </w:r>
          </w:p>
        </w:tc>
        <w:tc>
          <w:tcPr>
            <w:tcW w:w="697" w:type="pct"/>
            <w:vAlign w:val="center"/>
          </w:tcPr>
          <w:p w14:paraId="52AF0B44" w14:textId="0EC06385" w:rsidR="00BC244C" w:rsidRPr="008F3B0B" w:rsidRDefault="00D84289" w:rsidP="00EF0D30">
            <w:pPr>
              <w:pStyle w:val="af2"/>
              <w:rPr>
                <w:sz w:val="22"/>
                <w:szCs w:val="22"/>
              </w:rPr>
            </w:pPr>
            <w:r w:rsidRPr="008F3B0B">
              <w:rPr>
                <w:rFonts w:ascii="楷体" w:hAnsi="楷体" w:hint="eastAsia"/>
                <w:szCs w:val="22"/>
              </w:rPr>
              <w:t>257.45%</w:t>
            </w:r>
          </w:p>
        </w:tc>
        <w:tc>
          <w:tcPr>
            <w:tcW w:w="1757" w:type="pct"/>
            <w:vAlign w:val="center"/>
          </w:tcPr>
          <w:p w14:paraId="205000B4" w14:textId="03860C82" w:rsidR="00BC244C" w:rsidRPr="008F3B0B" w:rsidRDefault="006339FB" w:rsidP="00EF0D30">
            <w:pPr>
              <w:pStyle w:val="af2"/>
              <w:rPr>
                <w:sz w:val="22"/>
                <w:szCs w:val="22"/>
              </w:rPr>
            </w:pPr>
            <w:r w:rsidRPr="008F3B0B">
              <w:rPr>
                <w:rFonts w:ascii="楷体" w:hAnsi="楷体" w:hint="eastAsia"/>
                <w:szCs w:val="22"/>
              </w:rPr>
              <w:t>中际旭创、新易盛、兆易创新、立讯精密、东山精密、</w:t>
            </w:r>
            <w:r w:rsidRPr="008F3B0B">
              <w:rPr>
                <w:rFonts w:ascii="楷体" w:hAnsi="楷体" w:hint="eastAsia"/>
                <w:szCs w:val="22"/>
              </w:rPr>
              <w:lastRenderedPageBreak/>
              <w:t>工业富联、天孚通信、</w:t>
            </w:r>
            <w:r w:rsidR="00F37C68" w:rsidRPr="008F3B0B">
              <w:rPr>
                <w:rFonts w:ascii="楷体" w:hAnsi="楷体" w:hint="eastAsia"/>
                <w:szCs w:val="22"/>
              </w:rPr>
              <w:t>沪电股份</w:t>
            </w:r>
            <w:r w:rsidRPr="008F3B0B">
              <w:rPr>
                <w:rFonts w:ascii="楷体" w:hAnsi="楷体" w:hint="eastAsia"/>
                <w:szCs w:val="22"/>
              </w:rPr>
              <w:t>、</w:t>
            </w:r>
            <w:r w:rsidR="00F37C68" w:rsidRPr="008F3B0B">
              <w:rPr>
                <w:rFonts w:ascii="楷体" w:hAnsi="楷体" w:hint="eastAsia"/>
                <w:szCs w:val="22"/>
              </w:rPr>
              <w:t>华工科技、生益科技</w:t>
            </w:r>
          </w:p>
        </w:tc>
      </w:tr>
      <w:tr w:rsidR="00BC244C" w:rsidRPr="008F3B0B" w14:paraId="33F20092" w14:textId="77777777" w:rsidTr="00EF0D30">
        <w:tc>
          <w:tcPr>
            <w:tcW w:w="630" w:type="pct"/>
            <w:vAlign w:val="center"/>
          </w:tcPr>
          <w:p w14:paraId="4CF7DAE9" w14:textId="46340674" w:rsidR="00BC244C" w:rsidRPr="008F3B0B" w:rsidRDefault="00F71FF7" w:rsidP="00EF0D30">
            <w:pPr>
              <w:pStyle w:val="af2"/>
              <w:rPr>
                <w:sz w:val="22"/>
                <w:szCs w:val="22"/>
              </w:rPr>
            </w:pPr>
            <w:r w:rsidRPr="008F3B0B">
              <w:rPr>
                <w:rFonts w:ascii="楷体" w:hAnsi="楷体" w:hint="eastAsia"/>
                <w:szCs w:val="22"/>
              </w:rPr>
              <w:lastRenderedPageBreak/>
              <w:t>931160</w:t>
            </w:r>
            <w:r w:rsidR="00BC244C" w:rsidRPr="008F3B0B">
              <w:rPr>
                <w:rFonts w:ascii="楷体" w:hAnsi="楷体" w:hint="eastAsia"/>
                <w:szCs w:val="22"/>
              </w:rPr>
              <w:t>.SZ</w:t>
            </w:r>
          </w:p>
        </w:tc>
        <w:tc>
          <w:tcPr>
            <w:tcW w:w="504" w:type="pct"/>
            <w:vAlign w:val="center"/>
          </w:tcPr>
          <w:p w14:paraId="5B960B63" w14:textId="2385F09F" w:rsidR="00BC244C" w:rsidRPr="008F3B0B" w:rsidRDefault="00F71FF7" w:rsidP="00EF0D30">
            <w:pPr>
              <w:pStyle w:val="af2"/>
              <w:rPr>
                <w:sz w:val="22"/>
                <w:szCs w:val="22"/>
              </w:rPr>
            </w:pPr>
            <w:r w:rsidRPr="008F3B0B">
              <w:rPr>
                <w:rFonts w:ascii="楷体" w:hAnsi="楷体" w:hint="eastAsia"/>
                <w:szCs w:val="22"/>
              </w:rPr>
              <w:t>通信设备</w:t>
            </w:r>
          </w:p>
        </w:tc>
        <w:tc>
          <w:tcPr>
            <w:tcW w:w="458" w:type="pct"/>
            <w:vAlign w:val="center"/>
          </w:tcPr>
          <w:p w14:paraId="263FC0A4" w14:textId="1600C1C9" w:rsidR="00BC244C" w:rsidRPr="008F3B0B" w:rsidRDefault="00F71FF7" w:rsidP="00EF0D30">
            <w:pPr>
              <w:pStyle w:val="af2"/>
              <w:rPr>
                <w:sz w:val="22"/>
                <w:szCs w:val="22"/>
              </w:rPr>
            </w:pPr>
            <w:r w:rsidRPr="008F3B0B">
              <w:rPr>
                <w:rFonts w:ascii="楷体" w:hAnsi="楷体" w:hint="eastAsia"/>
                <w:szCs w:val="22"/>
              </w:rPr>
              <w:t>515880</w:t>
            </w:r>
          </w:p>
        </w:tc>
        <w:tc>
          <w:tcPr>
            <w:tcW w:w="955" w:type="pct"/>
            <w:vAlign w:val="center"/>
          </w:tcPr>
          <w:p w14:paraId="76CE07BA" w14:textId="37D23E12" w:rsidR="00BC244C" w:rsidRPr="008F3B0B" w:rsidRDefault="00F71FF7" w:rsidP="00EF0D30">
            <w:pPr>
              <w:pStyle w:val="af2"/>
              <w:rPr>
                <w:sz w:val="22"/>
                <w:szCs w:val="22"/>
              </w:rPr>
            </w:pPr>
            <w:r w:rsidRPr="008F3B0B">
              <w:rPr>
                <w:rFonts w:ascii="楷体" w:hAnsi="楷体" w:hint="eastAsia"/>
                <w:szCs w:val="22"/>
              </w:rPr>
              <w:t>通信设备</w:t>
            </w:r>
            <w:r w:rsidR="00BC244C" w:rsidRPr="008F3B0B">
              <w:rPr>
                <w:rFonts w:ascii="楷体" w:hAnsi="楷体" w:hint="eastAsia"/>
                <w:szCs w:val="22"/>
              </w:rPr>
              <w:t>相关</w:t>
            </w:r>
          </w:p>
        </w:tc>
        <w:tc>
          <w:tcPr>
            <w:tcW w:w="697" w:type="pct"/>
            <w:vAlign w:val="center"/>
          </w:tcPr>
          <w:p w14:paraId="590B5498" w14:textId="53299C13" w:rsidR="00BC244C" w:rsidRPr="008F3B0B" w:rsidRDefault="00563421" w:rsidP="00EF0D30">
            <w:pPr>
              <w:pStyle w:val="af2"/>
              <w:rPr>
                <w:sz w:val="22"/>
                <w:szCs w:val="22"/>
              </w:rPr>
            </w:pPr>
            <w:r w:rsidRPr="008F3B0B">
              <w:rPr>
                <w:rFonts w:ascii="楷体" w:hAnsi="楷体" w:hint="eastAsia"/>
                <w:szCs w:val="22"/>
              </w:rPr>
              <w:t>285.66%</w:t>
            </w:r>
          </w:p>
        </w:tc>
        <w:tc>
          <w:tcPr>
            <w:tcW w:w="1757" w:type="pct"/>
            <w:vAlign w:val="center"/>
          </w:tcPr>
          <w:p w14:paraId="22B925F6" w14:textId="1BE49E94" w:rsidR="00BC244C" w:rsidRPr="008F3B0B" w:rsidRDefault="00563421" w:rsidP="00EF0D30">
            <w:pPr>
              <w:pStyle w:val="af2"/>
              <w:rPr>
                <w:sz w:val="22"/>
                <w:szCs w:val="22"/>
              </w:rPr>
            </w:pPr>
            <w:r w:rsidRPr="008F3B0B">
              <w:rPr>
                <w:rFonts w:ascii="楷体" w:hAnsi="楷体" w:hint="eastAsia"/>
                <w:szCs w:val="22"/>
              </w:rPr>
              <w:t>中际旭创、新易盛、工业富联、天孚通信、亨通光电、中兴通讯、中天科技、信维通信、光迅科技、剑桥科技</w:t>
            </w:r>
          </w:p>
        </w:tc>
      </w:tr>
    </w:tbl>
    <w:p w14:paraId="2457A6D7" w14:textId="77777777" w:rsidR="0054630E" w:rsidRPr="00BC244C" w:rsidRDefault="0054630E" w:rsidP="00BC244C">
      <w:pPr>
        <w:rPr>
          <w:rFonts w:hint="eastAsia"/>
        </w:rPr>
      </w:pPr>
    </w:p>
    <w:p w14:paraId="49E35C5A" w14:textId="1B85AABB" w:rsidR="00E95841" w:rsidRPr="0077393B" w:rsidRDefault="005E334E">
      <w:pPr>
        <w:pStyle w:val="2"/>
        <w:rPr>
          <w:rFonts w:ascii="楷体" w:eastAsia="楷体" w:hAnsi="楷体" w:hint="eastAsia"/>
          <w:b/>
          <w:bCs/>
          <w:color w:val="auto"/>
          <w:sz w:val="22"/>
          <w:szCs w:val="22"/>
        </w:rPr>
      </w:pPr>
      <w:bookmarkStart w:id="137" w:name="_Toc231143526"/>
      <w:bookmarkStart w:id="138" w:name="_Toc231144056"/>
      <w:r w:rsidRPr="0077393B">
        <w:rPr>
          <w:rFonts w:ascii="楷体" w:eastAsia="楷体" w:hAnsi="楷体" w:hint="eastAsia"/>
          <w:b/>
          <w:bCs/>
          <w:color w:val="auto"/>
          <w:sz w:val="32"/>
          <w:szCs w:val="22"/>
        </w:rPr>
        <w:t>5</w:t>
      </w:r>
      <w:r w:rsidR="000E17A5" w:rsidRPr="0077393B">
        <w:rPr>
          <w:rFonts w:ascii="楷体" w:eastAsia="楷体" w:hAnsi="楷体" w:hint="eastAsia"/>
          <w:b/>
          <w:bCs/>
          <w:color w:val="auto"/>
          <w:sz w:val="32"/>
          <w:szCs w:val="22"/>
        </w:rPr>
        <w:t>.1 通信ETF华夏（515050.SH）</w:t>
      </w:r>
      <w:bookmarkEnd w:id="137"/>
      <w:bookmarkEnd w:id="138"/>
    </w:p>
    <w:p w14:paraId="325ACBC0" w14:textId="25A9D31E"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.1.1 概况</w:t>
      </w:r>
    </w:p>
    <w:p w14:paraId="60476388" w14:textId="0BB17D53" w:rsidR="00E95841" w:rsidRPr="0044789F" w:rsidRDefault="00CA16CA">
      <w:pPr>
        <w:pStyle w:val="af2"/>
        <w:rPr>
          <w:rFonts w:ascii="楷体" w:hAnsi="楷体" w:hint="eastAsia"/>
          <w:sz w:val="18"/>
        </w:rPr>
      </w:pPr>
      <w:r w:rsidRPr="0044789F">
        <w:rPr>
          <w:rFonts w:ascii="楷体" w:hAnsi="楷体" w:hint="eastAsia"/>
        </w:rPr>
        <w:t>表：ETF基本信息（2025年</w:t>
      </w:r>
      <w:r w:rsidR="00CA71C4" w:rsidRPr="0044789F">
        <w:rPr>
          <w:rFonts w:ascii="楷体" w:hAnsi="楷体" w:hint="eastAsia"/>
        </w:rPr>
        <w:t>5</w:t>
      </w:r>
      <w:r w:rsidRPr="0044789F">
        <w:rPr>
          <w:rFonts w:ascii="楷体" w:hAnsi="楷体" w:hint="eastAsia"/>
        </w:rPr>
        <w:t>月2</w:t>
      </w:r>
      <w:r w:rsidR="00CA71C4" w:rsidRPr="0044789F">
        <w:rPr>
          <w:rFonts w:ascii="楷体" w:hAnsi="楷体" w:hint="eastAsia"/>
        </w:rPr>
        <w:t>6</w:t>
      </w:r>
      <w:r w:rsidRPr="0044789F">
        <w:rPr>
          <w:rFonts w:ascii="楷体" w:hAnsi="楷体" w:hint="eastAsia"/>
        </w:rPr>
        <w:t>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95841" w:rsidRPr="00547A82" w14:paraId="34E4AAA0" w14:textId="77777777">
        <w:tc>
          <w:tcPr>
            <w:tcW w:w="833" w:type="pct"/>
            <w:tcMar>
              <w:top w:w="30" w:type="dxa"/>
              <w:left w:w="75" w:type="dxa"/>
              <w:bottom w:w="30" w:type="dxa"/>
              <w:right w:w="75" w:type="dxa"/>
            </w:tcMar>
            <w:vAlign w:val="center"/>
          </w:tcPr>
          <w:p w14:paraId="2DC24FF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基金全称</w:t>
            </w:r>
          </w:p>
        </w:tc>
        <w:tc>
          <w:tcPr>
            <w:tcW w:w="1667" w:type="pct"/>
            <w:tcMar>
              <w:top w:w="30" w:type="dxa"/>
              <w:left w:w="75" w:type="dxa"/>
              <w:bottom w:w="30" w:type="dxa"/>
              <w:right w:w="75" w:type="dxa"/>
            </w:tcMar>
            <w:vAlign w:val="center"/>
          </w:tcPr>
          <w:p w14:paraId="12839938" w14:textId="77777777" w:rsidR="00E95841" w:rsidRPr="00547A82" w:rsidRDefault="00CA16CA">
            <w:pPr>
              <w:pStyle w:val="af2"/>
              <w:rPr>
                <w:rFonts w:ascii="楷体" w:hAnsi="楷体" w:hint="eastAsia"/>
                <w:sz w:val="22"/>
                <w:szCs w:val="22"/>
              </w:rPr>
            </w:pPr>
            <w:r w:rsidRPr="00547A82">
              <w:rPr>
                <w:rFonts w:ascii="楷体" w:hAnsi="楷体" w:hint="eastAsia"/>
                <w:szCs w:val="22"/>
              </w:rPr>
              <w:t>华夏中证5G通信主题交易型开放式指数证券投资基金</w:t>
            </w:r>
          </w:p>
        </w:tc>
        <w:tc>
          <w:tcPr>
            <w:tcW w:w="834" w:type="pct"/>
            <w:tcMar>
              <w:top w:w="30" w:type="dxa"/>
              <w:left w:w="75" w:type="dxa"/>
              <w:bottom w:w="30" w:type="dxa"/>
              <w:right w:w="75" w:type="dxa"/>
            </w:tcMar>
            <w:vAlign w:val="center"/>
          </w:tcPr>
          <w:p w14:paraId="5D99B9E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基金简称</w:t>
            </w:r>
          </w:p>
        </w:tc>
        <w:tc>
          <w:tcPr>
            <w:tcW w:w="1667" w:type="pct"/>
            <w:tcMar>
              <w:top w:w="30" w:type="dxa"/>
              <w:left w:w="75" w:type="dxa"/>
              <w:bottom w:w="30" w:type="dxa"/>
              <w:right w:w="75" w:type="dxa"/>
            </w:tcMar>
            <w:vAlign w:val="center"/>
          </w:tcPr>
          <w:p w14:paraId="6D7ECF54" w14:textId="5435CDE6" w:rsidR="00E95841" w:rsidRPr="00547A82" w:rsidRDefault="00437DB5">
            <w:pPr>
              <w:pStyle w:val="af2"/>
              <w:rPr>
                <w:rFonts w:ascii="楷体" w:hAnsi="楷体" w:hint="eastAsia"/>
                <w:sz w:val="22"/>
                <w:szCs w:val="22"/>
              </w:rPr>
            </w:pPr>
            <w:r w:rsidRPr="00547A82">
              <w:rPr>
                <w:rFonts w:ascii="楷体" w:hAnsi="楷体"/>
                <w:szCs w:val="22"/>
              </w:rPr>
              <w:t>通信ETF华夏</w:t>
            </w:r>
          </w:p>
        </w:tc>
      </w:tr>
      <w:tr w:rsidR="00E95841" w:rsidRPr="00547A82" w14:paraId="4E975E2D" w14:textId="77777777">
        <w:tc>
          <w:tcPr>
            <w:tcW w:w="833" w:type="pct"/>
            <w:tcMar>
              <w:top w:w="30" w:type="dxa"/>
              <w:left w:w="75" w:type="dxa"/>
              <w:bottom w:w="30" w:type="dxa"/>
              <w:right w:w="75" w:type="dxa"/>
            </w:tcMar>
            <w:vAlign w:val="center"/>
          </w:tcPr>
          <w:p w14:paraId="43727F30"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基金代码</w:t>
            </w:r>
          </w:p>
        </w:tc>
        <w:tc>
          <w:tcPr>
            <w:tcW w:w="1667" w:type="pct"/>
            <w:tcMar>
              <w:top w:w="30" w:type="dxa"/>
              <w:left w:w="75" w:type="dxa"/>
              <w:bottom w:w="30" w:type="dxa"/>
              <w:right w:w="75" w:type="dxa"/>
            </w:tcMar>
            <w:vAlign w:val="center"/>
          </w:tcPr>
          <w:p w14:paraId="1A861DB8" w14:textId="77777777" w:rsidR="00E95841" w:rsidRPr="00547A82" w:rsidRDefault="00CA16CA">
            <w:pPr>
              <w:pStyle w:val="af2"/>
              <w:rPr>
                <w:rFonts w:ascii="楷体" w:hAnsi="楷体" w:hint="eastAsia"/>
                <w:sz w:val="22"/>
                <w:szCs w:val="22"/>
              </w:rPr>
            </w:pPr>
            <w:r w:rsidRPr="00547A82">
              <w:rPr>
                <w:rFonts w:ascii="楷体" w:hAnsi="楷体" w:hint="eastAsia"/>
                <w:szCs w:val="22"/>
              </w:rPr>
              <w:t>515050(主代码)</w:t>
            </w:r>
          </w:p>
        </w:tc>
        <w:tc>
          <w:tcPr>
            <w:tcW w:w="834" w:type="pct"/>
            <w:tcMar>
              <w:top w:w="30" w:type="dxa"/>
              <w:left w:w="75" w:type="dxa"/>
              <w:bottom w:w="30" w:type="dxa"/>
              <w:right w:w="75" w:type="dxa"/>
            </w:tcMar>
            <w:vAlign w:val="center"/>
          </w:tcPr>
          <w:p w14:paraId="262EE80C"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基金类型</w:t>
            </w:r>
          </w:p>
        </w:tc>
        <w:tc>
          <w:tcPr>
            <w:tcW w:w="1667" w:type="pct"/>
            <w:tcMar>
              <w:top w:w="30" w:type="dxa"/>
              <w:left w:w="75" w:type="dxa"/>
              <w:bottom w:w="30" w:type="dxa"/>
              <w:right w:w="75" w:type="dxa"/>
            </w:tcMar>
            <w:vAlign w:val="center"/>
          </w:tcPr>
          <w:p w14:paraId="7088E3C8" w14:textId="2DAD42FE" w:rsidR="00E95841" w:rsidRPr="00547A82" w:rsidRDefault="00D522A9">
            <w:pPr>
              <w:pStyle w:val="af2"/>
              <w:rPr>
                <w:rFonts w:ascii="楷体" w:hAnsi="楷体" w:hint="eastAsia"/>
                <w:sz w:val="22"/>
                <w:szCs w:val="22"/>
              </w:rPr>
            </w:pPr>
            <w:r w:rsidRPr="00547A82">
              <w:rPr>
                <w:rFonts w:ascii="楷体" w:hAnsi="楷体"/>
                <w:szCs w:val="22"/>
              </w:rPr>
              <w:t>股票型基金</w:t>
            </w:r>
          </w:p>
        </w:tc>
      </w:tr>
      <w:tr w:rsidR="00E95841" w:rsidRPr="00547A82" w14:paraId="019A1D00" w14:textId="77777777">
        <w:tc>
          <w:tcPr>
            <w:tcW w:w="833" w:type="pct"/>
            <w:tcMar>
              <w:top w:w="30" w:type="dxa"/>
              <w:left w:w="75" w:type="dxa"/>
              <w:bottom w:w="30" w:type="dxa"/>
              <w:right w:w="75" w:type="dxa"/>
            </w:tcMar>
            <w:vAlign w:val="center"/>
          </w:tcPr>
          <w:p w14:paraId="2004BB31" w14:textId="77777777" w:rsidR="00E95841" w:rsidRPr="00547A82" w:rsidRDefault="00CA16CA">
            <w:pPr>
              <w:pStyle w:val="af2"/>
              <w:rPr>
                <w:rFonts w:ascii="楷体" w:hAnsi="楷体" w:hint="eastAsia"/>
                <w:sz w:val="22"/>
                <w:szCs w:val="22"/>
              </w:rPr>
            </w:pPr>
            <w:r w:rsidRPr="00547A82">
              <w:rPr>
                <w:rFonts w:ascii="楷体" w:hAnsi="楷体" w:hint="eastAsia"/>
                <w:szCs w:val="22"/>
              </w:rPr>
              <w:t>发行日期</w:t>
            </w:r>
          </w:p>
        </w:tc>
        <w:tc>
          <w:tcPr>
            <w:tcW w:w="1667" w:type="pct"/>
            <w:tcMar>
              <w:top w:w="30" w:type="dxa"/>
              <w:left w:w="75" w:type="dxa"/>
              <w:bottom w:w="30" w:type="dxa"/>
              <w:right w:w="75" w:type="dxa"/>
            </w:tcMar>
            <w:vAlign w:val="center"/>
          </w:tcPr>
          <w:p w14:paraId="708E0E48" w14:textId="5DDCB7EE" w:rsidR="00E95841" w:rsidRPr="00547A82" w:rsidRDefault="00CA16CA">
            <w:pPr>
              <w:pStyle w:val="af2"/>
              <w:rPr>
                <w:rFonts w:ascii="楷体" w:hAnsi="楷体" w:hint="eastAsia"/>
                <w:sz w:val="22"/>
                <w:szCs w:val="22"/>
              </w:rPr>
            </w:pPr>
            <w:r w:rsidRPr="00547A82">
              <w:rPr>
                <w:rFonts w:ascii="楷体" w:hAnsi="楷体" w:hint="eastAsia"/>
                <w:szCs w:val="22"/>
              </w:rPr>
              <w:t>2019年</w:t>
            </w:r>
            <w:r w:rsidR="00D522A9" w:rsidRPr="00547A82">
              <w:rPr>
                <w:rFonts w:ascii="楷体" w:hAnsi="楷体" w:hint="eastAsia"/>
                <w:szCs w:val="22"/>
              </w:rPr>
              <w:t>8</w:t>
            </w:r>
            <w:r w:rsidRPr="00547A82">
              <w:rPr>
                <w:rFonts w:ascii="楷体" w:hAnsi="楷体" w:hint="eastAsia"/>
                <w:szCs w:val="22"/>
              </w:rPr>
              <w:t>月</w:t>
            </w:r>
            <w:r w:rsidR="00D522A9" w:rsidRPr="00547A82">
              <w:rPr>
                <w:rFonts w:ascii="楷体" w:hAnsi="楷体" w:hint="eastAsia"/>
                <w:szCs w:val="22"/>
              </w:rPr>
              <w:t>30</w:t>
            </w:r>
            <w:r w:rsidRPr="00547A82">
              <w:rPr>
                <w:rFonts w:ascii="楷体" w:hAnsi="楷体" w:hint="eastAsia"/>
                <w:szCs w:val="22"/>
              </w:rPr>
              <w:t>日</w:t>
            </w:r>
          </w:p>
        </w:tc>
        <w:tc>
          <w:tcPr>
            <w:tcW w:w="834" w:type="pct"/>
            <w:tcMar>
              <w:top w:w="30" w:type="dxa"/>
              <w:left w:w="75" w:type="dxa"/>
              <w:bottom w:w="30" w:type="dxa"/>
              <w:right w:w="75" w:type="dxa"/>
            </w:tcMar>
            <w:vAlign w:val="center"/>
          </w:tcPr>
          <w:p w14:paraId="14C6C4F0"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成立日期/规模</w:t>
            </w:r>
          </w:p>
        </w:tc>
        <w:tc>
          <w:tcPr>
            <w:tcW w:w="1667" w:type="pct"/>
            <w:tcMar>
              <w:top w:w="30" w:type="dxa"/>
              <w:left w:w="75" w:type="dxa"/>
              <w:bottom w:w="30" w:type="dxa"/>
              <w:right w:w="75" w:type="dxa"/>
            </w:tcMar>
            <w:vAlign w:val="center"/>
          </w:tcPr>
          <w:p w14:paraId="287DEA81" w14:textId="2D4DCDAD" w:rsidR="00E95841" w:rsidRPr="00547A82" w:rsidRDefault="00CA16CA">
            <w:pPr>
              <w:pStyle w:val="af2"/>
              <w:rPr>
                <w:rFonts w:ascii="楷体" w:hAnsi="楷体" w:hint="eastAsia"/>
                <w:sz w:val="22"/>
                <w:szCs w:val="22"/>
              </w:rPr>
            </w:pPr>
            <w:r w:rsidRPr="00547A82">
              <w:rPr>
                <w:rFonts w:ascii="楷体" w:hAnsi="楷体" w:hint="eastAsia"/>
                <w:szCs w:val="22"/>
              </w:rPr>
              <w:t>2019年9月17日/41.5</w:t>
            </w:r>
            <w:r w:rsidR="00D522A9" w:rsidRPr="00547A82">
              <w:rPr>
                <w:rFonts w:ascii="楷体" w:hAnsi="楷体" w:hint="eastAsia"/>
                <w:szCs w:val="22"/>
              </w:rPr>
              <w:t>41</w:t>
            </w:r>
            <w:r w:rsidRPr="00547A82">
              <w:rPr>
                <w:rFonts w:ascii="楷体" w:hAnsi="楷体" w:hint="eastAsia"/>
                <w:szCs w:val="22"/>
              </w:rPr>
              <w:t>亿份</w:t>
            </w:r>
          </w:p>
        </w:tc>
      </w:tr>
      <w:tr w:rsidR="00E95841" w:rsidRPr="00547A82" w14:paraId="21654D47" w14:textId="77777777">
        <w:tc>
          <w:tcPr>
            <w:tcW w:w="833" w:type="pct"/>
            <w:tcMar>
              <w:top w:w="30" w:type="dxa"/>
              <w:left w:w="75" w:type="dxa"/>
              <w:bottom w:w="30" w:type="dxa"/>
              <w:right w:w="75" w:type="dxa"/>
            </w:tcMar>
            <w:vAlign w:val="center"/>
          </w:tcPr>
          <w:p w14:paraId="10573D14" w14:textId="77777777" w:rsidR="00E95841" w:rsidRPr="00547A82" w:rsidRDefault="00CA16CA">
            <w:pPr>
              <w:pStyle w:val="af2"/>
              <w:rPr>
                <w:rFonts w:ascii="楷体" w:hAnsi="楷体" w:hint="eastAsia"/>
                <w:sz w:val="22"/>
                <w:szCs w:val="22"/>
              </w:rPr>
            </w:pPr>
            <w:r w:rsidRPr="00547A82">
              <w:rPr>
                <w:rFonts w:ascii="楷体" w:hAnsi="楷体" w:hint="eastAsia"/>
                <w:szCs w:val="22"/>
              </w:rPr>
              <w:t>资产规模</w:t>
            </w:r>
          </w:p>
        </w:tc>
        <w:tc>
          <w:tcPr>
            <w:tcW w:w="1667" w:type="pct"/>
            <w:tcMar>
              <w:top w:w="30" w:type="dxa"/>
              <w:left w:w="75" w:type="dxa"/>
              <w:bottom w:w="30" w:type="dxa"/>
              <w:right w:w="75" w:type="dxa"/>
            </w:tcMar>
            <w:vAlign w:val="center"/>
          </w:tcPr>
          <w:p w14:paraId="7DCEE4F5" w14:textId="1CC56294" w:rsidR="00E95841" w:rsidRPr="00547A82" w:rsidRDefault="00CA16CA">
            <w:pPr>
              <w:pStyle w:val="af2"/>
              <w:rPr>
                <w:rFonts w:ascii="楷体" w:hAnsi="楷体" w:hint="eastAsia"/>
                <w:sz w:val="22"/>
                <w:szCs w:val="22"/>
              </w:rPr>
            </w:pPr>
            <w:r w:rsidRPr="00547A82">
              <w:rPr>
                <w:rFonts w:ascii="楷体" w:hAnsi="楷体" w:hint="eastAsia"/>
                <w:szCs w:val="22"/>
              </w:rPr>
              <w:t>1</w:t>
            </w:r>
            <w:r w:rsidR="00D522A9" w:rsidRPr="00547A82">
              <w:rPr>
                <w:rFonts w:ascii="楷体" w:hAnsi="楷体" w:hint="eastAsia"/>
                <w:szCs w:val="22"/>
              </w:rPr>
              <w:t>51</w:t>
            </w:r>
            <w:r w:rsidRPr="00547A82">
              <w:rPr>
                <w:rFonts w:ascii="楷体" w:hAnsi="楷体" w:hint="eastAsia"/>
                <w:szCs w:val="22"/>
              </w:rPr>
              <w:t>.</w:t>
            </w:r>
            <w:r w:rsidR="00D522A9" w:rsidRPr="00547A82">
              <w:rPr>
                <w:rFonts w:ascii="楷体" w:hAnsi="楷体" w:hint="eastAsia"/>
                <w:szCs w:val="22"/>
              </w:rPr>
              <w:t>37</w:t>
            </w:r>
            <w:r w:rsidRPr="00547A82">
              <w:rPr>
                <w:rFonts w:ascii="楷体" w:hAnsi="楷体" w:hint="eastAsia"/>
                <w:szCs w:val="22"/>
              </w:rPr>
              <w:t>亿元/（截止至：2026年0</w:t>
            </w:r>
            <w:r w:rsidR="00D522A9" w:rsidRPr="00547A82">
              <w:rPr>
                <w:rFonts w:ascii="楷体" w:hAnsi="楷体" w:hint="eastAsia"/>
                <w:szCs w:val="22"/>
              </w:rPr>
              <w:t>5</w:t>
            </w:r>
            <w:r w:rsidRPr="00547A82">
              <w:rPr>
                <w:rFonts w:ascii="楷体" w:hAnsi="楷体" w:hint="eastAsia"/>
                <w:szCs w:val="22"/>
              </w:rPr>
              <w:t>月2</w:t>
            </w:r>
            <w:r w:rsidR="00D522A9" w:rsidRPr="00547A82">
              <w:rPr>
                <w:rFonts w:ascii="楷体" w:hAnsi="楷体" w:hint="eastAsia"/>
                <w:szCs w:val="22"/>
              </w:rPr>
              <w:t>6</w:t>
            </w:r>
            <w:r w:rsidRPr="00547A82">
              <w:rPr>
                <w:rFonts w:ascii="楷体" w:hAnsi="楷体" w:hint="eastAsia"/>
                <w:szCs w:val="22"/>
              </w:rPr>
              <w:t>日）</w:t>
            </w:r>
          </w:p>
        </w:tc>
        <w:tc>
          <w:tcPr>
            <w:tcW w:w="834" w:type="pct"/>
            <w:tcMar>
              <w:top w:w="30" w:type="dxa"/>
              <w:left w:w="75" w:type="dxa"/>
              <w:bottom w:w="30" w:type="dxa"/>
              <w:right w:w="75" w:type="dxa"/>
            </w:tcMar>
            <w:vAlign w:val="center"/>
          </w:tcPr>
          <w:p w14:paraId="0532754B" w14:textId="77777777" w:rsidR="00E95841" w:rsidRPr="00547A82" w:rsidRDefault="00CA16CA">
            <w:pPr>
              <w:pStyle w:val="af2"/>
              <w:rPr>
                <w:rFonts w:ascii="楷体" w:hAnsi="楷体" w:hint="eastAsia"/>
                <w:sz w:val="22"/>
                <w:szCs w:val="22"/>
              </w:rPr>
            </w:pPr>
            <w:r w:rsidRPr="00547A82">
              <w:rPr>
                <w:rFonts w:ascii="楷体" w:hAnsi="楷体" w:hint="eastAsia"/>
                <w:szCs w:val="22"/>
              </w:rPr>
              <w:t>份额规模</w:t>
            </w:r>
          </w:p>
        </w:tc>
        <w:tc>
          <w:tcPr>
            <w:tcW w:w="1667" w:type="pct"/>
            <w:tcMar>
              <w:top w:w="30" w:type="dxa"/>
              <w:left w:w="75" w:type="dxa"/>
              <w:bottom w:w="30" w:type="dxa"/>
              <w:right w:w="75" w:type="dxa"/>
            </w:tcMar>
            <w:vAlign w:val="center"/>
          </w:tcPr>
          <w:p w14:paraId="7BCA77DD" w14:textId="543F098B" w:rsidR="00E95841" w:rsidRPr="00547A82" w:rsidRDefault="00D522A9">
            <w:pPr>
              <w:pStyle w:val="af2"/>
              <w:rPr>
                <w:rFonts w:ascii="楷体" w:hAnsi="楷体" w:hint="eastAsia"/>
                <w:sz w:val="22"/>
                <w:szCs w:val="22"/>
              </w:rPr>
            </w:pPr>
            <w:r w:rsidRPr="00547A82">
              <w:rPr>
                <w:rFonts w:ascii="楷体" w:hAnsi="楷体" w:hint="eastAsia"/>
                <w:szCs w:val="22"/>
              </w:rPr>
              <w:t>125.6521</w:t>
            </w:r>
            <w:r w:rsidR="00CA16CA" w:rsidRPr="00547A82">
              <w:rPr>
                <w:rFonts w:ascii="楷体" w:hAnsi="楷体" w:hint="eastAsia"/>
                <w:szCs w:val="22"/>
              </w:rPr>
              <w:t>亿份/（截止至：2026年0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r>
      <w:tr w:rsidR="00E95841" w:rsidRPr="00547A82" w14:paraId="2CC0FFFB" w14:textId="77777777">
        <w:tc>
          <w:tcPr>
            <w:tcW w:w="833" w:type="pct"/>
            <w:tcMar>
              <w:top w:w="30" w:type="dxa"/>
              <w:left w:w="75" w:type="dxa"/>
              <w:bottom w:w="30" w:type="dxa"/>
              <w:right w:w="75" w:type="dxa"/>
            </w:tcMar>
            <w:vAlign w:val="center"/>
          </w:tcPr>
          <w:p w14:paraId="46525729"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基金管理人</w:t>
            </w:r>
          </w:p>
        </w:tc>
        <w:tc>
          <w:tcPr>
            <w:tcW w:w="1667" w:type="pct"/>
            <w:tcMar>
              <w:top w:w="30" w:type="dxa"/>
              <w:left w:w="75" w:type="dxa"/>
              <w:bottom w:w="30" w:type="dxa"/>
              <w:right w:w="75" w:type="dxa"/>
            </w:tcMar>
            <w:vAlign w:val="center"/>
          </w:tcPr>
          <w:p w14:paraId="5FE6ACD7" w14:textId="77777777" w:rsidR="00E95841" w:rsidRPr="00547A82" w:rsidRDefault="00CA16CA">
            <w:pPr>
              <w:pStyle w:val="af2"/>
              <w:rPr>
                <w:rFonts w:ascii="楷体" w:hAnsi="楷体" w:hint="eastAsia"/>
                <w:sz w:val="22"/>
                <w:szCs w:val="22"/>
              </w:rPr>
            </w:pPr>
            <w:r w:rsidRPr="00547A82">
              <w:rPr>
                <w:rFonts w:ascii="楷体" w:hAnsi="楷体" w:hint="eastAsia"/>
                <w:szCs w:val="22"/>
              </w:rPr>
              <w:t>华夏基金</w:t>
            </w:r>
          </w:p>
        </w:tc>
        <w:tc>
          <w:tcPr>
            <w:tcW w:w="834" w:type="pct"/>
            <w:tcMar>
              <w:top w:w="30" w:type="dxa"/>
              <w:left w:w="75" w:type="dxa"/>
              <w:bottom w:w="30" w:type="dxa"/>
              <w:right w:w="75" w:type="dxa"/>
            </w:tcMar>
            <w:vAlign w:val="center"/>
          </w:tcPr>
          <w:p w14:paraId="2F8191FE"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基金托管人</w:t>
            </w:r>
          </w:p>
        </w:tc>
        <w:tc>
          <w:tcPr>
            <w:tcW w:w="1667" w:type="pct"/>
            <w:tcMar>
              <w:top w:w="30" w:type="dxa"/>
              <w:left w:w="75" w:type="dxa"/>
              <w:bottom w:w="30" w:type="dxa"/>
              <w:right w:w="75" w:type="dxa"/>
            </w:tcMar>
            <w:vAlign w:val="center"/>
          </w:tcPr>
          <w:p w14:paraId="18CA879B" w14:textId="77777777" w:rsidR="00E95841" w:rsidRPr="00547A82" w:rsidRDefault="00CA16CA">
            <w:pPr>
              <w:pStyle w:val="af2"/>
              <w:rPr>
                <w:rFonts w:ascii="楷体" w:hAnsi="楷体" w:hint="eastAsia"/>
                <w:sz w:val="22"/>
                <w:szCs w:val="22"/>
              </w:rPr>
            </w:pPr>
            <w:r w:rsidRPr="00547A82">
              <w:rPr>
                <w:rFonts w:ascii="楷体" w:hAnsi="楷体" w:hint="eastAsia"/>
                <w:szCs w:val="22"/>
              </w:rPr>
              <w:t>中国银行</w:t>
            </w:r>
          </w:p>
        </w:tc>
      </w:tr>
      <w:tr w:rsidR="00E95841" w:rsidRPr="00547A82" w14:paraId="4E1F7267" w14:textId="77777777">
        <w:tc>
          <w:tcPr>
            <w:tcW w:w="833" w:type="pct"/>
            <w:tcMar>
              <w:top w:w="30" w:type="dxa"/>
              <w:left w:w="75" w:type="dxa"/>
              <w:bottom w:w="30" w:type="dxa"/>
              <w:right w:w="75" w:type="dxa"/>
            </w:tcMar>
            <w:vAlign w:val="center"/>
          </w:tcPr>
          <w:p w14:paraId="0328FC48"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基金经理人</w:t>
            </w:r>
          </w:p>
        </w:tc>
        <w:tc>
          <w:tcPr>
            <w:tcW w:w="1667" w:type="pct"/>
            <w:tcMar>
              <w:top w:w="30" w:type="dxa"/>
              <w:left w:w="75" w:type="dxa"/>
              <w:bottom w:w="30" w:type="dxa"/>
              <w:right w:w="75" w:type="dxa"/>
            </w:tcMar>
            <w:vAlign w:val="center"/>
          </w:tcPr>
          <w:p w14:paraId="5662FD31" w14:textId="77777777" w:rsidR="00E95841" w:rsidRPr="00547A82" w:rsidRDefault="00CA16CA">
            <w:pPr>
              <w:pStyle w:val="af2"/>
              <w:rPr>
                <w:rFonts w:ascii="楷体" w:hAnsi="楷体" w:hint="eastAsia"/>
                <w:sz w:val="22"/>
                <w:szCs w:val="22"/>
              </w:rPr>
            </w:pPr>
            <w:r w:rsidRPr="00547A82">
              <w:rPr>
                <w:rFonts w:ascii="楷体" w:hAnsi="楷体" w:hint="eastAsia"/>
                <w:szCs w:val="22"/>
              </w:rPr>
              <w:t>李俊</w:t>
            </w:r>
          </w:p>
        </w:tc>
        <w:tc>
          <w:tcPr>
            <w:tcW w:w="834" w:type="pct"/>
            <w:tcMar>
              <w:top w:w="30" w:type="dxa"/>
              <w:left w:w="75" w:type="dxa"/>
              <w:bottom w:w="30" w:type="dxa"/>
              <w:right w:w="75" w:type="dxa"/>
            </w:tcMar>
            <w:vAlign w:val="center"/>
          </w:tcPr>
          <w:p w14:paraId="2E9832FF"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成立来分红</w:t>
            </w:r>
          </w:p>
        </w:tc>
        <w:tc>
          <w:tcPr>
            <w:tcW w:w="1667" w:type="pct"/>
            <w:tcMar>
              <w:top w:w="30" w:type="dxa"/>
              <w:left w:w="75" w:type="dxa"/>
              <w:bottom w:w="30" w:type="dxa"/>
              <w:right w:w="75" w:type="dxa"/>
            </w:tcMar>
            <w:vAlign w:val="center"/>
          </w:tcPr>
          <w:p w14:paraId="1FE92439" w14:textId="77777777" w:rsidR="00E95841" w:rsidRPr="00547A82" w:rsidRDefault="00CA16CA">
            <w:pPr>
              <w:pStyle w:val="af2"/>
              <w:rPr>
                <w:rFonts w:ascii="楷体" w:hAnsi="楷体" w:hint="eastAsia"/>
                <w:sz w:val="22"/>
                <w:szCs w:val="22"/>
              </w:rPr>
            </w:pPr>
            <w:r w:rsidRPr="00547A82">
              <w:rPr>
                <w:rFonts w:ascii="楷体" w:hAnsi="楷体" w:hint="eastAsia"/>
                <w:szCs w:val="22"/>
              </w:rPr>
              <w:t>*</w:t>
            </w:r>
          </w:p>
        </w:tc>
      </w:tr>
      <w:tr w:rsidR="00E95841" w:rsidRPr="00547A82" w14:paraId="176BF04A" w14:textId="77777777">
        <w:tc>
          <w:tcPr>
            <w:tcW w:w="833" w:type="pct"/>
            <w:tcMar>
              <w:top w:w="30" w:type="dxa"/>
              <w:left w:w="75" w:type="dxa"/>
              <w:bottom w:w="30" w:type="dxa"/>
              <w:right w:w="75" w:type="dxa"/>
            </w:tcMar>
            <w:vAlign w:val="center"/>
          </w:tcPr>
          <w:p w14:paraId="2774AF23" w14:textId="77777777" w:rsidR="00E95841" w:rsidRPr="00547A82" w:rsidRDefault="00CA16CA">
            <w:pPr>
              <w:pStyle w:val="af2"/>
              <w:rPr>
                <w:rFonts w:ascii="楷体" w:hAnsi="楷体" w:hint="eastAsia"/>
                <w:sz w:val="22"/>
                <w:szCs w:val="22"/>
              </w:rPr>
            </w:pPr>
            <w:r w:rsidRPr="00547A82">
              <w:rPr>
                <w:rFonts w:ascii="楷体" w:hAnsi="楷体" w:hint="eastAsia"/>
                <w:szCs w:val="22"/>
              </w:rPr>
              <w:t>管理费率</w:t>
            </w:r>
          </w:p>
        </w:tc>
        <w:tc>
          <w:tcPr>
            <w:tcW w:w="1667" w:type="pct"/>
            <w:tcMar>
              <w:top w:w="30" w:type="dxa"/>
              <w:left w:w="75" w:type="dxa"/>
              <w:bottom w:w="30" w:type="dxa"/>
              <w:right w:w="75" w:type="dxa"/>
            </w:tcMar>
            <w:vAlign w:val="center"/>
          </w:tcPr>
          <w:p w14:paraId="426FA3C3" w14:textId="77777777" w:rsidR="00E95841" w:rsidRPr="00547A82" w:rsidRDefault="00CA16CA">
            <w:pPr>
              <w:pStyle w:val="af2"/>
              <w:rPr>
                <w:rFonts w:ascii="楷体" w:hAnsi="楷体" w:hint="eastAsia"/>
                <w:sz w:val="22"/>
                <w:szCs w:val="22"/>
              </w:rPr>
            </w:pPr>
            <w:r w:rsidRPr="00547A82">
              <w:rPr>
                <w:rFonts w:ascii="楷体" w:hAnsi="楷体" w:hint="eastAsia"/>
                <w:szCs w:val="22"/>
              </w:rPr>
              <w:t>0.50%（每年）</w:t>
            </w:r>
          </w:p>
        </w:tc>
        <w:tc>
          <w:tcPr>
            <w:tcW w:w="834" w:type="pct"/>
            <w:tcMar>
              <w:top w:w="30" w:type="dxa"/>
              <w:left w:w="75" w:type="dxa"/>
              <w:bottom w:w="30" w:type="dxa"/>
              <w:right w:w="75" w:type="dxa"/>
            </w:tcMar>
            <w:vAlign w:val="center"/>
          </w:tcPr>
          <w:p w14:paraId="4FEA45B5" w14:textId="77777777" w:rsidR="00E95841" w:rsidRPr="00547A82" w:rsidRDefault="00CA16CA">
            <w:pPr>
              <w:pStyle w:val="af2"/>
              <w:rPr>
                <w:rFonts w:ascii="楷体" w:hAnsi="楷体" w:hint="eastAsia"/>
                <w:sz w:val="22"/>
                <w:szCs w:val="22"/>
              </w:rPr>
            </w:pPr>
            <w:r w:rsidRPr="00547A82">
              <w:rPr>
                <w:rFonts w:ascii="楷体" w:hAnsi="楷体" w:hint="eastAsia"/>
                <w:szCs w:val="22"/>
              </w:rPr>
              <w:t>托管费率</w:t>
            </w:r>
          </w:p>
        </w:tc>
        <w:tc>
          <w:tcPr>
            <w:tcW w:w="1667" w:type="pct"/>
            <w:tcMar>
              <w:top w:w="30" w:type="dxa"/>
              <w:left w:w="75" w:type="dxa"/>
              <w:bottom w:w="30" w:type="dxa"/>
              <w:right w:w="75" w:type="dxa"/>
            </w:tcMar>
            <w:vAlign w:val="center"/>
          </w:tcPr>
          <w:p w14:paraId="698110BC" w14:textId="77777777" w:rsidR="00E95841" w:rsidRPr="00547A82" w:rsidRDefault="00CA16CA">
            <w:pPr>
              <w:pStyle w:val="af2"/>
              <w:rPr>
                <w:rFonts w:ascii="楷体" w:hAnsi="楷体" w:hint="eastAsia"/>
                <w:sz w:val="22"/>
                <w:szCs w:val="22"/>
              </w:rPr>
            </w:pPr>
            <w:r w:rsidRPr="00547A82">
              <w:rPr>
                <w:rFonts w:ascii="楷体" w:hAnsi="楷体" w:hint="eastAsia"/>
                <w:szCs w:val="22"/>
              </w:rPr>
              <w:t>0.10%（每年）</w:t>
            </w:r>
          </w:p>
        </w:tc>
      </w:tr>
      <w:tr w:rsidR="00E95841" w:rsidRPr="00547A82" w14:paraId="5FA61DC1" w14:textId="77777777">
        <w:tc>
          <w:tcPr>
            <w:tcW w:w="833" w:type="pct"/>
            <w:tcMar>
              <w:top w:w="30" w:type="dxa"/>
              <w:left w:w="75" w:type="dxa"/>
              <w:bottom w:w="30" w:type="dxa"/>
              <w:right w:w="75" w:type="dxa"/>
            </w:tcMar>
            <w:vAlign w:val="center"/>
          </w:tcPr>
          <w:p w14:paraId="22EE0141" w14:textId="77777777" w:rsidR="00E95841" w:rsidRPr="00547A82" w:rsidRDefault="00CA16CA">
            <w:pPr>
              <w:pStyle w:val="af2"/>
              <w:rPr>
                <w:rFonts w:ascii="楷体" w:hAnsi="楷体" w:hint="eastAsia"/>
                <w:sz w:val="22"/>
                <w:szCs w:val="22"/>
              </w:rPr>
            </w:pPr>
            <w:r w:rsidRPr="00547A82">
              <w:rPr>
                <w:rFonts w:ascii="楷体" w:hAnsi="楷体" w:hint="eastAsia"/>
                <w:szCs w:val="22"/>
              </w:rPr>
              <w:t>销售服务费率</w:t>
            </w:r>
          </w:p>
        </w:tc>
        <w:tc>
          <w:tcPr>
            <w:tcW w:w="1667" w:type="pct"/>
            <w:tcMar>
              <w:top w:w="30" w:type="dxa"/>
              <w:left w:w="75" w:type="dxa"/>
              <w:bottom w:w="30" w:type="dxa"/>
              <w:right w:w="75" w:type="dxa"/>
            </w:tcMar>
            <w:vAlign w:val="center"/>
          </w:tcPr>
          <w:p w14:paraId="1FB2E133" w14:textId="77777777" w:rsidR="00E95841" w:rsidRPr="00547A82" w:rsidRDefault="00CA16CA">
            <w:pPr>
              <w:pStyle w:val="af2"/>
              <w:rPr>
                <w:rFonts w:ascii="楷体" w:hAnsi="楷体" w:hint="eastAsia"/>
                <w:sz w:val="22"/>
                <w:szCs w:val="22"/>
              </w:rPr>
            </w:pPr>
            <w:r w:rsidRPr="00547A82">
              <w:rPr>
                <w:rFonts w:ascii="楷体" w:hAnsi="楷体" w:hint="eastAsia"/>
                <w:szCs w:val="22"/>
              </w:rPr>
              <w:t>--（每年）</w:t>
            </w:r>
          </w:p>
        </w:tc>
        <w:tc>
          <w:tcPr>
            <w:tcW w:w="834" w:type="pct"/>
            <w:tcMar>
              <w:top w:w="30" w:type="dxa"/>
              <w:left w:w="75" w:type="dxa"/>
              <w:bottom w:w="30" w:type="dxa"/>
              <w:right w:w="75" w:type="dxa"/>
            </w:tcMar>
            <w:vAlign w:val="center"/>
          </w:tcPr>
          <w:p w14:paraId="2C76190D" w14:textId="77777777" w:rsidR="00E95841" w:rsidRPr="00547A82" w:rsidRDefault="00CA16CA">
            <w:pPr>
              <w:pStyle w:val="af2"/>
              <w:rPr>
                <w:rFonts w:ascii="楷体" w:hAnsi="楷体" w:hint="eastAsia"/>
                <w:sz w:val="22"/>
                <w:szCs w:val="22"/>
              </w:rPr>
            </w:pPr>
            <w:r w:rsidRPr="00547A82">
              <w:rPr>
                <w:rFonts w:ascii="楷体" w:hAnsi="楷体" w:hint="eastAsia"/>
                <w:szCs w:val="22"/>
              </w:rPr>
              <w:t>跟踪标的</w:t>
            </w:r>
          </w:p>
        </w:tc>
        <w:tc>
          <w:tcPr>
            <w:tcW w:w="1667" w:type="pct"/>
            <w:tcMar>
              <w:top w:w="30" w:type="dxa"/>
              <w:left w:w="75" w:type="dxa"/>
              <w:bottom w:w="30" w:type="dxa"/>
              <w:right w:w="75" w:type="dxa"/>
            </w:tcMar>
            <w:vAlign w:val="center"/>
          </w:tcPr>
          <w:p w14:paraId="49ABD20D" w14:textId="1283E154" w:rsidR="00E95841" w:rsidRPr="00547A82" w:rsidRDefault="00D522A9">
            <w:pPr>
              <w:pStyle w:val="af2"/>
              <w:rPr>
                <w:rFonts w:ascii="楷体" w:hAnsi="楷体" w:hint="eastAsia"/>
                <w:sz w:val="22"/>
                <w:szCs w:val="22"/>
              </w:rPr>
            </w:pPr>
            <w:r w:rsidRPr="00547A82">
              <w:rPr>
                <w:rFonts w:ascii="楷体" w:hAnsi="楷体" w:hint="eastAsia"/>
                <w:szCs w:val="22"/>
              </w:rPr>
              <w:t>5G通信</w:t>
            </w:r>
          </w:p>
        </w:tc>
      </w:tr>
      <w:tr w:rsidR="00E95841" w:rsidRPr="00547A82" w14:paraId="0B5A3FE2" w14:textId="77777777">
        <w:tc>
          <w:tcPr>
            <w:tcW w:w="833" w:type="pct"/>
            <w:tcMar>
              <w:top w:w="30" w:type="dxa"/>
              <w:left w:w="75" w:type="dxa"/>
              <w:bottom w:w="30" w:type="dxa"/>
              <w:right w:w="75" w:type="dxa"/>
            </w:tcMar>
            <w:vAlign w:val="center"/>
          </w:tcPr>
          <w:p w14:paraId="02D05793" w14:textId="77777777" w:rsidR="00E95841" w:rsidRPr="00547A82" w:rsidRDefault="00CA16CA">
            <w:pPr>
              <w:pStyle w:val="af2"/>
              <w:rPr>
                <w:rFonts w:ascii="楷体" w:hAnsi="楷体" w:hint="eastAsia"/>
                <w:sz w:val="22"/>
                <w:szCs w:val="22"/>
              </w:rPr>
            </w:pPr>
            <w:r w:rsidRPr="00547A82">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0DBC4972" w14:textId="6E21F192" w:rsidR="00E95841" w:rsidRPr="00547A82" w:rsidRDefault="00CA16CA">
            <w:pPr>
              <w:pStyle w:val="af2"/>
              <w:rPr>
                <w:rFonts w:ascii="楷体" w:hAnsi="楷体" w:hint="eastAsia"/>
                <w:sz w:val="22"/>
                <w:szCs w:val="22"/>
              </w:rPr>
            </w:pPr>
            <w:r w:rsidRPr="00547A82">
              <w:rPr>
                <w:rFonts w:ascii="楷体" w:hAnsi="楷体" w:hint="eastAsia"/>
                <w:szCs w:val="22"/>
              </w:rPr>
              <w:t>中证5G通信主题指数</w:t>
            </w:r>
            <w:r w:rsidR="00CA71C4" w:rsidRPr="00547A82">
              <w:rPr>
                <w:rFonts w:ascii="楷体" w:hAnsi="楷体" w:hint="eastAsia"/>
                <w:szCs w:val="22"/>
              </w:rPr>
              <w:t>收益率</w:t>
            </w:r>
          </w:p>
        </w:tc>
      </w:tr>
    </w:tbl>
    <w:p w14:paraId="205184B0" w14:textId="77777777" w:rsidR="00E95841" w:rsidRPr="00547A82" w:rsidRDefault="00E95841">
      <w:pPr>
        <w:ind w:firstLine="560"/>
        <w:rPr>
          <w:rFonts w:ascii="楷体" w:eastAsia="楷体" w:hAnsi="楷体" w:hint="eastAsia"/>
          <w:szCs w:val="22"/>
        </w:rPr>
      </w:pPr>
    </w:p>
    <w:p w14:paraId="725C27A1" w14:textId="63420BBA"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.1.2 投资范围及策略</w:t>
      </w:r>
    </w:p>
    <w:p w14:paraId="54694792" w14:textId="77777777" w:rsidR="00E95841" w:rsidRDefault="00CA16CA" w:rsidP="004636EB">
      <w:pPr>
        <w:ind w:firstLineChars="200" w:firstLine="560"/>
        <w:rPr>
          <w:rFonts w:ascii="楷体" w:eastAsia="楷体" w:hAnsi="楷体" w:hint="eastAsia"/>
          <w:sz w:val="28"/>
          <w:szCs w:val="22"/>
        </w:rPr>
      </w:pPr>
      <w:r w:rsidRPr="00547A82">
        <w:rPr>
          <w:rFonts w:ascii="楷体" w:eastAsia="楷体" w:hAnsi="楷体" w:hint="eastAsia"/>
          <w:sz w:val="28"/>
          <w:szCs w:val="22"/>
        </w:rPr>
        <w:t>本基金主要采取复制法，即按照标的指数成份股及其权重构建基金的股票投资组合，并根据标的指数成份股及其权重的变动对股票投资组合进行相应地调整。</w:t>
      </w:r>
    </w:p>
    <w:p w14:paraId="376F214F" w14:textId="60CD6A19" w:rsidR="00741EC4" w:rsidRPr="00547A82" w:rsidRDefault="00741EC4" w:rsidP="001450E2">
      <w:pPr>
        <w:jc w:val="center"/>
        <w:rPr>
          <w:rFonts w:ascii="楷体" w:eastAsia="楷体" w:hAnsi="楷体" w:hint="eastAsia"/>
          <w:szCs w:val="22"/>
        </w:rPr>
      </w:pPr>
      <w:r>
        <w:rPr>
          <w:rFonts w:ascii="楷体" w:eastAsia="楷体" w:hAnsi="楷体" w:hint="eastAsia"/>
          <w:szCs w:val="22"/>
        </w:rPr>
        <w:t>表：</w:t>
      </w:r>
      <w:r w:rsidR="002D4693">
        <w:rPr>
          <w:rFonts w:ascii="楷体" w:eastAsia="楷体" w:hAnsi="楷体" w:hint="eastAsia"/>
          <w:szCs w:val="22"/>
        </w:rPr>
        <w:t>通信ETF华夏</w:t>
      </w:r>
      <w:r w:rsidR="001450E2">
        <w:rPr>
          <w:rFonts w:ascii="楷体" w:eastAsia="楷体" w:hAnsi="楷体" w:hint="eastAsia"/>
          <w:szCs w:val="22"/>
        </w:rPr>
        <w:t>十大持仓</w:t>
      </w:r>
      <w:r w:rsidR="009509E2">
        <w:rPr>
          <w:rFonts w:ascii="楷体" w:eastAsia="楷体" w:hAnsi="楷体" w:hint="eastAsia"/>
          <w:szCs w:val="22"/>
        </w:rPr>
        <w:t>情况</w:t>
      </w:r>
    </w:p>
    <w:tbl>
      <w:tblPr>
        <w:tblStyle w:val="ab"/>
        <w:tblW w:w="9215" w:type="dxa"/>
        <w:tblInd w:w="-431" w:type="dxa"/>
        <w:tblLook w:val="04A0" w:firstRow="1" w:lastRow="0" w:firstColumn="1" w:lastColumn="0" w:noHBand="0" w:noVBand="1"/>
      </w:tblPr>
      <w:tblGrid>
        <w:gridCol w:w="1277"/>
        <w:gridCol w:w="1276"/>
        <w:gridCol w:w="1275"/>
        <w:gridCol w:w="5387"/>
      </w:tblGrid>
      <w:tr w:rsidR="00E95841" w:rsidRPr="00547A82" w14:paraId="2BC2A404" w14:textId="77777777">
        <w:trPr>
          <w:trHeight w:val="402"/>
        </w:trPr>
        <w:tc>
          <w:tcPr>
            <w:tcW w:w="1277" w:type="dxa"/>
            <w:noWrap/>
          </w:tcPr>
          <w:p w14:paraId="65EB7E1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证券代码</w:t>
            </w:r>
          </w:p>
        </w:tc>
        <w:tc>
          <w:tcPr>
            <w:tcW w:w="1276" w:type="dxa"/>
            <w:noWrap/>
          </w:tcPr>
          <w:p w14:paraId="1650E7DD"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证券简称</w:t>
            </w:r>
          </w:p>
        </w:tc>
        <w:tc>
          <w:tcPr>
            <w:tcW w:w="1275" w:type="dxa"/>
            <w:noWrap/>
          </w:tcPr>
          <w:p w14:paraId="38DBC2E8"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占基金净值比(%)</w:t>
            </w:r>
          </w:p>
        </w:tc>
        <w:tc>
          <w:tcPr>
            <w:tcW w:w="5387" w:type="dxa"/>
          </w:tcPr>
          <w:p w14:paraId="61D10BE8"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hint="eastAsia"/>
                <w:bCs/>
                <w:sz w:val="21"/>
                <w:szCs w:val="22"/>
              </w:rPr>
              <w:t>简介</w:t>
            </w:r>
          </w:p>
        </w:tc>
      </w:tr>
      <w:tr w:rsidR="00E95841" w:rsidRPr="00547A82" w14:paraId="7ABC3A18" w14:textId="77777777">
        <w:trPr>
          <w:trHeight w:val="855"/>
        </w:trPr>
        <w:tc>
          <w:tcPr>
            <w:tcW w:w="1277" w:type="dxa"/>
            <w:noWrap/>
          </w:tcPr>
          <w:p w14:paraId="651AF40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lastRenderedPageBreak/>
              <w:t>300502.SZ</w:t>
            </w:r>
          </w:p>
        </w:tc>
        <w:tc>
          <w:tcPr>
            <w:tcW w:w="1276" w:type="dxa"/>
            <w:noWrap/>
          </w:tcPr>
          <w:p w14:paraId="5610DB2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新易盛</w:t>
            </w:r>
          </w:p>
        </w:tc>
        <w:tc>
          <w:tcPr>
            <w:tcW w:w="1275" w:type="dxa"/>
            <w:noWrap/>
          </w:tcPr>
          <w:p w14:paraId="5FB457D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10.29</w:t>
            </w:r>
          </w:p>
        </w:tc>
        <w:tc>
          <w:tcPr>
            <w:tcW w:w="5387" w:type="dxa"/>
          </w:tcPr>
          <w:p w14:paraId="249B73F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95841" w:rsidRPr="00547A82" w14:paraId="17C27652" w14:textId="77777777">
        <w:trPr>
          <w:trHeight w:val="855"/>
        </w:trPr>
        <w:tc>
          <w:tcPr>
            <w:tcW w:w="1277" w:type="dxa"/>
            <w:noWrap/>
          </w:tcPr>
          <w:p w14:paraId="220D9E7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300308.SZ</w:t>
            </w:r>
          </w:p>
        </w:tc>
        <w:tc>
          <w:tcPr>
            <w:tcW w:w="1276" w:type="dxa"/>
            <w:noWrap/>
          </w:tcPr>
          <w:p w14:paraId="7F85C6F2"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中际旭创</w:t>
            </w:r>
          </w:p>
        </w:tc>
        <w:tc>
          <w:tcPr>
            <w:tcW w:w="1275" w:type="dxa"/>
            <w:noWrap/>
          </w:tcPr>
          <w:p w14:paraId="4A2E323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9.4</w:t>
            </w:r>
          </w:p>
        </w:tc>
        <w:tc>
          <w:tcPr>
            <w:tcW w:w="5387" w:type="dxa"/>
          </w:tcPr>
          <w:p w14:paraId="69485A7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95841" w:rsidRPr="00547A82" w14:paraId="594418BC" w14:textId="77777777">
        <w:trPr>
          <w:trHeight w:val="855"/>
        </w:trPr>
        <w:tc>
          <w:tcPr>
            <w:tcW w:w="1277" w:type="dxa"/>
            <w:noWrap/>
          </w:tcPr>
          <w:p w14:paraId="1A41F66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002475.SZ</w:t>
            </w:r>
          </w:p>
        </w:tc>
        <w:tc>
          <w:tcPr>
            <w:tcW w:w="1276" w:type="dxa"/>
            <w:noWrap/>
          </w:tcPr>
          <w:p w14:paraId="6F96228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立讯精密</w:t>
            </w:r>
          </w:p>
        </w:tc>
        <w:tc>
          <w:tcPr>
            <w:tcW w:w="1275" w:type="dxa"/>
            <w:noWrap/>
          </w:tcPr>
          <w:p w14:paraId="6DB8A5A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7.72</w:t>
            </w:r>
          </w:p>
        </w:tc>
        <w:tc>
          <w:tcPr>
            <w:tcW w:w="5387" w:type="dxa"/>
          </w:tcPr>
          <w:p w14:paraId="5FB90D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消费电子精密制造龙头，业务边界持续向汽车电子、通信互联延伸。在光通信领域布局 AOC（有源光缆）及高速连接器，为数据中心内部互联提供一站式解决方案。凭借精密制造能力与苹果供应链管理经验，具备向更高附加值光互联组件渗透的潜力。</w:t>
            </w:r>
          </w:p>
        </w:tc>
      </w:tr>
      <w:tr w:rsidR="00E95841" w:rsidRPr="00547A82" w14:paraId="15ACEC0B" w14:textId="77777777">
        <w:trPr>
          <w:trHeight w:val="855"/>
        </w:trPr>
        <w:tc>
          <w:tcPr>
            <w:tcW w:w="1277" w:type="dxa"/>
            <w:noWrap/>
          </w:tcPr>
          <w:p w14:paraId="2475C8D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601138.SH</w:t>
            </w:r>
          </w:p>
        </w:tc>
        <w:tc>
          <w:tcPr>
            <w:tcW w:w="1276" w:type="dxa"/>
            <w:noWrap/>
          </w:tcPr>
          <w:p w14:paraId="55A723E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工业富联</w:t>
            </w:r>
          </w:p>
        </w:tc>
        <w:tc>
          <w:tcPr>
            <w:tcW w:w="1275" w:type="dxa"/>
            <w:noWrap/>
          </w:tcPr>
          <w:p w14:paraId="0818D3B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6.67</w:t>
            </w:r>
          </w:p>
        </w:tc>
        <w:tc>
          <w:tcPr>
            <w:tcW w:w="5387" w:type="dxa"/>
          </w:tcPr>
          <w:p w14:paraId="3B7F174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95841" w:rsidRPr="00547A82" w14:paraId="7D092BBF" w14:textId="77777777">
        <w:trPr>
          <w:trHeight w:val="855"/>
        </w:trPr>
        <w:tc>
          <w:tcPr>
            <w:tcW w:w="1277" w:type="dxa"/>
            <w:noWrap/>
          </w:tcPr>
          <w:p w14:paraId="25E80F0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603986.SH</w:t>
            </w:r>
          </w:p>
        </w:tc>
        <w:tc>
          <w:tcPr>
            <w:tcW w:w="1276" w:type="dxa"/>
            <w:noWrap/>
          </w:tcPr>
          <w:p w14:paraId="52955FC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兆易创新</w:t>
            </w:r>
          </w:p>
        </w:tc>
        <w:tc>
          <w:tcPr>
            <w:tcW w:w="1275" w:type="dxa"/>
            <w:noWrap/>
          </w:tcPr>
          <w:p w14:paraId="47872B4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5.18</w:t>
            </w:r>
          </w:p>
        </w:tc>
        <w:tc>
          <w:tcPr>
            <w:tcW w:w="5387" w:type="dxa"/>
          </w:tcPr>
          <w:p w14:paraId="27943D8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国内存储与 MCU 双龙头，Nor Flash 全球前三，自研 DRAM 与利基型存储产品持续突破。AI 终端与边缘计算带动高容量存储需求，公司车规级 MCU 与存储方案已进入主流车企及工业客户。虽非光通信直接标的，但受益于 AI 算力全链条的存储配套需求。</w:t>
            </w:r>
          </w:p>
        </w:tc>
      </w:tr>
      <w:tr w:rsidR="00E95841" w:rsidRPr="00547A82" w14:paraId="694CF7F2" w14:textId="77777777">
        <w:trPr>
          <w:trHeight w:val="855"/>
        </w:trPr>
        <w:tc>
          <w:tcPr>
            <w:tcW w:w="1277" w:type="dxa"/>
            <w:noWrap/>
          </w:tcPr>
          <w:p w14:paraId="63E03812"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300394.SZ</w:t>
            </w:r>
          </w:p>
        </w:tc>
        <w:tc>
          <w:tcPr>
            <w:tcW w:w="1276" w:type="dxa"/>
            <w:noWrap/>
          </w:tcPr>
          <w:p w14:paraId="2BD3E3C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天孚通信</w:t>
            </w:r>
          </w:p>
        </w:tc>
        <w:tc>
          <w:tcPr>
            <w:tcW w:w="1275" w:type="dxa"/>
            <w:noWrap/>
          </w:tcPr>
          <w:p w14:paraId="7AD62FF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4.57</w:t>
            </w:r>
          </w:p>
        </w:tc>
        <w:tc>
          <w:tcPr>
            <w:tcW w:w="5387" w:type="dxa"/>
          </w:tcPr>
          <w:p w14:paraId="05FA2AE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95841" w:rsidRPr="00547A82" w14:paraId="713751F3" w14:textId="77777777">
        <w:trPr>
          <w:trHeight w:val="855"/>
        </w:trPr>
        <w:tc>
          <w:tcPr>
            <w:tcW w:w="1277" w:type="dxa"/>
            <w:noWrap/>
          </w:tcPr>
          <w:p w14:paraId="48D0EDC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002384.SZ</w:t>
            </w:r>
          </w:p>
        </w:tc>
        <w:tc>
          <w:tcPr>
            <w:tcW w:w="1276" w:type="dxa"/>
            <w:noWrap/>
          </w:tcPr>
          <w:p w14:paraId="123FF17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东山精密</w:t>
            </w:r>
          </w:p>
        </w:tc>
        <w:tc>
          <w:tcPr>
            <w:tcW w:w="1275" w:type="dxa"/>
            <w:noWrap/>
          </w:tcPr>
          <w:p w14:paraId="3A1E74B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4.33</w:t>
            </w:r>
          </w:p>
        </w:tc>
        <w:tc>
          <w:tcPr>
            <w:tcW w:w="5387" w:type="dxa"/>
          </w:tcPr>
          <w:p w14:paraId="3D6F485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PCB 及精密结构件龙头，FPC（柔性电路板）全球领先。在通信领域布局高频高速 PCB 及光电封装基板，为光模块、交换机提供关键载体。AI 服务器对高多层板、HDI 板需求激增，公司技术储备与客户结构持续向高端通信及算力基础设施迁移。</w:t>
            </w:r>
          </w:p>
        </w:tc>
      </w:tr>
      <w:tr w:rsidR="00E95841" w:rsidRPr="00547A82" w14:paraId="64AECE8B" w14:textId="77777777">
        <w:trPr>
          <w:trHeight w:val="855"/>
        </w:trPr>
        <w:tc>
          <w:tcPr>
            <w:tcW w:w="1277" w:type="dxa"/>
            <w:noWrap/>
          </w:tcPr>
          <w:p w14:paraId="724FCC6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000063.SZ</w:t>
            </w:r>
          </w:p>
        </w:tc>
        <w:tc>
          <w:tcPr>
            <w:tcW w:w="1276" w:type="dxa"/>
            <w:noWrap/>
          </w:tcPr>
          <w:p w14:paraId="7A60EE9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中兴通讯</w:t>
            </w:r>
          </w:p>
        </w:tc>
        <w:tc>
          <w:tcPr>
            <w:tcW w:w="1275" w:type="dxa"/>
            <w:noWrap/>
          </w:tcPr>
          <w:p w14:paraId="73AD339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3.42</w:t>
            </w:r>
          </w:p>
        </w:tc>
        <w:tc>
          <w:tcPr>
            <w:tcW w:w="5387" w:type="dxa"/>
          </w:tcPr>
          <w:p w14:paraId="56A074D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95841" w:rsidRPr="00547A82" w14:paraId="1469F329" w14:textId="77777777">
        <w:trPr>
          <w:trHeight w:val="855"/>
        </w:trPr>
        <w:tc>
          <w:tcPr>
            <w:tcW w:w="1277" w:type="dxa"/>
            <w:noWrap/>
          </w:tcPr>
          <w:p w14:paraId="2136890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000988.SZ</w:t>
            </w:r>
          </w:p>
        </w:tc>
        <w:tc>
          <w:tcPr>
            <w:tcW w:w="1276" w:type="dxa"/>
            <w:noWrap/>
          </w:tcPr>
          <w:p w14:paraId="4434C0C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华工科技</w:t>
            </w:r>
          </w:p>
        </w:tc>
        <w:tc>
          <w:tcPr>
            <w:tcW w:w="1275" w:type="dxa"/>
            <w:noWrap/>
          </w:tcPr>
          <w:p w14:paraId="36D4018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3.4</w:t>
            </w:r>
          </w:p>
        </w:tc>
        <w:tc>
          <w:tcPr>
            <w:tcW w:w="5387" w:type="dxa"/>
          </w:tcPr>
          <w:p w14:paraId="7E4ABE0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激光装备与光通信双轮驱动，子公司华工正源是国内光模块老牌厂商。在硅光、CPO（共封装光学）及 3.2T 前沿方案积极布局，2025 年首发 3.2T NPO/CPO 光引擎。同时激光加工装备受益于新能源及智能制造需求，业务</w:t>
            </w:r>
            <w:r w:rsidRPr="00547A82">
              <w:rPr>
                <w:rFonts w:ascii="楷体" w:eastAsia="楷体" w:hAnsi="楷体" w:hint="eastAsia"/>
                <w:sz w:val="21"/>
                <w:szCs w:val="22"/>
              </w:rPr>
              <w:lastRenderedPageBreak/>
              <w:t>结构多元，技术储备覆盖光通信下一代架构。</w:t>
            </w:r>
          </w:p>
        </w:tc>
      </w:tr>
      <w:tr w:rsidR="00E95841" w:rsidRPr="00547A82" w14:paraId="3ADB035C" w14:textId="77777777">
        <w:trPr>
          <w:trHeight w:val="855"/>
        </w:trPr>
        <w:tc>
          <w:tcPr>
            <w:tcW w:w="1277" w:type="dxa"/>
            <w:noWrap/>
          </w:tcPr>
          <w:p w14:paraId="3FA217E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lastRenderedPageBreak/>
              <w:t>600487.SH</w:t>
            </w:r>
          </w:p>
        </w:tc>
        <w:tc>
          <w:tcPr>
            <w:tcW w:w="1276" w:type="dxa"/>
            <w:noWrap/>
          </w:tcPr>
          <w:p w14:paraId="487ADE1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亨通光电</w:t>
            </w:r>
          </w:p>
        </w:tc>
        <w:tc>
          <w:tcPr>
            <w:tcW w:w="1275" w:type="dxa"/>
            <w:noWrap/>
          </w:tcPr>
          <w:p w14:paraId="2CA7F46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3.37</w:t>
            </w:r>
          </w:p>
        </w:tc>
        <w:tc>
          <w:tcPr>
            <w:tcW w:w="5387" w:type="dxa"/>
          </w:tcPr>
          <w:p w14:paraId="4257BC2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hint="eastAsia"/>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bl>
    <w:p w14:paraId="2E4B84F7" w14:textId="0021889B"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.1.3 业绩情况</w:t>
      </w:r>
    </w:p>
    <w:p w14:paraId="2238C343" w14:textId="75A0409A" w:rsidR="00E95841" w:rsidRPr="00547A82" w:rsidRDefault="00E0360C">
      <w:pPr>
        <w:rPr>
          <w:rFonts w:ascii="楷体" w:eastAsia="楷体" w:hAnsi="楷体" w:hint="eastAsia"/>
          <w:szCs w:val="22"/>
        </w:rPr>
      </w:pPr>
      <w:r>
        <w:rPr>
          <w:rFonts w:ascii="楷体" w:eastAsia="楷体" w:hAnsi="楷体"/>
          <w:noProof/>
          <w:sz w:val="28"/>
        </w:rPr>
        <w:drawing>
          <wp:inline distT="0" distB="0" distL="0" distR="0" wp14:anchorId="3A607943" wp14:editId="3D7F6789">
            <wp:extent cx="5274310" cy="1433830"/>
            <wp:effectExtent l="0" t="0" r="2540" b="0"/>
            <wp:docPr id="1557767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168EE165" w14:textId="5A035352" w:rsidR="00E95841" w:rsidRPr="0077393B" w:rsidRDefault="005E334E">
      <w:pPr>
        <w:pStyle w:val="2"/>
        <w:rPr>
          <w:rFonts w:ascii="楷体" w:eastAsia="楷体" w:hAnsi="楷体" w:hint="eastAsia"/>
          <w:b/>
          <w:bCs/>
          <w:color w:val="auto"/>
          <w:sz w:val="22"/>
          <w:szCs w:val="22"/>
        </w:rPr>
      </w:pPr>
      <w:bookmarkStart w:id="139" w:name="_Toc231143527"/>
      <w:bookmarkStart w:id="140" w:name="_Toc231144057"/>
      <w:r w:rsidRPr="0077393B">
        <w:rPr>
          <w:rFonts w:ascii="楷体" w:eastAsia="楷体" w:hAnsi="楷体" w:hint="eastAsia"/>
          <w:b/>
          <w:bCs/>
          <w:color w:val="auto"/>
          <w:sz w:val="32"/>
          <w:szCs w:val="22"/>
        </w:rPr>
        <w:t>5</w:t>
      </w:r>
      <w:r w:rsidR="000E17A5" w:rsidRPr="0077393B">
        <w:rPr>
          <w:rFonts w:ascii="楷体" w:eastAsia="楷体" w:hAnsi="楷体" w:hint="eastAsia"/>
          <w:b/>
          <w:bCs/>
          <w:color w:val="auto"/>
          <w:sz w:val="32"/>
          <w:szCs w:val="22"/>
        </w:rPr>
        <w:t>.2 通信ETF国泰</w:t>
      </w:r>
      <w:r w:rsidR="00E0360C" w:rsidRPr="0077393B">
        <w:rPr>
          <w:rFonts w:ascii="楷体" w:eastAsia="楷体" w:hAnsi="楷体" w:hint="eastAsia"/>
          <w:b/>
          <w:bCs/>
          <w:color w:val="auto"/>
          <w:sz w:val="32"/>
          <w:szCs w:val="22"/>
        </w:rPr>
        <w:t>（515880.SH）</w:t>
      </w:r>
      <w:bookmarkEnd w:id="139"/>
      <w:bookmarkEnd w:id="140"/>
    </w:p>
    <w:p w14:paraId="02698CE1" w14:textId="341B7346"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.2.1 概况</w:t>
      </w:r>
    </w:p>
    <w:p w14:paraId="264E3528" w14:textId="7883AAC1" w:rsidR="00E95841" w:rsidRPr="004824E7" w:rsidRDefault="00CA16CA">
      <w:pPr>
        <w:pStyle w:val="af2"/>
        <w:rPr>
          <w:rFonts w:ascii="楷体" w:hAnsi="楷体" w:hint="eastAsia"/>
          <w:sz w:val="18"/>
        </w:rPr>
      </w:pPr>
      <w:r w:rsidRPr="004824E7">
        <w:rPr>
          <w:rFonts w:ascii="楷体" w:hAnsi="楷体" w:hint="eastAsia"/>
        </w:rPr>
        <w:t>表：ETF基本信息（2026年</w:t>
      </w:r>
      <w:r w:rsidR="007118A0" w:rsidRPr="004824E7">
        <w:rPr>
          <w:rFonts w:ascii="楷体" w:hAnsi="楷体" w:hint="eastAsia"/>
        </w:rPr>
        <w:t>5</w:t>
      </w:r>
      <w:r w:rsidRPr="004824E7">
        <w:rPr>
          <w:rFonts w:ascii="楷体" w:hAnsi="楷体" w:hint="eastAsia"/>
        </w:rPr>
        <w:t>月2</w:t>
      </w:r>
      <w:r w:rsidR="007118A0" w:rsidRPr="004824E7">
        <w:rPr>
          <w:rFonts w:ascii="楷体" w:hAnsi="楷体" w:hint="eastAsia"/>
        </w:rPr>
        <w:t>6</w:t>
      </w:r>
      <w:r w:rsidRPr="004824E7">
        <w:rPr>
          <w:rFonts w:ascii="楷体" w:hAnsi="楷体" w:hint="eastAsia"/>
        </w:rPr>
        <w:t>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2"/>
        <w:gridCol w:w="2766"/>
        <w:gridCol w:w="1384"/>
        <w:gridCol w:w="2764"/>
      </w:tblGrid>
      <w:tr w:rsidR="00E95841" w:rsidRPr="00547A82" w14:paraId="7AC178CB" w14:textId="77777777">
        <w:tc>
          <w:tcPr>
            <w:tcW w:w="833" w:type="pct"/>
            <w:tcMar>
              <w:top w:w="30" w:type="dxa"/>
              <w:left w:w="75" w:type="dxa"/>
              <w:bottom w:w="30" w:type="dxa"/>
              <w:right w:w="75" w:type="dxa"/>
            </w:tcMar>
            <w:vAlign w:val="center"/>
          </w:tcPr>
          <w:p w14:paraId="215A19D3"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基金全称</w:t>
            </w:r>
          </w:p>
        </w:tc>
        <w:tc>
          <w:tcPr>
            <w:tcW w:w="1667" w:type="pct"/>
            <w:tcMar>
              <w:top w:w="30" w:type="dxa"/>
              <w:left w:w="75" w:type="dxa"/>
              <w:bottom w:w="30" w:type="dxa"/>
              <w:right w:w="75" w:type="dxa"/>
            </w:tcMar>
            <w:vAlign w:val="center"/>
          </w:tcPr>
          <w:p w14:paraId="189D796A" w14:textId="6C63E891" w:rsidR="00E95841" w:rsidRPr="00547A82" w:rsidRDefault="007118A0">
            <w:pPr>
              <w:pStyle w:val="af2"/>
              <w:rPr>
                <w:rFonts w:ascii="楷体" w:hAnsi="楷体" w:hint="eastAsia"/>
                <w:sz w:val="22"/>
                <w:szCs w:val="22"/>
              </w:rPr>
            </w:pPr>
            <w:r w:rsidRPr="00547A82">
              <w:rPr>
                <w:rFonts w:ascii="楷体" w:hAnsi="楷体"/>
                <w:szCs w:val="22"/>
              </w:rPr>
              <w:t>国泰中证全指通信设备交易型开放式指数证券投资基金</w:t>
            </w:r>
          </w:p>
        </w:tc>
        <w:tc>
          <w:tcPr>
            <w:tcW w:w="834" w:type="pct"/>
            <w:tcMar>
              <w:top w:w="30" w:type="dxa"/>
              <w:left w:w="75" w:type="dxa"/>
              <w:bottom w:w="30" w:type="dxa"/>
              <w:right w:w="75" w:type="dxa"/>
            </w:tcMar>
            <w:vAlign w:val="center"/>
          </w:tcPr>
          <w:p w14:paraId="6C478F1A"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基金简称</w:t>
            </w:r>
          </w:p>
        </w:tc>
        <w:tc>
          <w:tcPr>
            <w:tcW w:w="1667" w:type="pct"/>
            <w:tcMar>
              <w:top w:w="30" w:type="dxa"/>
              <w:left w:w="75" w:type="dxa"/>
              <w:bottom w:w="30" w:type="dxa"/>
              <w:right w:w="75" w:type="dxa"/>
            </w:tcMar>
            <w:vAlign w:val="center"/>
          </w:tcPr>
          <w:p w14:paraId="1049D01C" w14:textId="3C33AFA3" w:rsidR="00E95841" w:rsidRPr="00547A82" w:rsidRDefault="007118A0">
            <w:pPr>
              <w:pStyle w:val="af2"/>
              <w:rPr>
                <w:rFonts w:ascii="楷体" w:hAnsi="楷体" w:hint="eastAsia"/>
                <w:sz w:val="22"/>
                <w:szCs w:val="22"/>
              </w:rPr>
            </w:pPr>
            <w:r w:rsidRPr="00547A82">
              <w:rPr>
                <w:rFonts w:ascii="楷体" w:hAnsi="楷体"/>
                <w:szCs w:val="22"/>
              </w:rPr>
              <w:t>通信ETF国泰</w:t>
            </w:r>
          </w:p>
        </w:tc>
      </w:tr>
      <w:tr w:rsidR="00E95841" w:rsidRPr="00547A82" w14:paraId="00BD2BA6" w14:textId="77777777">
        <w:tc>
          <w:tcPr>
            <w:tcW w:w="833" w:type="pct"/>
            <w:tcMar>
              <w:top w:w="30" w:type="dxa"/>
              <w:left w:w="75" w:type="dxa"/>
              <w:bottom w:w="30" w:type="dxa"/>
              <w:right w:w="75" w:type="dxa"/>
            </w:tcMar>
            <w:vAlign w:val="center"/>
          </w:tcPr>
          <w:p w14:paraId="6B43ED8B"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基金代码</w:t>
            </w:r>
          </w:p>
        </w:tc>
        <w:tc>
          <w:tcPr>
            <w:tcW w:w="1667" w:type="pct"/>
            <w:tcMar>
              <w:top w:w="30" w:type="dxa"/>
              <w:left w:w="75" w:type="dxa"/>
              <w:bottom w:w="30" w:type="dxa"/>
              <w:right w:w="75" w:type="dxa"/>
            </w:tcMar>
            <w:vAlign w:val="center"/>
          </w:tcPr>
          <w:p w14:paraId="27FCD99F" w14:textId="77777777" w:rsidR="00E95841" w:rsidRPr="00547A82" w:rsidRDefault="00CA16CA">
            <w:pPr>
              <w:pStyle w:val="af2"/>
              <w:rPr>
                <w:rFonts w:ascii="楷体" w:hAnsi="楷体" w:hint="eastAsia"/>
                <w:sz w:val="22"/>
                <w:szCs w:val="22"/>
              </w:rPr>
            </w:pPr>
            <w:r w:rsidRPr="00547A82">
              <w:rPr>
                <w:rFonts w:ascii="楷体" w:hAnsi="楷体" w:hint="eastAsia"/>
                <w:szCs w:val="22"/>
              </w:rPr>
              <w:t>515880(主代码)</w:t>
            </w:r>
          </w:p>
        </w:tc>
        <w:tc>
          <w:tcPr>
            <w:tcW w:w="834" w:type="pct"/>
            <w:tcMar>
              <w:top w:w="30" w:type="dxa"/>
              <w:left w:w="75" w:type="dxa"/>
              <w:bottom w:w="30" w:type="dxa"/>
              <w:right w:w="75" w:type="dxa"/>
            </w:tcMar>
            <w:vAlign w:val="center"/>
          </w:tcPr>
          <w:p w14:paraId="2A35606F"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基金类型</w:t>
            </w:r>
          </w:p>
        </w:tc>
        <w:tc>
          <w:tcPr>
            <w:tcW w:w="1667" w:type="pct"/>
            <w:tcMar>
              <w:top w:w="30" w:type="dxa"/>
              <w:left w:w="75" w:type="dxa"/>
              <w:bottom w:w="30" w:type="dxa"/>
              <w:right w:w="75" w:type="dxa"/>
            </w:tcMar>
            <w:vAlign w:val="center"/>
          </w:tcPr>
          <w:p w14:paraId="5CC15A97" w14:textId="77777777" w:rsidR="00E95841" w:rsidRPr="00547A82" w:rsidRDefault="00CA16CA">
            <w:pPr>
              <w:pStyle w:val="af2"/>
              <w:rPr>
                <w:rFonts w:ascii="楷体" w:hAnsi="楷体" w:hint="eastAsia"/>
                <w:sz w:val="22"/>
                <w:szCs w:val="22"/>
              </w:rPr>
            </w:pPr>
            <w:r w:rsidRPr="00547A82">
              <w:rPr>
                <w:rFonts w:ascii="楷体" w:hAnsi="楷体" w:hint="eastAsia"/>
                <w:szCs w:val="22"/>
              </w:rPr>
              <w:t>被动指数型股票基金</w:t>
            </w:r>
          </w:p>
        </w:tc>
      </w:tr>
      <w:tr w:rsidR="00E95841" w:rsidRPr="00547A82" w14:paraId="5B578228" w14:textId="77777777">
        <w:tc>
          <w:tcPr>
            <w:tcW w:w="833" w:type="pct"/>
            <w:tcMar>
              <w:top w:w="30" w:type="dxa"/>
              <w:left w:w="75" w:type="dxa"/>
              <w:bottom w:w="30" w:type="dxa"/>
              <w:right w:w="75" w:type="dxa"/>
            </w:tcMar>
            <w:vAlign w:val="center"/>
          </w:tcPr>
          <w:p w14:paraId="74403C25" w14:textId="77777777" w:rsidR="00E95841" w:rsidRPr="00547A82" w:rsidRDefault="00CA16CA">
            <w:pPr>
              <w:pStyle w:val="af2"/>
              <w:rPr>
                <w:rFonts w:ascii="楷体" w:hAnsi="楷体" w:hint="eastAsia"/>
                <w:sz w:val="22"/>
                <w:szCs w:val="22"/>
              </w:rPr>
            </w:pPr>
            <w:r w:rsidRPr="00547A82">
              <w:rPr>
                <w:rFonts w:ascii="楷体" w:hAnsi="楷体" w:hint="eastAsia"/>
                <w:szCs w:val="22"/>
              </w:rPr>
              <w:t>发行日期</w:t>
            </w:r>
          </w:p>
        </w:tc>
        <w:tc>
          <w:tcPr>
            <w:tcW w:w="1667" w:type="pct"/>
            <w:tcMar>
              <w:top w:w="30" w:type="dxa"/>
              <w:left w:w="75" w:type="dxa"/>
              <w:bottom w:w="30" w:type="dxa"/>
              <w:right w:w="75" w:type="dxa"/>
            </w:tcMar>
            <w:vAlign w:val="center"/>
          </w:tcPr>
          <w:p w14:paraId="5F504429" w14:textId="33BFBF98" w:rsidR="00E95841" w:rsidRPr="00547A82" w:rsidRDefault="00CA16CA">
            <w:pPr>
              <w:pStyle w:val="af2"/>
              <w:rPr>
                <w:rFonts w:ascii="楷体" w:hAnsi="楷体" w:hint="eastAsia"/>
                <w:sz w:val="22"/>
                <w:szCs w:val="22"/>
              </w:rPr>
            </w:pPr>
            <w:r w:rsidRPr="00547A82">
              <w:rPr>
                <w:rFonts w:ascii="楷体" w:hAnsi="楷体" w:hint="eastAsia"/>
                <w:szCs w:val="22"/>
              </w:rPr>
              <w:t>2019年</w:t>
            </w:r>
            <w:r w:rsidR="007B42CB" w:rsidRPr="00547A82">
              <w:rPr>
                <w:rFonts w:ascii="楷体" w:hAnsi="楷体" w:hint="eastAsia"/>
                <w:szCs w:val="22"/>
              </w:rPr>
              <w:t>7</w:t>
            </w:r>
            <w:r w:rsidRPr="00547A82">
              <w:rPr>
                <w:rFonts w:ascii="楷体" w:hAnsi="楷体" w:hint="eastAsia"/>
                <w:szCs w:val="22"/>
              </w:rPr>
              <w:t>月</w:t>
            </w:r>
            <w:r w:rsidR="007B42CB" w:rsidRPr="00547A82">
              <w:rPr>
                <w:rFonts w:ascii="楷体" w:hAnsi="楷体" w:hint="eastAsia"/>
                <w:szCs w:val="22"/>
              </w:rPr>
              <w:t>22</w:t>
            </w:r>
            <w:r w:rsidRPr="00547A82">
              <w:rPr>
                <w:rFonts w:ascii="楷体" w:hAnsi="楷体" w:hint="eastAsia"/>
                <w:szCs w:val="22"/>
              </w:rPr>
              <w:t>日</w:t>
            </w:r>
          </w:p>
        </w:tc>
        <w:tc>
          <w:tcPr>
            <w:tcW w:w="834" w:type="pct"/>
            <w:tcMar>
              <w:top w:w="30" w:type="dxa"/>
              <w:left w:w="75" w:type="dxa"/>
              <w:bottom w:w="30" w:type="dxa"/>
              <w:right w:w="75" w:type="dxa"/>
            </w:tcMar>
            <w:vAlign w:val="center"/>
          </w:tcPr>
          <w:p w14:paraId="2553D3DB"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成立日期/规模</w:t>
            </w:r>
          </w:p>
        </w:tc>
        <w:tc>
          <w:tcPr>
            <w:tcW w:w="1667" w:type="pct"/>
            <w:tcMar>
              <w:top w:w="30" w:type="dxa"/>
              <w:left w:w="75" w:type="dxa"/>
              <w:bottom w:w="30" w:type="dxa"/>
              <w:right w:w="75" w:type="dxa"/>
            </w:tcMar>
            <w:vAlign w:val="center"/>
          </w:tcPr>
          <w:p w14:paraId="1BF32ECF" w14:textId="725A455B" w:rsidR="00E95841" w:rsidRPr="00547A82" w:rsidRDefault="00CA16CA">
            <w:pPr>
              <w:pStyle w:val="af2"/>
              <w:rPr>
                <w:rFonts w:ascii="楷体" w:hAnsi="楷体" w:hint="eastAsia"/>
                <w:sz w:val="22"/>
                <w:szCs w:val="22"/>
              </w:rPr>
            </w:pPr>
            <w:r w:rsidRPr="00547A82">
              <w:rPr>
                <w:rFonts w:ascii="楷体" w:hAnsi="楷体" w:hint="eastAsia"/>
                <w:szCs w:val="22"/>
              </w:rPr>
              <w:t>2019年8月16日/</w:t>
            </w:r>
            <w:r w:rsidR="007B42CB" w:rsidRPr="00547A82">
              <w:rPr>
                <w:rFonts w:ascii="楷体" w:hAnsi="楷体" w:hint="eastAsia"/>
                <w:szCs w:val="22"/>
              </w:rPr>
              <w:t>4.776</w:t>
            </w:r>
            <w:r w:rsidRPr="00547A82">
              <w:rPr>
                <w:rFonts w:ascii="楷体" w:hAnsi="楷体" w:hint="eastAsia"/>
                <w:szCs w:val="22"/>
              </w:rPr>
              <w:t>亿份</w:t>
            </w:r>
          </w:p>
        </w:tc>
      </w:tr>
      <w:tr w:rsidR="00E95841" w:rsidRPr="00547A82" w14:paraId="51066AD7" w14:textId="77777777">
        <w:tc>
          <w:tcPr>
            <w:tcW w:w="833" w:type="pct"/>
            <w:tcMar>
              <w:top w:w="30" w:type="dxa"/>
              <w:left w:w="75" w:type="dxa"/>
              <w:bottom w:w="30" w:type="dxa"/>
              <w:right w:w="75" w:type="dxa"/>
            </w:tcMar>
            <w:vAlign w:val="center"/>
          </w:tcPr>
          <w:p w14:paraId="472912E5" w14:textId="77777777" w:rsidR="00E95841" w:rsidRPr="00547A82" w:rsidRDefault="00CA16CA">
            <w:pPr>
              <w:pStyle w:val="af2"/>
              <w:rPr>
                <w:rFonts w:ascii="楷体" w:hAnsi="楷体" w:hint="eastAsia"/>
                <w:sz w:val="22"/>
                <w:szCs w:val="22"/>
              </w:rPr>
            </w:pPr>
            <w:r w:rsidRPr="00547A82">
              <w:rPr>
                <w:rFonts w:ascii="楷体" w:hAnsi="楷体" w:hint="eastAsia"/>
                <w:szCs w:val="22"/>
              </w:rPr>
              <w:t>资产规模</w:t>
            </w:r>
          </w:p>
        </w:tc>
        <w:tc>
          <w:tcPr>
            <w:tcW w:w="1667" w:type="pct"/>
            <w:tcMar>
              <w:top w:w="30" w:type="dxa"/>
              <w:left w:w="75" w:type="dxa"/>
              <w:bottom w:w="30" w:type="dxa"/>
              <w:right w:w="75" w:type="dxa"/>
            </w:tcMar>
            <w:vAlign w:val="center"/>
          </w:tcPr>
          <w:p w14:paraId="0DC6B748" w14:textId="30C33037" w:rsidR="00E95841" w:rsidRPr="00547A82" w:rsidRDefault="007B42CB">
            <w:pPr>
              <w:pStyle w:val="af2"/>
              <w:rPr>
                <w:rFonts w:ascii="楷体" w:hAnsi="楷体" w:hint="eastAsia"/>
                <w:sz w:val="22"/>
                <w:szCs w:val="22"/>
              </w:rPr>
            </w:pPr>
            <w:r w:rsidRPr="00547A82">
              <w:rPr>
                <w:rFonts w:ascii="楷体" w:hAnsi="楷体" w:hint="eastAsia"/>
                <w:szCs w:val="22"/>
              </w:rPr>
              <w:t>313.63</w:t>
            </w:r>
            <w:r w:rsidR="00CA16CA" w:rsidRPr="00547A82">
              <w:rPr>
                <w:rFonts w:ascii="楷体" w:hAnsi="楷体" w:hint="eastAsia"/>
                <w:szCs w:val="22"/>
              </w:rPr>
              <w:t>亿元/（截止至：2026年0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c>
          <w:tcPr>
            <w:tcW w:w="834" w:type="pct"/>
            <w:tcMar>
              <w:top w:w="30" w:type="dxa"/>
              <w:left w:w="75" w:type="dxa"/>
              <w:bottom w:w="30" w:type="dxa"/>
              <w:right w:w="75" w:type="dxa"/>
            </w:tcMar>
            <w:vAlign w:val="center"/>
          </w:tcPr>
          <w:p w14:paraId="1B7201B3" w14:textId="77777777" w:rsidR="00E95841" w:rsidRPr="00547A82" w:rsidRDefault="00CA16CA">
            <w:pPr>
              <w:pStyle w:val="af2"/>
              <w:rPr>
                <w:rFonts w:ascii="楷体" w:hAnsi="楷体" w:hint="eastAsia"/>
                <w:sz w:val="22"/>
                <w:szCs w:val="22"/>
              </w:rPr>
            </w:pPr>
            <w:r w:rsidRPr="00547A82">
              <w:rPr>
                <w:rFonts w:ascii="楷体" w:hAnsi="楷体" w:hint="eastAsia"/>
                <w:szCs w:val="22"/>
              </w:rPr>
              <w:t>份额规模</w:t>
            </w:r>
          </w:p>
        </w:tc>
        <w:tc>
          <w:tcPr>
            <w:tcW w:w="1667" w:type="pct"/>
            <w:tcMar>
              <w:top w:w="30" w:type="dxa"/>
              <w:left w:w="75" w:type="dxa"/>
              <w:bottom w:w="30" w:type="dxa"/>
              <w:right w:w="75" w:type="dxa"/>
            </w:tcMar>
            <w:vAlign w:val="center"/>
          </w:tcPr>
          <w:p w14:paraId="7FB800DF" w14:textId="325916B0" w:rsidR="00E95841" w:rsidRPr="00547A82" w:rsidRDefault="007B42CB">
            <w:pPr>
              <w:pStyle w:val="af2"/>
              <w:rPr>
                <w:rFonts w:ascii="楷体" w:hAnsi="楷体" w:hint="eastAsia"/>
                <w:sz w:val="22"/>
                <w:szCs w:val="22"/>
              </w:rPr>
            </w:pPr>
            <w:r w:rsidRPr="00547A82">
              <w:rPr>
                <w:rFonts w:ascii="楷体" w:hAnsi="楷体" w:hint="eastAsia"/>
                <w:szCs w:val="22"/>
              </w:rPr>
              <w:t>202.4089</w:t>
            </w:r>
            <w:r w:rsidR="00CA16CA" w:rsidRPr="00547A82">
              <w:rPr>
                <w:rFonts w:ascii="楷体" w:hAnsi="楷体" w:hint="eastAsia"/>
                <w:szCs w:val="22"/>
              </w:rPr>
              <w:t>亿份/（截止至：2026年0</w:t>
            </w:r>
            <w:r w:rsidRPr="00547A82">
              <w:rPr>
                <w:rFonts w:ascii="楷体" w:hAnsi="楷体" w:hint="eastAsia"/>
                <w:szCs w:val="22"/>
              </w:rPr>
              <w:t>5</w:t>
            </w:r>
            <w:r w:rsidR="00CA16CA" w:rsidRPr="00547A82">
              <w:rPr>
                <w:rFonts w:ascii="楷体" w:hAnsi="楷体" w:hint="eastAsia"/>
                <w:szCs w:val="22"/>
              </w:rPr>
              <w:t>月2</w:t>
            </w:r>
            <w:r w:rsidRPr="00547A82">
              <w:rPr>
                <w:rFonts w:ascii="楷体" w:hAnsi="楷体" w:hint="eastAsia"/>
                <w:szCs w:val="22"/>
              </w:rPr>
              <w:t>6</w:t>
            </w:r>
            <w:r w:rsidR="00CA16CA" w:rsidRPr="00547A82">
              <w:rPr>
                <w:rFonts w:ascii="楷体" w:hAnsi="楷体" w:hint="eastAsia"/>
                <w:szCs w:val="22"/>
              </w:rPr>
              <w:t>日）</w:t>
            </w:r>
          </w:p>
        </w:tc>
      </w:tr>
      <w:tr w:rsidR="00E95841" w:rsidRPr="00547A82" w14:paraId="6D3ACEE8" w14:textId="77777777">
        <w:tc>
          <w:tcPr>
            <w:tcW w:w="833" w:type="pct"/>
            <w:tcMar>
              <w:top w:w="30" w:type="dxa"/>
              <w:left w:w="75" w:type="dxa"/>
              <w:bottom w:w="30" w:type="dxa"/>
              <w:right w:w="75" w:type="dxa"/>
            </w:tcMar>
            <w:vAlign w:val="center"/>
          </w:tcPr>
          <w:p w14:paraId="7E3D8F72"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基金管理人</w:t>
            </w:r>
          </w:p>
        </w:tc>
        <w:tc>
          <w:tcPr>
            <w:tcW w:w="1667" w:type="pct"/>
            <w:tcMar>
              <w:top w:w="30" w:type="dxa"/>
              <w:left w:w="75" w:type="dxa"/>
              <w:bottom w:w="30" w:type="dxa"/>
              <w:right w:w="75" w:type="dxa"/>
            </w:tcMar>
            <w:vAlign w:val="center"/>
          </w:tcPr>
          <w:p w14:paraId="1AB50459" w14:textId="77777777" w:rsidR="00E95841" w:rsidRPr="00547A82" w:rsidRDefault="00CA16CA">
            <w:pPr>
              <w:pStyle w:val="af2"/>
              <w:rPr>
                <w:rFonts w:ascii="楷体" w:hAnsi="楷体" w:hint="eastAsia"/>
                <w:sz w:val="22"/>
                <w:szCs w:val="22"/>
              </w:rPr>
            </w:pPr>
            <w:r w:rsidRPr="00547A82">
              <w:rPr>
                <w:rFonts w:ascii="楷体" w:hAnsi="楷体" w:hint="eastAsia"/>
                <w:szCs w:val="22"/>
              </w:rPr>
              <w:t>国泰基金</w:t>
            </w:r>
          </w:p>
        </w:tc>
        <w:tc>
          <w:tcPr>
            <w:tcW w:w="834" w:type="pct"/>
            <w:tcMar>
              <w:top w:w="30" w:type="dxa"/>
              <w:left w:w="75" w:type="dxa"/>
              <w:bottom w:w="30" w:type="dxa"/>
              <w:right w:w="75" w:type="dxa"/>
            </w:tcMar>
            <w:vAlign w:val="center"/>
          </w:tcPr>
          <w:p w14:paraId="2D748E98"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基金托管人</w:t>
            </w:r>
          </w:p>
        </w:tc>
        <w:tc>
          <w:tcPr>
            <w:tcW w:w="1667" w:type="pct"/>
            <w:tcMar>
              <w:top w:w="30" w:type="dxa"/>
              <w:left w:w="75" w:type="dxa"/>
              <w:bottom w:w="30" w:type="dxa"/>
              <w:right w:w="75" w:type="dxa"/>
            </w:tcMar>
            <w:vAlign w:val="center"/>
          </w:tcPr>
          <w:p w14:paraId="6B8F22E6" w14:textId="77777777" w:rsidR="00E95841" w:rsidRPr="00547A82" w:rsidRDefault="00CA16CA">
            <w:pPr>
              <w:pStyle w:val="af2"/>
              <w:rPr>
                <w:rFonts w:ascii="楷体" w:hAnsi="楷体" w:hint="eastAsia"/>
                <w:sz w:val="22"/>
                <w:szCs w:val="22"/>
              </w:rPr>
            </w:pPr>
            <w:r w:rsidRPr="00547A82">
              <w:rPr>
                <w:rFonts w:ascii="楷体" w:hAnsi="楷体" w:hint="eastAsia"/>
                <w:szCs w:val="22"/>
              </w:rPr>
              <w:t>工商银行</w:t>
            </w:r>
          </w:p>
        </w:tc>
      </w:tr>
      <w:tr w:rsidR="00E95841" w:rsidRPr="00547A82" w14:paraId="4D75D6BC" w14:textId="77777777">
        <w:tc>
          <w:tcPr>
            <w:tcW w:w="833" w:type="pct"/>
            <w:tcMar>
              <w:top w:w="30" w:type="dxa"/>
              <w:left w:w="75" w:type="dxa"/>
              <w:bottom w:w="30" w:type="dxa"/>
              <w:right w:w="75" w:type="dxa"/>
            </w:tcMar>
            <w:vAlign w:val="center"/>
          </w:tcPr>
          <w:p w14:paraId="04209624" w14:textId="77777777" w:rsidR="00E95841" w:rsidRPr="00547A82" w:rsidRDefault="00CA16CA">
            <w:pPr>
              <w:pStyle w:val="af2"/>
              <w:rPr>
                <w:rFonts w:ascii="楷体" w:hAnsi="楷体" w:hint="eastAsia"/>
                <w:sz w:val="22"/>
                <w:szCs w:val="22"/>
              </w:rPr>
            </w:pPr>
            <w:r w:rsidRPr="00547A82">
              <w:rPr>
                <w:rFonts w:ascii="楷体" w:hAnsi="楷体" w:hint="eastAsia"/>
                <w:szCs w:val="22"/>
              </w:rPr>
              <w:t>基金经理人</w:t>
            </w:r>
          </w:p>
        </w:tc>
        <w:tc>
          <w:tcPr>
            <w:tcW w:w="1667" w:type="pct"/>
            <w:tcMar>
              <w:top w:w="30" w:type="dxa"/>
              <w:left w:w="75" w:type="dxa"/>
              <w:bottom w:w="30" w:type="dxa"/>
              <w:right w:w="75" w:type="dxa"/>
            </w:tcMar>
            <w:vAlign w:val="center"/>
          </w:tcPr>
          <w:p w14:paraId="712CA04B" w14:textId="77777777" w:rsidR="00E95841" w:rsidRPr="00547A82" w:rsidRDefault="00CA16CA">
            <w:pPr>
              <w:pStyle w:val="af2"/>
              <w:rPr>
                <w:rFonts w:ascii="楷体" w:hAnsi="楷体" w:hint="eastAsia"/>
                <w:sz w:val="22"/>
                <w:szCs w:val="22"/>
              </w:rPr>
            </w:pPr>
            <w:r w:rsidRPr="00547A82">
              <w:rPr>
                <w:rFonts w:ascii="楷体" w:hAnsi="楷体" w:hint="eastAsia"/>
                <w:szCs w:val="22"/>
              </w:rPr>
              <w:t>艾小军</w:t>
            </w:r>
          </w:p>
        </w:tc>
        <w:tc>
          <w:tcPr>
            <w:tcW w:w="834" w:type="pct"/>
            <w:tcMar>
              <w:top w:w="30" w:type="dxa"/>
              <w:left w:w="75" w:type="dxa"/>
              <w:bottom w:w="30" w:type="dxa"/>
              <w:right w:w="75" w:type="dxa"/>
            </w:tcMar>
            <w:vAlign w:val="center"/>
          </w:tcPr>
          <w:p w14:paraId="580E4672" w14:textId="77777777" w:rsidR="00E95841" w:rsidRPr="00547A82" w:rsidRDefault="00CA16CA">
            <w:pPr>
              <w:pStyle w:val="af2"/>
              <w:rPr>
                <w:rFonts w:ascii="楷体" w:hAnsi="楷体" w:hint="eastAsia"/>
                <w:sz w:val="22"/>
                <w:szCs w:val="22"/>
              </w:rPr>
            </w:pPr>
            <w:r w:rsidRPr="00547A82">
              <w:rPr>
                <w:rFonts w:ascii="楷体" w:hAnsi="楷体" w:hint="eastAsia"/>
                <w:szCs w:val="22"/>
              </w:rPr>
              <w:t>成立来分红</w:t>
            </w:r>
          </w:p>
        </w:tc>
        <w:tc>
          <w:tcPr>
            <w:tcW w:w="1667" w:type="pct"/>
            <w:tcMar>
              <w:top w:w="30" w:type="dxa"/>
              <w:left w:w="75" w:type="dxa"/>
              <w:bottom w:w="30" w:type="dxa"/>
              <w:right w:w="75" w:type="dxa"/>
            </w:tcMar>
            <w:vAlign w:val="center"/>
          </w:tcPr>
          <w:p w14:paraId="36B15E27" w14:textId="77777777" w:rsidR="00E95841" w:rsidRPr="00547A82" w:rsidRDefault="00CA16CA">
            <w:pPr>
              <w:pStyle w:val="af2"/>
              <w:rPr>
                <w:rFonts w:ascii="楷体" w:hAnsi="楷体" w:hint="eastAsia"/>
                <w:sz w:val="22"/>
                <w:szCs w:val="22"/>
              </w:rPr>
            </w:pPr>
            <w:r w:rsidRPr="00547A82">
              <w:rPr>
                <w:rFonts w:ascii="楷体" w:hAnsi="楷体" w:hint="eastAsia"/>
                <w:szCs w:val="22"/>
              </w:rPr>
              <w:t>*</w:t>
            </w:r>
          </w:p>
        </w:tc>
      </w:tr>
      <w:tr w:rsidR="00E95841" w:rsidRPr="00547A82" w14:paraId="22A7F573" w14:textId="77777777">
        <w:tc>
          <w:tcPr>
            <w:tcW w:w="833" w:type="pct"/>
            <w:tcMar>
              <w:top w:w="30" w:type="dxa"/>
              <w:left w:w="75" w:type="dxa"/>
              <w:bottom w:w="30" w:type="dxa"/>
              <w:right w:w="75" w:type="dxa"/>
            </w:tcMar>
            <w:vAlign w:val="center"/>
          </w:tcPr>
          <w:p w14:paraId="3CBBB899" w14:textId="77777777" w:rsidR="00E95841" w:rsidRPr="00547A82" w:rsidRDefault="00CA16CA">
            <w:pPr>
              <w:pStyle w:val="af2"/>
              <w:rPr>
                <w:rFonts w:ascii="楷体" w:hAnsi="楷体" w:hint="eastAsia"/>
                <w:sz w:val="22"/>
                <w:szCs w:val="22"/>
              </w:rPr>
            </w:pPr>
            <w:r w:rsidRPr="00547A82">
              <w:rPr>
                <w:rFonts w:ascii="楷体" w:hAnsi="楷体" w:hint="eastAsia"/>
                <w:szCs w:val="22"/>
              </w:rPr>
              <w:t>管理费率</w:t>
            </w:r>
          </w:p>
        </w:tc>
        <w:tc>
          <w:tcPr>
            <w:tcW w:w="1667" w:type="pct"/>
            <w:tcMar>
              <w:top w:w="30" w:type="dxa"/>
              <w:left w:w="75" w:type="dxa"/>
              <w:bottom w:w="30" w:type="dxa"/>
              <w:right w:w="75" w:type="dxa"/>
            </w:tcMar>
            <w:vAlign w:val="center"/>
          </w:tcPr>
          <w:p w14:paraId="08A5984E" w14:textId="77777777" w:rsidR="00E95841" w:rsidRPr="00547A82" w:rsidRDefault="00CA16CA">
            <w:pPr>
              <w:pStyle w:val="af2"/>
              <w:rPr>
                <w:rFonts w:ascii="楷体" w:hAnsi="楷体" w:hint="eastAsia"/>
                <w:sz w:val="22"/>
                <w:szCs w:val="22"/>
              </w:rPr>
            </w:pPr>
            <w:r w:rsidRPr="00547A82">
              <w:rPr>
                <w:rFonts w:ascii="楷体" w:hAnsi="楷体" w:hint="eastAsia"/>
                <w:szCs w:val="22"/>
              </w:rPr>
              <w:t>0.50%（每年）</w:t>
            </w:r>
          </w:p>
        </w:tc>
        <w:tc>
          <w:tcPr>
            <w:tcW w:w="834" w:type="pct"/>
            <w:tcMar>
              <w:top w:w="30" w:type="dxa"/>
              <w:left w:w="75" w:type="dxa"/>
              <w:bottom w:w="30" w:type="dxa"/>
              <w:right w:w="75" w:type="dxa"/>
            </w:tcMar>
            <w:vAlign w:val="center"/>
          </w:tcPr>
          <w:p w14:paraId="53D0B031" w14:textId="77777777" w:rsidR="00E95841" w:rsidRPr="00547A82" w:rsidRDefault="00CA16CA">
            <w:pPr>
              <w:pStyle w:val="af2"/>
              <w:rPr>
                <w:rFonts w:ascii="楷体" w:hAnsi="楷体" w:hint="eastAsia"/>
                <w:sz w:val="22"/>
                <w:szCs w:val="22"/>
              </w:rPr>
            </w:pPr>
            <w:r w:rsidRPr="00547A82">
              <w:rPr>
                <w:rFonts w:ascii="楷体" w:hAnsi="楷体" w:hint="eastAsia"/>
                <w:szCs w:val="22"/>
              </w:rPr>
              <w:t>托管费率</w:t>
            </w:r>
          </w:p>
        </w:tc>
        <w:tc>
          <w:tcPr>
            <w:tcW w:w="1667" w:type="pct"/>
            <w:tcMar>
              <w:top w:w="30" w:type="dxa"/>
              <w:left w:w="75" w:type="dxa"/>
              <w:bottom w:w="30" w:type="dxa"/>
              <w:right w:w="75" w:type="dxa"/>
            </w:tcMar>
            <w:vAlign w:val="center"/>
          </w:tcPr>
          <w:p w14:paraId="08042910" w14:textId="77777777" w:rsidR="00E95841" w:rsidRPr="00547A82" w:rsidRDefault="00CA16CA">
            <w:pPr>
              <w:pStyle w:val="af2"/>
              <w:rPr>
                <w:rFonts w:ascii="楷体" w:hAnsi="楷体" w:hint="eastAsia"/>
                <w:sz w:val="22"/>
                <w:szCs w:val="22"/>
              </w:rPr>
            </w:pPr>
            <w:r w:rsidRPr="00547A82">
              <w:rPr>
                <w:rFonts w:ascii="楷体" w:hAnsi="楷体" w:hint="eastAsia"/>
                <w:szCs w:val="22"/>
              </w:rPr>
              <w:t>0.10%（每年）</w:t>
            </w:r>
          </w:p>
        </w:tc>
      </w:tr>
      <w:tr w:rsidR="00E95841" w:rsidRPr="00547A82" w14:paraId="12C9E08E" w14:textId="77777777">
        <w:tc>
          <w:tcPr>
            <w:tcW w:w="833" w:type="pct"/>
            <w:tcMar>
              <w:top w:w="30" w:type="dxa"/>
              <w:left w:w="75" w:type="dxa"/>
              <w:bottom w:w="30" w:type="dxa"/>
              <w:right w:w="75" w:type="dxa"/>
            </w:tcMar>
            <w:vAlign w:val="center"/>
          </w:tcPr>
          <w:p w14:paraId="207FFDD1" w14:textId="77777777" w:rsidR="00E95841" w:rsidRPr="00547A82" w:rsidRDefault="00CA16CA">
            <w:pPr>
              <w:pStyle w:val="af2"/>
              <w:rPr>
                <w:rFonts w:ascii="楷体" w:hAnsi="楷体" w:hint="eastAsia"/>
                <w:sz w:val="22"/>
                <w:szCs w:val="22"/>
              </w:rPr>
            </w:pPr>
            <w:r w:rsidRPr="00547A82">
              <w:rPr>
                <w:rFonts w:ascii="楷体" w:hAnsi="楷体" w:hint="eastAsia"/>
                <w:szCs w:val="22"/>
              </w:rPr>
              <w:t>销售服务费率</w:t>
            </w:r>
          </w:p>
        </w:tc>
        <w:tc>
          <w:tcPr>
            <w:tcW w:w="1667" w:type="pct"/>
            <w:tcMar>
              <w:top w:w="30" w:type="dxa"/>
              <w:left w:w="75" w:type="dxa"/>
              <w:bottom w:w="30" w:type="dxa"/>
              <w:right w:w="75" w:type="dxa"/>
            </w:tcMar>
            <w:vAlign w:val="center"/>
          </w:tcPr>
          <w:p w14:paraId="693907E0" w14:textId="77777777" w:rsidR="00E95841" w:rsidRPr="00547A82" w:rsidRDefault="00CA16CA">
            <w:pPr>
              <w:pStyle w:val="af2"/>
              <w:rPr>
                <w:rFonts w:ascii="楷体" w:hAnsi="楷体" w:hint="eastAsia"/>
                <w:sz w:val="22"/>
                <w:szCs w:val="22"/>
              </w:rPr>
            </w:pPr>
            <w:r w:rsidRPr="00547A82">
              <w:rPr>
                <w:rFonts w:ascii="楷体" w:hAnsi="楷体" w:hint="eastAsia"/>
                <w:szCs w:val="22"/>
              </w:rPr>
              <w:t>--（每年）</w:t>
            </w:r>
          </w:p>
        </w:tc>
        <w:tc>
          <w:tcPr>
            <w:tcW w:w="834" w:type="pct"/>
            <w:tcMar>
              <w:top w:w="30" w:type="dxa"/>
              <w:left w:w="75" w:type="dxa"/>
              <w:bottom w:w="30" w:type="dxa"/>
              <w:right w:w="75" w:type="dxa"/>
            </w:tcMar>
            <w:vAlign w:val="center"/>
          </w:tcPr>
          <w:p w14:paraId="4BF00B1E" w14:textId="77777777" w:rsidR="00E95841" w:rsidRPr="00547A82" w:rsidRDefault="00CA16CA">
            <w:pPr>
              <w:pStyle w:val="af2"/>
              <w:rPr>
                <w:rFonts w:ascii="楷体" w:hAnsi="楷体" w:hint="eastAsia"/>
                <w:sz w:val="22"/>
                <w:szCs w:val="22"/>
              </w:rPr>
            </w:pPr>
            <w:r w:rsidRPr="00547A82">
              <w:rPr>
                <w:rFonts w:ascii="楷体" w:hAnsi="楷体" w:hint="eastAsia"/>
                <w:szCs w:val="22"/>
              </w:rPr>
              <w:t>跟踪标的</w:t>
            </w:r>
          </w:p>
        </w:tc>
        <w:tc>
          <w:tcPr>
            <w:tcW w:w="1667" w:type="pct"/>
            <w:tcMar>
              <w:top w:w="30" w:type="dxa"/>
              <w:left w:w="75" w:type="dxa"/>
              <w:bottom w:w="30" w:type="dxa"/>
              <w:right w:w="75" w:type="dxa"/>
            </w:tcMar>
            <w:vAlign w:val="center"/>
          </w:tcPr>
          <w:p w14:paraId="52E76992" w14:textId="56850BDE" w:rsidR="00E95841" w:rsidRPr="00547A82" w:rsidRDefault="005A5548">
            <w:pPr>
              <w:pStyle w:val="af2"/>
              <w:rPr>
                <w:rFonts w:ascii="楷体" w:hAnsi="楷体" w:hint="eastAsia"/>
                <w:sz w:val="22"/>
                <w:szCs w:val="22"/>
              </w:rPr>
            </w:pPr>
            <w:r>
              <w:rPr>
                <w:rFonts w:ascii="楷体" w:hAnsi="楷体" w:hint="eastAsia"/>
                <w:szCs w:val="22"/>
              </w:rPr>
              <w:t>通信设备</w:t>
            </w:r>
          </w:p>
        </w:tc>
      </w:tr>
      <w:tr w:rsidR="00E95841" w:rsidRPr="00547A82" w14:paraId="1B2834D2" w14:textId="77777777">
        <w:tc>
          <w:tcPr>
            <w:tcW w:w="833" w:type="pct"/>
            <w:tcMar>
              <w:top w:w="30" w:type="dxa"/>
              <w:left w:w="75" w:type="dxa"/>
              <w:bottom w:w="30" w:type="dxa"/>
              <w:right w:w="75" w:type="dxa"/>
            </w:tcMar>
            <w:vAlign w:val="center"/>
          </w:tcPr>
          <w:p w14:paraId="65B86B3F" w14:textId="77777777" w:rsidR="00E95841" w:rsidRPr="00547A82" w:rsidRDefault="00CA16CA">
            <w:pPr>
              <w:pStyle w:val="af2"/>
              <w:rPr>
                <w:rFonts w:ascii="楷体" w:hAnsi="楷体" w:hint="eastAsia"/>
                <w:sz w:val="22"/>
                <w:szCs w:val="22"/>
              </w:rPr>
            </w:pPr>
            <w:r w:rsidRPr="00547A82">
              <w:rPr>
                <w:rFonts w:ascii="楷体" w:hAnsi="楷体" w:hint="eastAsia"/>
                <w:szCs w:val="22"/>
              </w:rPr>
              <w:t>业绩比较基准</w:t>
            </w:r>
          </w:p>
        </w:tc>
        <w:tc>
          <w:tcPr>
            <w:tcW w:w="4167" w:type="pct"/>
            <w:gridSpan w:val="3"/>
            <w:tcMar>
              <w:top w:w="30" w:type="dxa"/>
              <w:left w:w="75" w:type="dxa"/>
              <w:bottom w:w="30" w:type="dxa"/>
              <w:right w:w="75" w:type="dxa"/>
            </w:tcMar>
            <w:vAlign w:val="center"/>
          </w:tcPr>
          <w:p w14:paraId="6EF72A8C" w14:textId="77777777" w:rsidR="00E95841" w:rsidRPr="00547A82" w:rsidRDefault="00CA16CA">
            <w:pPr>
              <w:pStyle w:val="af2"/>
              <w:rPr>
                <w:rFonts w:ascii="楷体" w:hAnsi="楷体" w:hint="eastAsia"/>
                <w:sz w:val="22"/>
                <w:szCs w:val="22"/>
              </w:rPr>
            </w:pPr>
            <w:r w:rsidRPr="00547A82">
              <w:rPr>
                <w:rFonts w:ascii="楷体" w:hAnsi="楷体"/>
                <w:szCs w:val="22"/>
              </w:rPr>
              <w:t>中证全指通信设备指数收益率</w:t>
            </w:r>
          </w:p>
        </w:tc>
      </w:tr>
    </w:tbl>
    <w:p w14:paraId="707F2EC8" w14:textId="77777777" w:rsidR="00E95841" w:rsidRPr="00547A82" w:rsidRDefault="00E95841">
      <w:pPr>
        <w:rPr>
          <w:rFonts w:ascii="楷体" w:eastAsia="楷体" w:hAnsi="楷体" w:hint="eastAsia"/>
          <w:szCs w:val="22"/>
        </w:rPr>
      </w:pPr>
    </w:p>
    <w:p w14:paraId="5A32AE55" w14:textId="6132AE4B"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lastRenderedPageBreak/>
        <w:t>5</w:t>
      </w:r>
      <w:r w:rsidR="00CA16CA" w:rsidRPr="0077393B">
        <w:rPr>
          <w:rFonts w:ascii="楷体" w:eastAsia="楷体" w:hAnsi="楷体" w:hint="eastAsia"/>
          <w:b/>
          <w:bCs/>
          <w:color w:val="auto"/>
          <w:sz w:val="30"/>
          <w:szCs w:val="22"/>
        </w:rPr>
        <w:t>.2.2 投资范围及策略</w:t>
      </w:r>
    </w:p>
    <w:p w14:paraId="29ADDB34" w14:textId="1557B43B" w:rsidR="00C04AE7" w:rsidRDefault="00C04AE7" w:rsidP="004636EB">
      <w:pPr>
        <w:ind w:firstLineChars="200" w:firstLine="560"/>
        <w:rPr>
          <w:rFonts w:ascii="楷体" w:eastAsia="楷体" w:hAnsi="楷体" w:hint="eastAsia"/>
          <w:sz w:val="28"/>
          <w:szCs w:val="22"/>
        </w:rPr>
      </w:pPr>
      <w:r w:rsidRPr="00C04AE7">
        <w:rPr>
          <w:rFonts w:ascii="楷体" w:eastAsia="楷体" w:hAnsi="楷体"/>
          <w:sz w:val="28"/>
          <w:szCs w:val="22"/>
        </w:rPr>
        <w:t>本基金主要采用完全复制法,即按照标的指数成份股及其权重构建基金股票投资组合,并根据标的指数成份股及其权重的变动而进行相应的调整。</w:t>
      </w:r>
    </w:p>
    <w:p w14:paraId="79C13D3C" w14:textId="7FE77AFE" w:rsidR="002D4693" w:rsidRPr="00547A82" w:rsidRDefault="002D4693" w:rsidP="002D4693">
      <w:pPr>
        <w:jc w:val="center"/>
        <w:rPr>
          <w:rFonts w:ascii="楷体" w:eastAsia="楷体" w:hAnsi="楷体" w:hint="eastAsia"/>
          <w:szCs w:val="22"/>
        </w:rPr>
      </w:pPr>
      <w:r>
        <w:rPr>
          <w:rFonts w:ascii="楷体" w:eastAsia="楷体" w:hAnsi="楷体" w:hint="eastAsia"/>
          <w:szCs w:val="22"/>
        </w:rPr>
        <w:t>表：通信ETF国泰十大持仓情况</w:t>
      </w:r>
    </w:p>
    <w:tbl>
      <w:tblPr>
        <w:tblStyle w:val="ab"/>
        <w:tblW w:w="9215" w:type="dxa"/>
        <w:tblInd w:w="-431" w:type="dxa"/>
        <w:tblLook w:val="04A0" w:firstRow="1" w:lastRow="0" w:firstColumn="1" w:lastColumn="0" w:noHBand="0" w:noVBand="1"/>
      </w:tblPr>
      <w:tblGrid>
        <w:gridCol w:w="1226"/>
        <w:gridCol w:w="1185"/>
        <w:gridCol w:w="992"/>
        <w:gridCol w:w="5812"/>
      </w:tblGrid>
      <w:tr w:rsidR="00E95841" w:rsidRPr="00547A82" w14:paraId="00A0AEFF" w14:textId="77777777">
        <w:trPr>
          <w:trHeight w:val="402"/>
        </w:trPr>
        <w:tc>
          <w:tcPr>
            <w:tcW w:w="1226" w:type="dxa"/>
            <w:noWrap/>
          </w:tcPr>
          <w:p w14:paraId="0A04547B"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证券代码</w:t>
            </w:r>
          </w:p>
        </w:tc>
        <w:tc>
          <w:tcPr>
            <w:tcW w:w="1185" w:type="dxa"/>
            <w:noWrap/>
          </w:tcPr>
          <w:p w14:paraId="6329B0B9"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证券简称</w:t>
            </w:r>
          </w:p>
        </w:tc>
        <w:tc>
          <w:tcPr>
            <w:tcW w:w="992" w:type="dxa"/>
            <w:noWrap/>
          </w:tcPr>
          <w:p w14:paraId="516D925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占基金净值比(%)</w:t>
            </w:r>
          </w:p>
        </w:tc>
        <w:tc>
          <w:tcPr>
            <w:tcW w:w="5812" w:type="dxa"/>
          </w:tcPr>
          <w:p w14:paraId="73939AA5" w14:textId="77777777" w:rsidR="00E95841" w:rsidRPr="00547A82" w:rsidRDefault="00CA16CA">
            <w:pPr>
              <w:spacing w:after="0" w:line="240" w:lineRule="auto"/>
              <w:rPr>
                <w:rFonts w:ascii="楷体" w:eastAsia="楷体" w:hAnsi="楷体" w:hint="eastAsia"/>
                <w:b/>
                <w:bCs/>
                <w:szCs w:val="22"/>
              </w:rPr>
            </w:pPr>
            <w:r w:rsidRPr="00547A82">
              <w:rPr>
                <w:rFonts w:ascii="楷体" w:eastAsia="楷体" w:hAnsi="楷体"/>
                <w:bCs/>
                <w:sz w:val="21"/>
                <w:szCs w:val="22"/>
              </w:rPr>
              <w:t>简介</w:t>
            </w:r>
          </w:p>
        </w:tc>
      </w:tr>
      <w:tr w:rsidR="00E95841" w:rsidRPr="00547A82" w14:paraId="3BB81318" w14:textId="77777777">
        <w:trPr>
          <w:trHeight w:val="855"/>
        </w:trPr>
        <w:tc>
          <w:tcPr>
            <w:tcW w:w="1226" w:type="dxa"/>
            <w:noWrap/>
          </w:tcPr>
          <w:p w14:paraId="2F66144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300502.SZ</w:t>
            </w:r>
          </w:p>
        </w:tc>
        <w:tc>
          <w:tcPr>
            <w:tcW w:w="1185" w:type="dxa"/>
            <w:noWrap/>
          </w:tcPr>
          <w:p w14:paraId="7A249EA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新易盛</w:t>
            </w:r>
          </w:p>
        </w:tc>
        <w:tc>
          <w:tcPr>
            <w:tcW w:w="992" w:type="dxa"/>
            <w:noWrap/>
          </w:tcPr>
          <w:p w14:paraId="69E6DD6B"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15.00</w:t>
            </w:r>
          </w:p>
        </w:tc>
        <w:tc>
          <w:tcPr>
            <w:tcW w:w="5812" w:type="dxa"/>
          </w:tcPr>
          <w:p w14:paraId="58C9406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国内光模块核心供应商之一，深度布局 800G/1.6T 高速光模块，在硅光及 LPO（线性驱动可插拔光学）技术路线具备先发优势。客户覆盖北美云厂商及国内互联网巨头，受益于 AI 算力基础设施扩容，高速产品占比持续提升，盈利能力行业领先。</w:t>
            </w:r>
          </w:p>
        </w:tc>
      </w:tr>
      <w:tr w:rsidR="00E95841" w:rsidRPr="00547A82" w14:paraId="3AE957A6" w14:textId="77777777">
        <w:trPr>
          <w:trHeight w:val="855"/>
        </w:trPr>
        <w:tc>
          <w:tcPr>
            <w:tcW w:w="1226" w:type="dxa"/>
            <w:noWrap/>
          </w:tcPr>
          <w:p w14:paraId="1FC16699"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300308.SZ</w:t>
            </w:r>
          </w:p>
        </w:tc>
        <w:tc>
          <w:tcPr>
            <w:tcW w:w="1185" w:type="dxa"/>
            <w:noWrap/>
          </w:tcPr>
          <w:p w14:paraId="5989BE1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中际旭创</w:t>
            </w:r>
          </w:p>
        </w:tc>
        <w:tc>
          <w:tcPr>
            <w:tcW w:w="992" w:type="dxa"/>
            <w:noWrap/>
          </w:tcPr>
          <w:p w14:paraId="144F6A2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13.66</w:t>
            </w:r>
          </w:p>
        </w:tc>
        <w:tc>
          <w:tcPr>
            <w:tcW w:w="5812" w:type="dxa"/>
          </w:tcPr>
          <w:p w14:paraId="45A736A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全球光模块龙头，800G 出货量市占率第一，1.6T 硅光模块已进入英伟达、谷歌等核心客户供应链。通过收购储翰科技完善硅光芯片自主能力，深度绑定台积电 CMOS 代工资源。AI 驱动下，公司技术迭代与客户卡位优势显著，是 1.6T 时代最确定的受益标的之一。</w:t>
            </w:r>
          </w:p>
        </w:tc>
      </w:tr>
      <w:tr w:rsidR="00E95841" w:rsidRPr="00547A82" w14:paraId="377E093A" w14:textId="77777777">
        <w:trPr>
          <w:trHeight w:val="855"/>
        </w:trPr>
        <w:tc>
          <w:tcPr>
            <w:tcW w:w="1226" w:type="dxa"/>
            <w:noWrap/>
          </w:tcPr>
          <w:p w14:paraId="24D45C1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601138.SH</w:t>
            </w:r>
          </w:p>
        </w:tc>
        <w:tc>
          <w:tcPr>
            <w:tcW w:w="1185" w:type="dxa"/>
            <w:noWrap/>
          </w:tcPr>
          <w:p w14:paraId="01DE921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工业富联</w:t>
            </w:r>
          </w:p>
        </w:tc>
        <w:tc>
          <w:tcPr>
            <w:tcW w:w="992" w:type="dxa"/>
            <w:noWrap/>
          </w:tcPr>
          <w:p w14:paraId="52972FC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10.42</w:t>
            </w:r>
          </w:p>
        </w:tc>
        <w:tc>
          <w:tcPr>
            <w:tcW w:w="5812" w:type="dxa"/>
          </w:tcPr>
          <w:p w14:paraId="0D0FF03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全球电子制造服务（EMS）巨头，深度绑定英伟达 AI 服务器代工业务，覆盖 GPU 模组、HGX 基板及整机组装。随着英伟达 Blackwell/Rubin 平台放量，公司作为核心代工厂直接受益于 AI 服务器出货量激增，同时向上游光互联、液冷等环节延伸布局。</w:t>
            </w:r>
          </w:p>
        </w:tc>
      </w:tr>
      <w:tr w:rsidR="00E95841" w:rsidRPr="00547A82" w14:paraId="4575ADFE" w14:textId="77777777">
        <w:trPr>
          <w:trHeight w:val="855"/>
        </w:trPr>
        <w:tc>
          <w:tcPr>
            <w:tcW w:w="1226" w:type="dxa"/>
            <w:noWrap/>
          </w:tcPr>
          <w:p w14:paraId="7934BAD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300394.SZ</w:t>
            </w:r>
          </w:p>
        </w:tc>
        <w:tc>
          <w:tcPr>
            <w:tcW w:w="1185" w:type="dxa"/>
            <w:noWrap/>
          </w:tcPr>
          <w:p w14:paraId="76F133A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天孚通信</w:t>
            </w:r>
          </w:p>
        </w:tc>
        <w:tc>
          <w:tcPr>
            <w:tcW w:w="992" w:type="dxa"/>
            <w:noWrap/>
          </w:tcPr>
          <w:p w14:paraId="1E57949E"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7.14</w:t>
            </w:r>
          </w:p>
        </w:tc>
        <w:tc>
          <w:tcPr>
            <w:tcW w:w="5812" w:type="dxa"/>
          </w:tcPr>
          <w:p w14:paraId="20ED2A1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光器件细分领域隐形冠军，主营光引擎、光隔离器、Mux/Demux 等无源/有源器件。为 800G/1.6T 光模块提供核心光学组件，深度配套中际旭创、新易盛等模块厂商。随着高速模块集成度提升，公司光引擎业务向更高价值量升级，是光模块产业链上游的关键卡位者。</w:t>
            </w:r>
          </w:p>
        </w:tc>
      </w:tr>
      <w:tr w:rsidR="00E95841" w:rsidRPr="00547A82" w14:paraId="60FE2CEE" w14:textId="77777777">
        <w:trPr>
          <w:trHeight w:val="855"/>
        </w:trPr>
        <w:tc>
          <w:tcPr>
            <w:tcW w:w="1226" w:type="dxa"/>
            <w:noWrap/>
          </w:tcPr>
          <w:p w14:paraId="4EA0D51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000063.SZ</w:t>
            </w:r>
          </w:p>
        </w:tc>
        <w:tc>
          <w:tcPr>
            <w:tcW w:w="1185" w:type="dxa"/>
            <w:noWrap/>
          </w:tcPr>
          <w:p w14:paraId="0B1BE22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中兴通讯</w:t>
            </w:r>
          </w:p>
        </w:tc>
        <w:tc>
          <w:tcPr>
            <w:tcW w:w="992" w:type="dxa"/>
            <w:noWrap/>
          </w:tcPr>
          <w:p w14:paraId="47C06D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5.35</w:t>
            </w:r>
          </w:p>
        </w:tc>
        <w:tc>
          <w:tcPr>
            <w:tcW w:w="5812" w:type="dxa"/>
          </w:tcPr>
          <w:p w14:paraId="3C31E3D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全球通信设备四强之一，覆盖无线基站、光传输、核心网及算力基础设施。在光通信领域具备从芯片到系统的垂直能力，自研 400G/800G 光模块及 OTN 设备。受益于国内算力网络建设及海外 5G-A/FTTR 升级，是电信级光通信市场的核心参与者。</w:t>
            </w:r>
          </w:p>
        </w:tc>
      </w:tr>
      <w:tr w:rsidR="00E95841" w:rsidRPr="00547A82" w14:paraId="51858402" w14:textId="77777777">
        <w:trPr>
          <w:trHeight w:val="855"/>
        </w:trPr>
        <w:tc>
          <w:tcPr>
            <w:tcW w:w="1226" w:type="dxa"/>
            <w:noWrap/>
          </w:tcPr>
          <w:p w14:paraId="120E9C6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600487.SH</w:t>
            </w:r>
          </w:p>
        </w:tc>
        <w:tc>
          <w:tcPr>
            <w:tcW w:w="1185" w:type="dxa"/>
            <w:noWrap/>
          </w:tcPr>
          <w:p w14:paraId="5592CB2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亨通光电</w:t>
            </w:r>
          </w:p>
        </w:tc>
        <w:tc>
          <w:tcPr>
            <w:tcW w:w="992" w:type="dxa"/>
            <w:noWrap/>
          </w:tcPr>
          <w:p w14:paraId="7B883F5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5.30</w:t>
            </w:r>
          </w:p>
        </w:tc>
        <w:tc>
          <w:tcPr>
            <w:tcW w:w="5812" w:type="dxa"/>
          </w:tcPr>
          <w:p w14:paraId="34F2612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全球光纤光缆前三强，业务覆盖光纤预制棒、海缆、光模块及海洋通信工程。在光通信领域具备"棒纤缆"一体化成本优势，海缆业务受益于全球海上风电及跨洋通信建设。随着 AI 算力网络向边缘延伸，光纤基础设施需求刚性，公司作为光通信底座厂商持续受益。</w:t>
            </w:r>
          </w:p>
        </w:tc>
      </w:tr>
      <w:tr w:rsidR="00E95841" w:rsidRPr="00547A82" w14:paraId="4CCE7B75" w14:textId="77777777">
        <w:trPr>
          <w:trHeight w:val="855"/>
        </w:trPr>
        <w:tc>
          <w:tcPr>
            <w:tcW w:w="1226" w:type="dxa"/>
            <w:noWrap/>
          </w:tcPr>
          <w:p w14:paraId="0A262A14"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lastRenderedPageBreak/>
              <w:t>600522.SH</w:t>
            </w:r>
          </w:p>
        </w:tc>
        <w:tc>
          <w:tcPr>
            <w:tcW w:w="1185" w:type="dxa"/>
            <w:noWrap/>
          </w:tcPr>
          <w:p w14:paraId="7529039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中天科技</w:t>
            </w:r>
          </w:p>
        </w:tc>
        <w:tc>
          <w:tcPr>
            <w:tcW w:w="992" w:type="dxa"/>
            <w:noWrap/>
          </w:tcPr>
          <w:p w14:paraId="417B151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4.20</w:t>
            </w:r>
          </w:p>
        </w:tc>
        <w:tc>
          <w:tcPr>
            <w:tcW w:w="5812" w:type="dxa"/>
          </w:tcPr>
          <w:p w14:paraId="29E4E268"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电缆综合龙头，业务覆盖光纤光缆、电力传输及海洋能源三大板块。核心看点在于海洋业务高壁垒订单充裕，500kV柔直海缆等高端产品持续交付；光纤光缆受益AI算力基建，价格趋势上行。空芯光纤等前沿技术已商用，"光-电-算"一体化能力持续强化。</w:t>
            </w:r>
          </w:p>
        </w:tc>
      </w:tr>
      <w:tr w:rsidR="00E95841" w:rsidRPr="00547A82" w14:paraId="1B379BC3" w14:textId="77777777">
        <w:trPr>
          <w:trHeight w:val="855"/>
        </w:trPr>
        <w:tc>
          <w:tcPr>
            <w:tcW w:w="1226" w:type="dxa"/>
            <w:noWrap/>
          </w:tcPr>
          <w:p w14:paraId="286322E1"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300136.SZ</w:t>
            </w:r>
          </w:p>
        </w:tc>
        <w:tc>
          <w:tcPr>
            <w:tcW w:w="1185" w:type="dxa"/>
            <w:noWrap/>
          </w:tcPr>
          <w:p w14:paraId="7E3DD060"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信维通信</w:t>
            </w:r>
          </w:p>
        </w:tc>
        <w:tc>
          <w:tcPr>
            <w:tcW w:w="992" w:type="dxa"/>
            <w:noWrap/>
          </w:tcPr>
          <w:p w14:paraId="246FED63"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3.22</w:t>
            </w:r>
          </w:p>
        </w:tc>
        <w:tc>
          <w:tcPr>
            <w:tcW w:w="5812" w:type="dxa"/>
          </w:tcPr>
          <w:p w14:paraId="74F2A1D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泛射频龙头，正从消费电子天线向商业卫星通信、智能汽车及AI硬件延伸第二曲线。卫星相控阵天线模组已批量出货，汽车电子进入头部车企供应链。定增加码商业卫星通信器件，国产替代与全球化并行。</w:t>
            </w:r>
          </w:p>
        </w:tc>
      </w:tr>
      <w:tr w:rsidR="00E95841" w:rsidRPr="00547A82" w14:paraId="60D162C8" w14:textId="77777777">
        <w:trPr>
          <w:trHeight w:val="855"/>
        </w:trPr>
        <w:tc>
          <w:tcPr>
            <w:tcW w:w="1226" w:type="dxa"/>
            <w:noWrap/>
          </w:tcPr>
          <w:p w14:paraId="3F5F359F"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600498.SH</w:t>
            </w:r>
          </w:p>
        </w:tc>
        <w:tc>
          <w:tcPr>
            <w:tcW w:w="1185" w:type="dxa"/>
            <w:noWrap/>
          </w:tcPr>
          <w:p w14:paraId="4298EDED"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烽火通信</w:t>
            </w:r>
          </w:p>
        </w:tc>
        <w:tc>
          <w:tcPr>
            <w:tcW w:w="992" w:type="dxa"/>
            <w:noWrap/>
          </w:tcPr>
          <w:p w14:paraId="7FEC7CC7"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2.11</w:t>
            </w:r>
          </w:p>
        </w:tc>
        <w:tc>
          <w:tcPr>
            <w:tcW w:w="5812" w:type="dxa"/>
          </w:tcPr>
          <w:p w14:paraId="2E7BDCC6"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中国信科集团旗下光通信设备央企，覆盖光传输、光接入及算力信息化。传统运营商业务承压，但算力业务推出DeepSeek一体机全栈方案实现突破；战略上向卫星光通信（星间激光通信在轨组网）和车载光通信延伸，打开非运营商增量空间。</w:t>
            </w:r>
          </w:p>
        </w:tc>
      </w:tr>
      <w:tr w:rsidR="00E95841" w:rsidRPr="00547A82" w14:paraId="17D0AF19" w14:textId="77777777">
        <w:trPr>
          <w:trHeight w:val="855"/>
        </w:trPr>
        <w:tc>
          <w:tcPr>
            <w:tcW w:w="1226" w:type="dxa"/>
            <w:noWrap/>
          </w:tcPr>
          <w:p w14:paraId="5BC77E1A"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002281.SZ</w:t>
            </w:r>
          </w:p>
        </w:tc>
        <w:tc>
          <w:tcPr>
            <w:tcW w:w="1185" w:type="dxa"/>
            <w:noWrap/>
          </w:tcPr>
          <w:p w14:paraId="0F3D976C"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光迅科技</w:t>
            </w:r>
          </w:p>
        </w:tc>
        <w:tc>
          <w:tcPr>
            <w:tcW w:w="992" w:type="dxa"/>
            <w:noWrap/>
          </w:tcPr>
          <w:p w14:paraId="48E6B3E5"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2.09</w:t>
            </w:r>
          </w:p>
        </w:tc>
        <w:tc>
          <w:tcPr>
            <w:tcW w:w="5812" w:type="dxa"/>
          </w:tcPr>
          <w:p w14:paraId="559031BB" w14:textId="77777777" w:rsidR="00E95841" w:rsidRPr="00547A82" w:rsidRDefault="00CA16CA">
            <w:pPr>
              <w:spacing w:after="0" w:line="240" w:lineRule="auto"/>
              <w:rPr>
                <w:rFonts w:ascii="楷体" w:eastAsia="楷体" w:hAnsi="楷体" w:hint="eastAsia"/>
                <w:szCs w:val="22"/>
              </w:rPr>
            </w:pPr>
            <w:r w:rsidRPr="00547A82">
              <w:rPr>
                <w:rFonts w:ascii="楷体" w:eastAsia="楷体" w:hAnsi="楷体"/>
                <w:sz w:val="21"/>
                <w:szCs w:val="22"/>
              </w:rPr>
              <w:t>国内稀缺的"光芯片+光器件+光模块"垂直一体化龙头。AI算力驱动800G/1.6T高速光模块放量，CPO光芯片自给率超70%。独家卡位100Gbps星间激光通信模块，在手订单饱满。3.2T等前沿技术持续验证，高端化与自主可控双轮驱动。</w:t>
            </w:r>
          </w:p>
        </w:tc>
      </w:tr>
    </w:tbl>
    <w:p w14:paraId="387B34F2" w14:textId="14A0497A" w:rsidR="00E95841" w:rsidRPr="0077393B" w:rsidRDefault="005E334E">
      <w:pPr>
        <w:pStyle w:val="3"/>
        <w:rPr>
          <w:rFonts w:ascii="楷体" w:eastAsia="楷体" w:hAnsi="楷体" w:hint="eastAsia"/>
          <w:b/>
          <w:bCs/>
          <w:color w:val="auto"/>
          <w:sz w:val="22"/>
          <w:szCs w:val="22"/>
        </w:rPr>
      </w:pPr>
      <w:r w:rsidRPr="0077393B">
        <w:rPr>
          <w:rFonts w:ascii="楷体" w:eastAsia="楷体" w:hAnsi="楷体" w:hint="eastAsia"/>
          <w:b/>
          <w:bCs/>
          <w:color w:val="auto"/>
          <w:sz w:val="30"/>
          <w:szCs w:val="22"/>
        </w:rPr>
        <w:t>5</w:t>
      </w:r>
      <w:r w:rsidR="00CA16CA" w:rsidRPr="0077393B">
        <w:rPr>
          <w:rFonts w:ascii="楷体" w:eastAsia="楷体" w:hAnsi="楷体" w:hint="eastAsia"/>
          <w:b/>
          <w:bCs/>
          <w:color w:val="auto"/>
          <w:sz w:val="30"/>
          <w:szCs w:val="22"/>
        </w:rPr>
        <w:t>.2.3 业绩情况</w:t>
      </w:r>
    </w:p>
    <w:p w14:paraId="33030AD3" w14:textId="60102265" w:rsidR="0044789F" w:rsidRPr="00547A82" w:rsidRDefault="005A2FB2">
      <w:pPr>
        <w:rPr>
          <w:rFonts w:ascii="楷体" w:eastAsia="楷体" w:hAnsi="楷体" w:hint="eastAsia"/>
          <w:szCs w:val="22"/>
        </w:rPr>
      </w:pPr>
      <w:r>
        <w:rPr>
          <w:rFonts w:ascii="楷体" w:eastAsia="楷体" w:hAnsi="楷体"/>
          <w:noProof/>
          <w:sz w:val="28"/>
        </w:rPr>
        <w:drawing>
          <wp:inline distT="0" distB="0" distL="0" distR="0" wp14:anchorId="27D0D181" wp14:editId="44138FC6">
            <wp:extent cx="5274310" cy="1433830"/>
            <wp:effectExtent l="0" t="0" r="2540" b="0"/>
            <wp:docPr id="16239249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3A738C9D" w14:textId="7AA895CA" w:rsidR="00741EC4" w:rsidRDefault="0041354B" w:rsidP="00741EC4">
      <w:pPr>
        <w:pStyle w:val="1"/>
        <w:numPr>
          <w:ilvl w:val="0"/>
          <w:numId w:val="4"/>
        </w:numPr>
        <w:rPr>
          <w:ins w:id="141" w:author="Shiqing Tang" w:date="2026-06-01T13:44:00Z" w16du:dateUtc="2026-06-01T05:44:00Z"/>
          <w:rFonts w:ascii="楷体" w:eastAsia="楷体" w:hAnsi="楷体" w:hint="eastAsia"/>
          <w:b/>
          <w:bCs/>
          <w:color w:val="auto"/>
          <w:sz w:val="36"/>
          <w:szCs w:val="36"/>
        </w:rPr>
      </w:pPr>
      <w:bookmarkStart w:id="142" w:name="_Toc231143528"/>
      <w:bookmarkStart w:id="143" w:name="_Toc231144058"/>
      <w:r w:rsidRPr="002D419C">
        <w:rPr>
          <w:rFonts w:ascii="楷体" w:eastAsia="楷体" w:hAnsi="楷体" w:hint="eastAsia"/>
          <w:b/>
          <w:bCs/>
          <w:color w:val="auto"/>
          <w:sz w:val="36"/>
          <w:szCs w:val="36"/>
        </w:rPr>
        <w:t>交易策略</w:t>
      </w:r>
      <w:bookmarkEnd w:id="142"/>
      <w:bookmarkEnd w:id="143"/>
    </w:p>
    <w:p w14:paraId="40E647CD" w14:textId="4A50E531" w:rsidR="00741EC4" w:rsidRDefault="00741EC4" w:rsidP="00741EC4">
      <w:pPr>
        <w:rPr>
          <w:ins w:id="144" w:author="Shiqing Tang" w:date="2026-06-01T13:54:00Z" w16du:dateUtc="2026-06-01T05:54:00Z"/>
          <w:rFonts w:hint="eastAsia"/>
        </w:rPr>
      </w:pPr>
      <w:ins w:id="145" w:author="Shiqing Tang" w:date="2026-06-01T13:44:00Z" w16du:dateUtc="2026-06-01T05:44:00Z">
        <w:r>
          <w:rPr>
            <w:rFonts w:hint="eastAsia"/>
          </w:rPr>
          <w:t>交易策略里面，1</w:t>
        </w:r>
      </w:ins>
      <w:ins w:id="146" w:author="Shiqing Tang" w:date="2026-06-01T13:45:00Z" w16du:dateUtc="2026-06-01T05:45:00Z">
        <w:r>
          <w:rPr>
            <w:rFonts w:hint="eastAsia"/>
          </w:rPr>
          <w:t>、2都是</w:t>
        </w:r>
      </w:ins>
      <w:ins w:id="147" w:author="Shiqing Tang" w:date="2026-06-01T13:46:00Z" w16du:dateUtc="2026-06-01T05:46:00Z">
        <w:r w:rsidR="00E95477">
          <w:rPr>
            <w:rFonts w:hint="eastAsia"/>
          </w:rPr>
          <w:t>减持</w:t>
        </w:r>
      </w:ins>
      <w:ins w:id="148" w:author="Shiqing Tang" w:date="2026-06-01T13:45:00Z" w16du:dateUtc="2026-06-01T05:45:00Z">
        <w:r>
          <w:rPr>
            <w:rFonts w:hint="eastAsia"/>
          </w:rPr>
          <w:t>策略，3中有一些</w:t>
        </w:r>
      </w:ins>
      <w:ins w:id="149" w:author="Shiqing Tang" w:date="2026-06-01T13:46:00Z" w16du:dateUtc="2026-06-01T05:46:00Z">
        <w:r w:rsidR="00E95477">
          <w:rPr>
            <w:rFonts w:hint="eastAsia"/>
          </w:rPr>
          <w:t>基于蒙特卡洛预测的</w:t>
        </w:r>
      </w:ins>
      <w:ins w:id="150" w:author="Shiqing Tang" w:date="2026-06-01T13:45:00Z" w16du:dateUtc="2026-06-01T05:45:00Z">
        <w:r>
          <w:rPr>
            <w:rFonts w:hint="eastAsia"/>
          </w:rPr>
          <w:t>买入策略。难道买入策略只靠蒙特卡洛</w:t>
        </w:r>
      </w:ins>
      <w:ins w:id="151" w:author="Shiqing Tang" w:date="2026-06-01T13:46:00Z" w16du:dateUtc="2026-06-01T05:46:00Z">
        <w:r w:rsidR="00E95477">
          <w:rPr>
            <w:rFonts w:hint="eastAsia"/>
          </w:rPr>
          <w:t>预测么，还有其他买入策略没有？</w:t>
        </w:r>
      </w:ins>
    </w:p>
    <w:p w14:paraId="69423DB2" w14:textId="60AA7B1F" w:rsidR="00E95477" w:rsidRDefault="00E95477" w:rsidP="00741EC4">
      <w:pPr>
        <w:rPr>
          <w:ins w:id="152" w:author="Shiqing Tang" w:date="2026-06-01T13:59:00Z" w16du:dateUtc="2026-06-01T05:59:00Z"/>
          <w:rFonts w:hint="eastAsia"/>
        </w:rPr>
      </w:pPr>
      <w:ins w:id="153" w:author="Shiqing Tang" w:date="2026-06-01T13:54:00Z" w16du:dateUtc="2026-06-01T05:54:00Z">
        <w:r>
          <w:rPr>
            <w:rFonts w:hint="eastAsia"/>
          </w:rPr>
          <w:t>整体交易策略需要与公司的二级市场制度相符合，</w:t>
        </w:r>
      </w:ins>
      <w:ins w:id="154" w:author="Shiqing Tang" w:date="2026-06-01T13:55:00Z" w16du:dateUtc="2026-06-01T05:55:00Z">
        <w:r>
          <w:rPr>
            <w:rFonts w:hint="eastAsia"/>
          </w:rPr>
          <w:t>先看一遍</w:t>
        </w:r>
        <w:r w:rsidR="002E7439">
          <w:rPr>
            <w:rFonts w:hint="eastAsia"/>
          </w:rPr>
          <w:t>公司制度</w:t>
        </w:r>
      </w:ins>
      <w:ins w:id="155" w:author="Shiqing Tang" w:date="2026-06-01T13:59:00Z" w16du:dateUtc="2026-06-01T05:59:00Z">
        <w:r w:rsidR="003A4A89">
          <w:rPr>
            <w:rFonts w:hint="eastAsia"/>
          </w:rPr>
          <w:t>，不能出现相悖的</w:t>
        </w:r>
      </w:ins>
      <w:ins w:id="156" w:author="Shiqing Tang" w:date="2026-06-01T13:55:00Z" w16du:dateUtc="2026-06-01T05:55:00Z">
        <w:r w:rsidR="002E7439">
          <w:rPr>
            <w:rFonts w:hint="eastAsia"/>
          </w:rPr>
          <w:t>。</w:t>
        </w:r>
      </w:ins>
    </w:p>
    <w:p w14:paraId="471FD7FF" w14:textId="77777777" w:rsidR="003A4A89" w:rsidRPr="00B079A6" w:rsidRDefault="003A4A89">
      <w:pPr>
        <w:rPr>
          <w:rFonts w:hint="eastAsia"/>
        </w:rPr>
        <w:pPrChange w:id="157" w:author="Shiqing Tang" w:date="2026-06-01T13:44:00Z" w16du:dateUtc="2026-06-01T05:44:00Z">
          <w:pPr>
            <w:pStyle w:val="1"/>
            <w:numPr>
              <w:numId w:val="4"/>
            </w:numPr>
            <w:ind w:left="360" w:hanging="360"/>
          </w:pPr>
        </w:pPrChange>
      </w:pPr>
    </w:p>
    <w:tbl>
      <w:tblPr>
        <w:tblStyle w:val="ab"/>
        <w:tblW w:w="0" w:type="auto"/>
        <w:tblLook w:val="04A0" w:firstRow="1" w:lastRow="0" w:firstColumn="1" w:lastColumn="0" w:noHBand="0" w:noVBand="1"/>
      </w:tblPr>
      <w:tblGrid>
        <w:gridCol w:w="1857"/>
        <w:gridCol w:w="6439"/>
      </w:tblGrid>
      <w:tr w:rsidR="0041354B" w:rsidRPr="00404627" w14:paraId="2B454FC4" w14:textId="77777777" w:rsidTr="00EF0D30">
        <w:tc>
          <w:tcPr>
            <w:tcW w:w="2122" w:type="dxa"/>
          </w:tcPr>
          <w:p w14:paraId="1A01E213" w14:textId="77777777" w:rsidR="0041354B" w:rsidRPr="0041354B" w:rsidRDefault="0041354B" w:rsidP="00EF0D30">
            <w:pPr>
              <w:pStyle w:val="af2"/>
              <w:rPr>
                <w:sz w:val="22"/>
                <w:szCs w:val="22"/>
              </w:rPr>
            </w:pPr>
            <w:r w:rsidRPr="0041354B">
              <w:rPr>
                <w:rFonts w:ascii="楷体" w:hAnsi="楷体" w:hint="eastAsia"/>
                <w:szCs w:val="22"/>
              </w:rPr>
              <w:t>标的</w:t>
            </w:r>
          </w:p>
        </w:tc>
        <w:tc>
          <w:tcPr>
            <w:tcW w:w="7371" w:type="dxa"/>
          </w:tcPr>
          <w:p w14:paraId="554AA268" w14:textId="7C740150" w:rsidR="0041354B" w:rsidRPr="0041354B" w:rsidRDefault="0041354B" w:rsidP="00EF0D30">
            <w:pPr>
              <w:pStyle w:val="af2"/>
              <w:rPr>
                <w:sz w:val="22"/>
                <w:szCs w:val="22"/>
              </w:rPr>
            </w:pPr>
            <w:r w:rsidRPr="0041354B">
              <w:rPr>
                <w:rFonts w:ascii="楷体" w:hAnsi="楷体" w:hint="eastAsia"/>
                <w:szCs w:val="22"/>
              </w:rPr>
              <w:t>交易策略</w:t>
            </w:r>
            <w:ins w:id="158" w:author="Shiqing Tang" w:date="2026-06-01T13:44:00Z" w16du:dateUtc="2026-06-01T05:44:00Z">
              <w:r w:rsidR="00741EC4">
                <w:rPr>
                  <w:rFonts w:ascii="楷体" w:hAnsi="楷体" w:hint="eastAsia"/>
                  <w:szCs w:val="22"/>
                </w:rPr>
                <w:t xml:space="preserve"> </w:t>
              </w:r>
            </w:ins>
          </w:p>
        </w:tc>
      </w:tr>
      <w:tr w:rsidR="0041354B" w:rsidRPr="00404627" w14:paraId="008A9456" w14:textId="77777777" w:rsidTr="00EF0D30">
        <w:tc>
          <w:tcPr>
            <w:tcW w:w="2122" w:type="dxa"/>
          </w:tcPr>
          <w:p w14:paraId="1D11DFD5" w14:textId="6BB3714D" w:rsidR="0041354B" w:rsidRPr="0041354B" w:rsidRDefault="0041354B" w:rsidP="00EF0D30">
            <w:pPr>
              <w:pStyle w:val="af2"/>
              <w:rPr>
                <w:sz w:val="22"/>
                <w:szCs w:val="22"/>
              </w:rPr>
            </w:pPr>
            <w:commentRangeStart w:id="159"/>
            <w:commentRangeStart w:id="160"/>
            <w:commentRangeStart w:id="161"/>
            <w:r>
              <w:rPr>
                <w:rFonts w:ascii="楷体" w:hAnsi="楷体" w:hint="eastAsia"/>
                <w:szCs w:val="22"/>
              </w:rPr>
              <w:t>通信ETF</w:t>
            </w:r>
            <w:commentRangeEnd w:id="159"/>
            <w:r w:rsidR="00741EC4">
              <w:rPr>
                <w:rStyle w:val="af6"/>
                <w:rFonts w:ascii="楷体" w:hAnsi="楷体" w:hint="eastAsia"/>
                <w:szCs w:val="22"/>
              </w:rPr>
              <w:commentReference w:id="159"/>
            </w:r>
            <w:commentRangeEnd w:id="160"/>
            <w:r w:rsidR="007830C4">
              <w:rPr>
                <w:rStyle w:val="af6"/>
                <w:rFonts w:ascii="楷体" w:hAnsi="楷体" w:hint="eastAsia"/>
                <w:szCs w:val="22"/>
              </w:rPr>
              <w:commentReference w:id="160"/>
            </w:r>
            <w:commentRangeEnd w:id="161"/>
            <w:r w:rsidR="00B079A6">
              <w:rPr>
                <w:rStyle w:val="af6"/>
                <w:rFonts w:ascii="楷体" w:hAnsi="楷体" w:hint="eastAsia"/>
                <w:szCs w:val="22"/>
              </w:rPr>
              <w:commentReference w:id="161"/>
            </w:r>
            <w:r w:rsidR="007830C4">
              <w:rPr>
                <w:rFonts w:ascii="楷体" w:hAnsi="楷体" w:hint="eastAsia"/>
                <w:szCs w:val="22"/>
              </w:rPr>
              <w:t>国泰/通信ETF华夏</w:t>
            </w:r>
          </w:p>
        </w:tc>
        <w:tc>
          <w:tcPr>
            <w:tcW w:w="7371" w:type="dxa"/>
          </w:tcPr>
          <w:p w14:paraId="280106D1" w14:textId="6ACC5426" w:rsidR="0041354B" w:rsidRDefault="0044789F" w:rsidP="009A2D59">
            <w:pPr>
              <w:pStyle w:val="af2"/>
              <w:numPr>
                <w:ilvl w:val="0"/>
                <w:numId w:val="6"/>
              </w:numPr>
              <w:jc w:val="left"/>
              <w:rPr>
                <w:sz w:val="22"/>
                <w:szCs w:val="22"/>
              </w:rPr>
            </w:pPr>
            <w:r>
              <w:rPr>
                <w:rFonts w:hint="eastAsia"/>
                <w:sz w:val="22"/>
                <w:szCs w:val="22"/>
              </w:rPr>
              <w:t>风控指标：</w:t>
            </w:r>
            <w:r w:rsidR="00F838AF" w:rsidRPr="00F838AF">
              <w:rPr>
                <w:sz w:val="22"/>
                <w:szCs w:val="22"/>
              </w:rPr>
              <w:t>拥挤度高于</w:t>
            </w:r>
            <w:r w:rsidR="00F838AF" w:rsidRPr="00F838AF">
              <w:rPr>
                <w:sz w:val="22"/>
                <w:szCs w:val="22"/>
              </w:rPr>
              <w:t>90/</w:t>
            </w:r>
            <w:r w:rsidR="00F838AF" w:rsidRPr="00F838AF">
              <w:rPr>
                <w:sz w:val="22"/>
                <w:szCs w:val="22"/>
              </w:rPr>
              <w:t>市场情绪指标高于</w:t>
            </w:r>
            <w:r w:rsidR="00F838AF" w:rsidRPr="00F838AF">
              <w:rPr>
                <w:sz w:val="22"/>
                <w:szCs w:val="22"/>
              </w:rPr>
              <w:t>95</w:t>
            </w:r>
            <w:r w:rsidR="00F838AF" w:rsidRPr="00F838AF">
              <w:rPr>
                <w:sz w:val="22"/>
                <w:szCs w:val="22"/>
              </w:rPr>
              <w:t>，提示风险，可考虑降低仓位</w:t>
            </w:r>
          </w:p>
          <w:p w14:paraId="2182F873" w14:textId="04616BC8" w:rsidR="0044789F" w:rsidRDefault="0044789F" w:rsidP="009A2D59">
            <w:pPr>
              <w:pStyle w:val="af2"/>
              <w:numPr>
                <w:ilvl w:val="0"/>
                <w:numId w:val="6"/>
              </w:numPr>
              <w:jc w:val="left"/>
              <w:rPr>
                <w:sz w:val="22"/>
                <w:szCs w:val="22"/>
              </w:rPr>
            </w:pPr>
            <w:r>
              <w:rPr>
                <w:rFonts w:hint="eastAsia"/>
                <w:sz w:val="22"/>
                <w:szCs w:val="22"/>
              </w:rPr>
              <w:t>事件指标：</w:t>
            </w:r>
            <w:r>
              <w:rPr>
                <w:rFonts w:hint="eastAsia"/>
                <w:sz w:val="22"/>
                <w:szCs w:val="22"/>
              </w:rPr>
              <w:t>1</w:t>
            </w:r>
            <w:r>
              <w:rPr>
                <w:rFonts w:hint="eastAsia"/>
                <w:sz w:val="22"/>
                <w:szCs w:val="22"/>
              </w:rPr>
              <w:t>）如四大云厂季度资本支出增速放缓，或者整</w:t>
            </w:r>
            <w:r>
              <w:rPr>
                <w:rFonts w:hint="eastAsia"/>
                <w:sz w:val="22"/>
                <w:szCs w:val="22"/>
              </w:rPr>
              <w:lastRenderedPageBreak/>
              <w:t>体资本支出收缩。</w:t>
            </w:r>
            <w:r>
              <w:rPr>
                <w:rFonts w:hint="eastAsia"/>
                <w:sz w:val="22"/>
                <w:szCs w:val="22"/>
              </w:rPr>
              <w:t>2</w:t>
            </w:r>
            <w:r>
              <w:rPr>
                <w:rFonts w:hint="eastAsia"/>
                <w:sz w:val="22"/>
                <w:szCs w:val="22"/>
              </w:rPr>
              <w:t>）如龙头企业，如</w:t>
            </w:r>
            <w:r w:rsidR="00E94F4B">
              <w:rPr>
                <w:rFonts w:hint="eastAsia"/>
                <w:sz w:val="22"/>
                <w:szCs w:val="22"/>
              </w:rPr>
              <w:t>新易盛，中际旭创</w:t>
            </w:r>
            <w:r>
              <w:rPr>
                <w:rFonts w:hint="eastAsia"/>
                <w:sz w:val="22"/>
                <w:szCs w:val="22"/>
              </w:rPr>
              <w:t>，</w:t>
            </w:r>
            <w:r>
              <w:rPr>
                <w:rFonts w:hint="eastAsia"/>
                <w:sz w:val="22"/>
                <w:szCs w:val="22"/>
              </w:rPr>
              <w:t>lumentum</w:t>
            </w:r>
            <w:r>
              <w:rPr>
                <w:rFonts w:hint="eastAsia"/>
                <w:sz w:val="22"/>
                <w:szCs w:val="22"/>
              </w:rPr>
              <w:t>，</w:t>
            </w:r>
            <w:r>
              <w:rPr>
                <w:rFonts w:hint="eastAsia"/>
                <w:sz w:val="22"/>
                <w:szCs w:val="22"/>
              </w:rPr>
              <w:t>coherent</w:t>
            </w:r>
            <w:r>
              <w:rPr>
                <w:rFonts w:hint="eastAsia"/>
                <w:sz w:val="22"/>
                <w:szCs w:val="22"/>
              </w:rPr>
              <w:t>等出现</w:t>
            </w:r>
            <w:r w:rsidR="009A2D59">
              <w:rPr>
                <w:rFonts w:hint="eastAsia"/>
                <w:sz w:val="22"/>
                <w:szCs w:val="22"/>
              </w:rPr>
              <w:t>大幅</w:t>
            </w:r>
            <w:r>
              <w:rPr>
                <w:rFonts w:hint="eastAsia"/>
                <w:sz w:val="22"/>
                <w:szCs w:val="22"/>
              </w:rPr>
              <w:t>订单波动，</w:t>
            </w:r>
            <w:r w:rsidR="009A2D59">
              <w:rPr>
                <w:rFonts w:hint="eastAsia"/>
                <w:sz w:val="22"/>
                <w:szCs w:val="22"/>
              </w:rPr>
              <w:t>违约，</w:t>
            </w:r>
            <w:r>
              <w:rPr>
                <w:rFonts w:hint="eastAsia"/>
                <w:sz w:val="22"/>
                <w:szCs w:val="22"/>
              </w:rPr>
              <w:t>供给收缩。</w:t>
            </w:r>
            <w:r>
              <w:rPr>
                <w:rFonts w:hint="eastAsia"/>
                <w:sz w:val="22"/>
                <w:szCs w:val="22"/>
              </w:rPr>
              <w:t>3</w:t>
            </w:r>
            <w:r>
              <w:rPr>
                <w:rFonts w:hint="eastAsia"/>
                <w:sz w:val="22"/>
                <w:szCs w:val="22"/>
              </w:rPr>
              <w:t>）如出现新的技术突破，技术路线收敛点出现转移。</w:t>
            </w:r>
            <w:r>
              <w:rPr>
                <w:rFonts w:hint="eastAsia"/>
                <w:sz w:val="22"/>
                <w:szCs w:val="22"/>
              </w:rPr>
              <w:t>4</w:t>
            </w:r>
            <w:r>
              <w:rPr>
                <w:rFonts w:hint="eastAsia"/>
                <w:sz w:val="22"/>
                <w:szCs w:val="22"/>
              </w:rPr>
              <w:t>）如出现重大宏观政策调整。上述四种情况出现任意一种，应</w:t>
            </w:r>
            <w:r w:rsidRPr="0044789F">
              <w:rPr>
                <w:sz w:val="22"/>
                <w:szCs w:val="22"/>
              </w:rPr>
              <w:t>需要考虑风险，逐步降低仓位</w:t>
            </w:r>
          </w:p>
          <w:p w14:paraId="51C4A8BF" w14:textId="1E36DAF7" w:rsidR="0044789F" w:rsidRPr="0041354B" w:rsidRDefault="0044789F" w:rsidP="009A2D59">
            <w:pPr>
              <w:pStyle w:val="af2"/>
              <w:numPr>
                <w:ilvl w:val="0"/>
                <w:numId w:val="6"/>
              </w:numPr>
              <w:jc w:val="left"/>
              <w:rPr>
                <w:sz w:val="22"/>
                <w:szCs w:val="22"/>
              </w:rPr>
            </w:pPr>
            <w:r>
              <w:rPr>
                <w:rFonts w:hint="eastAsia"/>
                <w:sz w:val="22"/>
                <w:szCs w:val="22"/>
              </w:rPr>
              <w:t>量化指标：</w:t>
            </w:r>
            <w:r w:rsidR="00207550">
              <w:rPr>
                <w:rFonts w:hint="eastAsia"/>
                <w:sz w:val="22"/>
                <w:szCs w:val="22"/>
              </w:rPr>
              <w:t>几何布朗运动下，采取正态分布进行</w:t>
            </w:r>
            <w:r w:rsidR="009A2D59">
              <w:rPr>
                <w:rFonts w:hint="eastAsia"/>
                <w:sz w:val="22"/>
                <w:szCs w:val="22"/>
              </w:rPr>
              <w:t>时长预测六个月，五</w:t>
            </w:r>
            <w:r w:rsidR="00207550">
              <w:rPr>
                <w:rFonts w:hint="eastAsia"/>
                <w:sz w:val="22"/>
                <w:szCs w:val="22"/>
              </w:rPr>
              <w:t>十万次路径蒙特卡洛模拟</w:t>
            </w:r>
            <w:r w:rsidR="009A2D59">
              <w:rPr>
                <w:rFonts w:hint="eastAsia"/>
                <w:sz w:val="22"/>
                <w:szCs w:val="22"/>
              </w:rPr>
              <w:t>，结论如下：</w:t>
            </w:r>
            <w:r w:rsidR="009A2D59">
              <w:rPr>
                <w:rFonts w:hint="eastAsia"/>
                <w:sz w:val="22"/>
                <w:szCs w:val="22"/>
              </w:rPr>
              <w:t>1</w:t>
            </w:r>
            <w:r w:rsidR="009A2D59">
              <w:rPr>
                <w:rFonts w:hint="eastAsia"/>
                <w:sz w:val="22"/>
                <w:szCs w:val="22"/>
              </w:rPr>
              <w:t>）</w:t>
            </w:r>
            <w:r w:rsidR="009A2D59">
              <w:rPr>
                <w:rFonts w:hint="eastAsia"/>
                <w:sz w:val="22"/>
                <w:szCs w:val="22"/>
              </w:rPr>
              <w:t xml:space="preserve">515050 </w:t>
            </w:r>
            <w:r w:rsidR="009A2D59">
              <w:rPr>
                <w:rFonts w:hint="eastAsia"/>
                <w:sz w:val="22"/>
                <w:szCs w:val="22"/>
              </w:rPr>
              <w:t>预期六个月后中位数</w:t>
            </w:r>
            <w:r w:rsidR="009A2D59">
              <w:rPr>
                <w:rFonts w:hint="eastAsia"/>
                <w:sz w:val="22"/>
                <w:szCs w:val="22"/>
              </w:rPr>
              <w:t>1.068</w:t>
            </w:r>
            <w:r w:rsidR="009A2D59">
              <w:rPr>
                <w:rFonts w:hint="eastAsia"/>
                <w:sz w:val="22"/>
                <w:szCs w:val="22"/>
              </w:rPr>
              <w:t>，</w:t>
            </w:r>
            <w:r w:rsidR="009A2D59">
              <w:rPr>
                <w:rFonts w:hint="eastAsia"/>
                <w:sz w:val="22"/>
                <w:szCs w:val="22"/>
              </w:rPr>
              <w:t>25%-75</w:t>
            </w:r>
            <w:r w:rsidR="00741EC4">
              <w:rPr>
                <w:rFonts w:hint="eastAsia"/>
                <w:sz w:val="22"/>
                <w:szCs w:val="22"/>
              </w:rPr>
              <w:t>%</w:t>
            </w:r>
            <w:r w:rsidR="009A2D59">
              <w:rPr>
                <w:rFonts w:hint="eastAsia"/>
                <w:sz w:val="22"/>
                <w:szCs w:val="22"/>
              </w:rPr>
              <w:t>置信带为</w:t>
            </w:r>
            <w:r w:rsidR="009A2D59">
              <w:rPr>
                <w:rFonts w:hint="eastAsia"/>
                <w:sz w:val="22"/>
                <w:szCs w:val="22"/>
              </w:rPr>
              <w:t>0.709-1.609</w:t>
            </w:r>
            <w:r w:rsidR="009A2D59">
              <w:rPr>
                <w:rFonts w:hint="eastAsia"/>
                <w:sz w:val="22"/>
                <w:szCs w:val="22"/>
              </w:rPr>
              <w:t>元每股。</w:t>
            </w:r>
            <w:r w:rsidR="009A2D59">
              <w:rPr>
                <w:rFonts w:hint="eastAsia"/>
                <w:sz w:val="22"/>
                <w:szCs w:val="22"/>
              </w:rPr>
              <w:t>2</w:t>
            </w:r>
            <w:r w:rsidR="009A2D59">
              <w:rPr>
                <w:rFonts w:hint="eastAsia"/>
                <w:sz w:val="22"/>
                <w:szCs w:val="22"/>
              </w:rPr>
              <w:t>）</w:t>
            </w:r>
            <w:r w:rsidR="009A2D59">
              <w:rPr>
                <w:rFonts w:hint="eastAsia"/>
                <w:sz w:val="22"/>
                <w:szCs w:val="22"/>
              </w:rPr>
              <w:t>515880</w:t>
            </w:r>
            <w:r w:rsidR="009A2D59">
              <w:rPr>
                <w:rFonts w:hint="eastAsia"/>
                <w:sz w:val="22"/>
                <w:szCs w:val="22"/>
              </w:rPr>
              <w:t>预期六个月后中位数为</w:t>
            </w:r>
            <w:r w:rsidR="009A2D59">
              <w:rPr>
                <w:rFonts w:hint="eastAsia"/>
                <w:sz w:val="22"/>
                <w:szCs w:val="22"/>
              </w:rPr>
              <w:t>1.439</w:t>
            </w:r>
            <w:r w:rsidR="009A2D59">
              <w:rPr>
                <w:rFonts w:hint="eastAsia"/>
                <w:sz w:val="22"/>
                <w:szCs w:val="22"/>
              </w:rPr>
              <w:t>，</w:t>
            </w:r>
            <w:r w:rsidR="009A2D59">
              <w:rPr>
                <w:rFonts w:hint="eastAsia"/>
                <w:sz w:val="22"/>
                <w:szCs w:val="22"/>
              </w:rPr>
              <w:t>25%-75%</w:t>
            </w:r>
            <w:r w:rsidR="009A2D59">
              <w:rPr>
                <w:rFonts w:hint="eastAsia"/>
                <w:sz w:val="22"/>
                <w:szCs w:val="22"/>
              </w:rPr>
              <w:t>置信带为</w:t>
            </w:r>
            <w:r w:rsidR="009A2D59">
              <w:rPr>
                <w:rFonts w:hint="eastAsia"/>
                <w:sz w:val="22"/>
                <w:szCs w:val="22"/>
              </w:rPr>
              <w:t>0.949-2.184</w:t>
            </w:r>
            <w:r w:rsidR="009A2D59">
              <w:rPr>
                <w:rFonts w:hint="eastAsia"/>
                <w:sz w:val="22"/>
                <w:szCs w:val="22"/>
              </w:rPr>
              <w:t>元</w:t>
            </w:r>
            <w:r w:rsidR="00FB6790">
              <w:rPr>
                <w:rFonts w:hint="eastAsia"/>
                <w:sz w:val="22"/>
                <w:szCs w:val="22"/>
              </w:rPr>
              <w:t>每</w:t>
            </w:r>
            <w:r w:rsidR="009A2D59">
              <w:rPr>
                <w:rFonts w:hint="eastAsia"/>
                <w:sz w:val="22"/>
                <w:szCs w:val="22"/>
              </w:rPr>
              <w:t>股。置信带下缘可作为左侧节点接入。置信带上缘为压力侧，需考虑风险，降低仓位。</w:t>
            </w:r>
          </w:p>
        </w:tc>
      </w:tr>
    </w:tbl>
    <w:p w14:paraId="0B311993" w14:textId="77777777" w:rsidR="0041354B" w:rsidRDefault="0041354B" w:rsidP="0041354B">
      <w:pPr>
        <w:rPr>
          <w:rFonts w:hint="eastAsia"/>
        </w:rPr>
      </w:pPr>
    </w:p>
    <w:p w14:paraId="1B7A904A" w14:textId="36EC7258" w:rsidR="000901CA" w:rsidRPr="002D419C" w:rsidRDefault="000901CA" w:rsidP="000901CA">
      <w:pPr>
        <w:pStyle w:val="1"/>
        <w:numPr>
          <w:ilvl w:val="0"/>
          <w:numId w:val="4"/>
        </w:numPr>
        <w:rPr>
          <w:rFonts w:ascii="楷体" w:eastAsia="楷体" w:hAnsi="楷体" w:hint="eastAsia"/>
          <w:b/>
          <w:bCs/>
          <w:color w:val="auto"/>
          <w:sz w:val="36"/>
          <w:szCs w:val="36"/>
        </w:rPr>
      </w:pPr>
      <w:bookmarkStart w:id="162" w:name="_Toc231143529"/>
      <w:bookmarkStart w:id="163" w:name="_Toc231144059"/>
      <w:r w:rsidRPr="002D419C">
        <w:rPr>
          <w:rFonts w:ascii="楷体" w:eastAsia="楷体" w:hAnsi="楷体" w:hint="eastAsia"/>
          <w:b/>
          <w:bCs/>
          <w:color w:val="auto"/>
          <w:sz w:val="36"/>
          <w:szCs w:val="36"/>
        </w:rPr>
        <w:t>风险提示</w:t>
      </w:r>
      <w:bookmarkEnd w:id="162"/>
      <w:bookmarkEnd w:id="163"/>
    </w:p>
    <w:p w14:paraId="030A7B61" w14:textId="0CDC41C5" w:rsidR="00940745" w:rsidRPr="0077393B" w:rsidRDefault="00940745" w:rsidP="00940745">
      <w:pPr>
        <w:pStyle w:val="2"/>
        <w:rPr>
          <w:rFonts w:ascii="楷体" w:eastAsia="楷体" w:hAnsi="楷体" w:hint="eastAsia"/>
          <w:b/>
          <w:bCs/>
          <w:color w:val="auto"/>
          <w:sz w:val="22"/>
          <w:szCs w:val="22"/>
        </w:rPr>
      </w:pPr>
      <w:bookmarkStart w:id="164" w:name="_Toc231143530"/>
      <w:bookmarkStart w:id="165" w:name="_Toc231144060"/>
      <w:r w:rsidRPr="0077393B">
        <w:rPr>
          <w:rFonts w:ascii="楷体" w:eastAsia="楷体" w:hAnsi="楷体" w:hint="eastAsia"/>
          <w:b/>
          <w:bCs/>
          <w:color w:val="auto"/>
          <w:sz w:val="32"/>
          <w:szCs w:val="22"/>
        </w:rPr>
        <w:t>7.1 技术迭代与订单波动</w:t>
      </w:r>
      <w:bookmarkEnd w:id="164"/>
      <w:bookmarkEnd w:id="165"/>
    </w:p>
    <w:p w14:paraId="640CFC82" w14:textId="7C91AB63" w:rsidR="00940745" w:rsidRPr="007B7B12" w:rsidRDefault="00940745" w:rsidP="004636EB">
      <w:pPr>
        <w:ind w:firstLineChars="200" w:firstLine="560"/>
        <w:rPr>
          <w:rFonts w:ascii="楷体" w:eastAsia="楷体" w:hAnsi="楷体" w:hint="eastAsia"/>
          <w:szCs w:val="22"/>
        </w:rPr>
      </w:pPr>
      <w:r w:rsidRPr="007B7B12">
        <w:rPr>
          <w:rFonts w:ascii="楷体" w:eastAsia="楷体" w:hAnsi="楷体" w:hint="eastAsia"/>
          <w:sz w:val="28"/>
          <w:szCs w:val="22"/>
        </w:rPr>
        <w:t>行业正向1.6T甚至更高速率升级，技术路线（如硅光、LPO等）尚未完全收敛。押错技术或量产良率爬坡不及预期，可能导致失去核心客户订单，且从试样到规模交付的空窗期容易造成业绩大幅波动。</w:t>
      </w:r>
    </w:p>
    <w:p w14:paraId="613FE303" w14:textId="60CBF364" w:rsidR="00940745" w:rsidRPr="0077393B" w:rsidRDefault="00940745" w:rsidP="00940745">
      <w:pPr>
        <w:pStyle w:val="2"/>
        <w:rPr>
          <w:rFonts w:ascii="楷体" w:eastAsia="楷体" w:hAnsi="楷体" w:hint="eastAsia"/>
          <w:b/>
          <w:bCs/>
          <w:color w:val="auto"/>
          <w:sz w:val="22"/>
          <w:szCs w:val="22"/>
        </w:rPr>
      </w:pPr>
      <w:bookmarkStart w:id="166" w:name="_Toc231143531"/>
      <w:bookmarkStart w:id="167" w:name="_Toc231144061"/>
      <w:r w:rsidRPr="0077393B">
        <w:rPr>
          <w:rFonts w:ascii="楷体" w:eastAsia="楷体" w:hAnsi="楷体" w:hint="eastAsia"/>
          <w:b/>
          <w:bCs/>
          <w:color w:val="auto"/>
          <w:sz w:val="32"/>
          <w:szCs w:val="22"/>
        </w:rPr>
        <w:t>7.2 客户高度集中与议价权弱</w:t>
      </w:r>
      <w:bookmarkEnd w:id="166"/>
      <w:bookmarkEnd w:id="167"/>
    </w:p>
    <w:p w14:paraId="4DFB9161" w14:textId="7B68E009" w:rsidR="00940745" w:rsidRPr="007B7B12" w:rsidRDefault="00940745" w:rsidP="004636EB">
      <w:pPr>
        <w:ind w:firstLineChars="200" w:firstLine="560"/>
        <w:rPr>
          <w:rFonts w:ascii="楷体" w:eastAsia="楷体" w:hAnsi="楷体" w:hint="eastAsia"/>
          <w:szCs w:val="22"/>
        </w:rPr>
      </w:pPr>
      <w:r w:rsidRPr="007B7B12">
        <w:rPr>
          <w:rFonts w:ascii="楷体" w:eastAsia="楷体" w:hAnsi="楷体" w:hint="eastAsia"/>
          <w:sz w:val="28"/>
          <w:szCs w:val="22"/>
        </w:rPr>
        <w:t>下游直接客户主要为少数北美云巨头，形成买方垄断。企业面临苛刻的年降压力，一旦下游资本开支周期见顶或份额被切，单一客户依赖度高的公司将遭遇业绩断崖。</w:t>
      </w:r>
    </w:p>
    <w:p w14:paraId="47050E47" w14:textId="499181C7" w:rsidR="00940745" w:rsidRPr="0077393B" w:rsidRDefault="00940745" w:rsidP="00940745">
      <w:pPr>
        <w:pStyle w:val="2"/>
        <w:rPr>
          <w:rFonts w:ascii="楷体" w:eastAsia="楷体" w:hAnsi="楷体" w:hint="eastAsia"/>
          <w:b/>
          <w:bCs/>
          <w:color w:val="auto"/>
          <w:sz w:val="22"/>
          <w:szCs w:val="22"/>
        </w:rPr>
      </w:pPr>
      <w:bookmarkStart w:id="168" w:name="_Toc231143532"/>
      <w:bookmarkStart w:id="169" w:name="_Toc231144062"/>
      <w:r w:rsidRPr="0077393B">
        <w:rPr>
          <w:rFonts w:ascii="楷体" w:eastAsia="楷体" w:hAnsi="楷体" w:hint="eastAsia"/>
          <w:b/>
          <w:bCs/>
          <w:color w:val="auto"/>
          <w:sz w:val="32"/>
          <w:szCs w:val="22"/>
        </w:rPr>
        <w:t>7.3 地缘政治与供应链阻断</w:t>
      </w:r>
      <w:r w:rsidR="00DC1716" w:rsidRPr="0077393B">
        <w:rPr>
          <w:rFonts w:ascii="楷体" w:eastAsia="楷体" w:hAnsi="楷体" w:hint="eastAsia"/>
          <w:b/>
          <w:bCs/>
          <w:color w:val="auto"/>
          <w:sz w:val="32"/>
          <w:szCs w:val="22"/>
        </w:rPr>
        <w:t>导致出口管制</w:t>
      </w:r>
      <w:bookmarkEnd w:id="168"/>
      <w:bookmarkEnd w:id="169"/>
    </w:p>
    <w:p w14:paraId="3CBB38DA" w14:textId="0167A8D8" w:rsidR="00DC1716" w:rsidRPr="007B7B12" w:rsidRDefault="00940745" w:rsidP="004636EB">
      <w:pPr>
        <w:ind w:firstLineChars="200" w:firstLine="560"/>
        <w:rPr>
          <w:rFonts w:ascii="楷体" w:eastAsia="楷体" w:hAnsi="楷体" w:hint="eastAsia"/>
          <w:szCs w:val="22"/>
        </w:rPr>
      </w:pPr>
      <w:r w:rsidRPr="007B7B12">
        <w:rPr>
          <w:rFonts w:ascii="楷体" w:eastAsia="楷体" w:hAnsi="楷体" w:hint="eastAsia"/>
          <w:sz w:val="28"/>
          <w:szCs w:val="22"/>
        </w:rPr>
        <w:t>核心光芯片、电芯片仍依赖海外进口。若地缘冲突加剧，可能出现高端物料断供，同时海外客户因合规审查要求供应商在境外设厂，这会拉高企业资本开支与运营成本。</w:t>
      </w:r>
    </w:p>
    <w:p w14:paraId="32136A6E" w14:textId="77777777" w:rsidR="00DC1716" w:rsidRPr="0077393B" w:rsidRDefault="00DC1716" w:rsidP="00DC1716">
      <w:pPr>
        <w:pStyle w:val="2"/>
        <w:rPr>
          <w:rFonts w:ascii="楷体" w:eastAsia="楷体" w:hAnsi="楷体" w:hint="eastAsia"/>
          <w:b/>
          <w:bCs/>
          <w:color w:val="auto"/>
          <w:sz w:val="22"/>
          <w:szCs w:val="22"/>
        </w:rPr>
      </w:pPr>
      <w:bookmarkStart w:id="170" w:name="_Toc231143533"/>
      <w:bookmarkStart w:id="171" w:name="_Toc231144063"/>
      <w:r w:rsidRPr="0077393B">
        <w:rPr>
          <w:rFonts w:ascii="楷体" w:eastAsia="楷体" w:hAnsi="楷体" w:hint="eastAsia"/>
          <w:b/>
          <w:bCs/>
          <w:color w:val="auto"/>
          <w:sz w:val="32"/>
          <w:szCs w:val="22"/>
        </w:rPr>
        <w:lastRenderedPageBreak/>
        <w:t>7.4 估值高位风险</w:t>
      </w:r>
      <w:bookmarkEnd w:id="170"/>
      <w:bookmarkEnd w:id="171"/>
    </w:p>
    <w:p w14:paraId="2D601B0C" w14:textId="6A0F2B33" w:rsidR="00DC1716" w:rsidRPr="007B7B12" w:rsidRDefault="00DC1716" w:rsidP="004636EB">
      <w:pPr>
        <w:ind w:firstLineChars="200" w:firstLine="560"/>
        <w:rPr>
          <w:rFonts w:ascii="楷体" w:eastAsia="楷体" w:hAnsi="楷体" w:hint="eastAsia"/>
        </w:rPr>
      </w:pPr>
      <w:r w:rsidRPr="007B7B12">
        <w:rPr>
          <w:rFonts w:ascii="楷体" w:eastAsia="楷体" w:hAnsi="楷体" w:hint="eastAsia"/>
          <w:sz w:val="28"/>
        </w:rPr>
        <w:t>通信ETF本身处于历史高位</w:t>
      </w:r>
      <w:r w:rsidR="00626F66" w:rsidRPr="007B7B12">
        <w:rPr>
          <w:rFonts w:ascii="楷体" w:eastAsia="楷体" w:hAnsi="楷体" w:hint="eastAsia"/>
          <w:sz w:val="28"/>
        </w:rPr>
        <w:t>。部分领衔个股估值显著偏离</w:t>
      </w:r>
      <w:r w:rsidR="001A65BB" w:rsidRPr="007B7B12">
        <w:rPr>
          <w:rFonts w:ascii="楷体" w:eastAsia="楷体" w:hAnsi="楷体" w:hint="eastAsia"/>
          <w:sz w:val="28"/>
        </w:rPr>
        <w:t>历史水平。</w:t>
      </w:r>
      <w:r w:rsidR="00626F66" w:rsidRPr="007B7B12">
        <w:rPr>
          <w:rFonts w:ascii="楷体" w:eastAsia="楷体" w:hAnsi="楷体" w:hint="eastAsia"/>
          <w:sz w:val="28"/>
        </w:rPr>
        <w:t>choice和ifind数据面板一致给出高风险提示。一旦</w:t>
      </w:r>
      <w:r w:rsidR="005855C4" w:rsidRPr="007B7B12">
        <w:rPr>
          <w:rFonts w:ascii="楷体" w:eastAsia="楷体" w:hAnsi="楷体" w:hint="eastAsia"/>
          <w:sz w:val="28"/>
        </w:rPr>
        <w:t>宏观经济转冷或</w:t>
      </w:r>
      <w:r w:rsidR="00D612B3" w:rsidRPr="007B7B12">
        <w:rPr>
          <w:rFonts w:ascii="楷体" w:eastAsia="楷体" w:hAnsi="楷体" w:hint="eastAsia"/>
          <w:sz w:val="28"/>
        </w:rPr>
        <w:t>市场情绪退热，可能面临</w:t>
      </w:r>
      <w:r w:rsidR="00BE73BE" w:rsidRPr="007B7B12">
        <w:rPr>
          <w:rFonts w:ascii="楷体" w:eastAsia="楷体" w:hAnsi="楷体" w:hint="eastAsia"/>
          <w:sz w:val="28"/>
        </w:rPr>
        <w:t>估值下杀。</w:t>
      </w:r>
    </w:p>
    <w:p w14:paraId="61BCB929" w14:textId="227CEB6B" w:rsidR="00DC1716" w:rsidRPr="007B7B12" w:rsidRDefault="00DC1716" w:rsidP="00DC1716">
      <w:pPr>
        <w:rPr>
          <w:rFonts w:hint="eastAsia"/>
        </w:rPr>
      </w:pPr>
      <w:r w:rsidRPr="007B7B12">
        <w:rPr>
          <w:rFonts w:ascii="楷体" w:eastAsia="楷体" w:hAnsi="楷体" w:hint="eastAsia"/>
          <w:sz w:val="28"/>
        </w:rPr>
        <w:t xml:space="preserve"> </w:t>
      </w:r>
    </w:p>
    <w:p w14:paraId="6267C103" w14:textId="2C2D3A03" w:rsidR="0041354B" w:rsidRPr="002D419C" w:rsidRDefault="00973D55" w:rsidP="00973D55">
      <w:pPr>
        <w:pStyle w:val="1"/>
        <w:numPr>
          <w:ilvl w:val="0"/>
          <w:numId w:val="4"/>
        </w:numPr>
        <w:rPr>
          <w:rFonts w:ascii="楷体" w:eastAsia="楷体" w:hAnsi="楷体" w:hint="eastAsia"/>
          <w:b/>
          <w:bCs/>
          <w:color w:val="auto"/>
          <w:sz w:val="36"/>
          <w:szCs w:val="36"/>
        </w:rPr>
      </w:pPr>
      <w:bookmarkStart w:id="172" w:name="_Toc231143534"/>
      <w:bookmarkStart w:id="173" w:name="_Toc231144064"/>
      <w:r w:rsidRPr="002D419C">
        <w:rPr>
          <w:rFonts w:ascii="楷体" w:eastAsia="楷体" w:hAnsi="楷体" w:hint="eastAsia"/>
          <w:b/>
          <w:bCs/>
          <w:color w:val="auto"/>
          <w:sz w:val="36"/>
          <w:szCs w:val="36"/>
        </w:rPr>
        <w:t>附录</w:t>
      </w:r>
      <w:bookmarkEnd w:id="172"/>
      <w:bookmarkEnd w:id="173"/>
    </w:p>
    <w:p w14:paraId="7DF60C5E" w14:textId="638523F9" w:rsidR="00E95841" w:rsidRPr="00547A82" w:rsidRDefault="00CA16CA" w:rsidP="004824E7">
      <w:pPr>
        <w:jc w:val="center"/>
        <w:rPr>
          <w:rFonts w:ascii="楷体" w:eastAsia="楷体" w:hAnsi="楷体" w:hint="eastAsia"/>
          <w:szCs w:val="22"/>
        </w:rPr>
      </w:pPr>
      <w:r w:rsidRPr="00547A82">
        <w:rPr>
          <w:rFonts w:ascii="楷体" w:eastAsia="楷体" w:hAnsi="楷体" w:hint="eastAsia"/>
          <w:sz w:val="28"/>
          <w:szCs w:val="22"/>
        </w:rPr>
        <w:t>图：中信对光模块市场测算表</w:t>
      </w:r>
    </w:p>
    <w:p w14:paraId="63456443" w14:textId="77777777" w:rsidR="00E95841" w:rsidRDefault="00CA16CA">
      <w:pPr>
        <w:rPr>
          <w:rFonts w:ascii="楷体" w:eastAsia="楷体" w:hAnsi="楷体" w:hint="eastAsia"/>
          <w:szCs w:val="22"/>
        </w:rPr>
      </w:pPr>
      <w:r w:rsidRPr="00547A82">
        <w:rPr>
          <w:rFonts w:ascii="楷体" w:eastAsia="楷体" w:hAnsi="楷体"/>
          <w:noProof/>
          <w:sz w:val="28"/>
          <w:szCs w:val="22"/>
        </w:rPr>
        <w:drawing>
          <wp:inline distT="0" distB="0" distL="0" distR="0" wp14:anchorId="48EF95B3" wp14:editId="2A4ECB2C">
            <wp:extent cx="5274310" cy="2205990"/>
            <wp:effectExtent l="0" t="0" r="2540" b="3810"/>
            <wp:docPr id="1689574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74746" name="图片 1"/>
                    <pic:cNvPicPr>
                      <a:picLocks noChangeAspect="1"/>
                    </pic:cNvPicPr>
                  </pic:nvPicPr>
                  <pic:blipFill>
                    <a:blip r:embed="rId41"/>
                    <a:stretch>
                      <a:fillRect/>
                    </a:stretch>
                  </pic:blipFill>
                  <pic:spPr>
                    <a:xfrm>
                      <a:off x="0" y="0"/>
                      <a:ext cx="5274310" cy="2205990"/>
                    </a:xfrm>
                    <a:prstGeom prst="rect">
                      <a:avLst/>
                    </a:prstGeom>
                  </pic:spPr>
                </pic:pic>
              </a:graphicData>
            </a:graphic>
          </wp:inline>
        </w:drawing>
      </w:r>
    </w:p>
    <w:p w14:paraId="50D758A0" w14:textId="77777777" w:rsidR="003B3797" w:rsidRDefault="003B3797">
      <w:pPr>
        <w:rPr>
          <w:rFonts w:ascii="楷体" w:eastAsia="楷体" w:hAnsi="楷体" w:hint="eastAsia"/>
          <w:szCs w:val="22"/>
        </w:rPr>
      </w:pPr>
    </w:p>
    <w:p w14:paraId="0CB40B9D" w14:textId="56E34C7B" w:rsidR="003B3797" w:rsidRDefault="003B3797" w:rsidP="004824E7">
      <w:pPr>
        <w:jc w:val="center"/>
        <w:rPr>
          <w:rFonts w:ascii="楷体" w:eastAsia="楷体" w:hAnsi="楷体" w:hint="eastAsia"/>
          <w:sz w:val="28"/>
          <w:szCs w:val="28"/>
        </w:rPr>
      </w:pPr>
      <w:r w:rsidRPr="003B3797">
        <w:rPr>
          <w:rFonts w:ascii="楷体" w:eastAsia="楷体" w:hAnsi="楷体" w:hint="eastAsia"/>
          <w:sz w:val="28"/>
          <w:szCs w:val="28"/>
        </w:rPr>
        <w:t>图：</w:t>
      </w:r>
      <w:r>
        <w:rPr>
          <w:rFonts w:ascii="楷体" w:eastAsia="楷体" w:hAnsi="楷体" w:hint="eastAsia"/>
          <w:sz w:val="28"/>
          <w:szCs w:val="28"/>
        </w:rPr>
        <w:t>两ETF的朴素蒙特卡洛模拟结果</w:t>
      </w:r>
    </w:p>
    <w:p w14:paraId="57058BBD" w14:textId="5EDE4B18" w:rsidR="003B3797" w:rsidRPr="003B3797" w:rsidRDefault="003B3797">
      <w:pPr>
        <w:rPr>
          <w:rFonts w:ascii="楷体" w:eastAsia="楷体" w:hAnsi="楷体" w:hint="eastAsia"/>
          <w:sz w:val="28"/>
          <w:szCs w:val="28"/>
        </w:rPr>
      </w:pPr>
      <w:r>
        <w:rPr>
          <w:noProof/>
        </w:rPr>
        <w:drawing>
          <wp:inline distT="0" distB="0" distL="0" distR="0" wp14:anchorId="4BAE0AC9" wp14:editId="71E0D63F">
            <wp:extent cx="5274310" cy="2240280"/>
            <wp:effectExtent l="0" t="0" r="2540" b="7620"/>
            <wp:docPr id="8700948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240280"/>
                    </a:xfrm>
                    <a:prstGeom prst="rect">
                      <a:avLst/>
                    </a:prstGeom>
                    <a:noFill/>
                    <a:ln>
                      <a:noFill/>
                    </a:ln>
                  </pic:spPr>
                </pic:pic>
              </a:graphicData>
            </a:graphic>
          </wp:inline>
        </w:drawing>
      </w:r>
      <w:r>
        <w:rPr>
          <w:noProof/>
        </w:rPr>
        <w:lastRenderedPageBreak/>
        <w:drawing>
          <wp:inline distT="0" distB="0" distL="0" distR="0" wp14:anchorId="6EE09AB5" wp14:editId="10F3BE86">
            <wp:extent cx="5274310" cy="2240280"/>
            <wp:effectExtent l="0" t="0" r="2540" b="7620"/>
            <wp:docPr id="118029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240280"/>
                    </a:xfrm>
                    <a:prstGeom prst="rect">
                      <a:avLst/>
                    </a:prstGeom>
                    <a:noFill/>
                    <a:ln>
                      <a:noFill/>
                    </a:ln>
                  </pic:spPr>
                </pic:pic>
              </a:graphicData>
            </a:graphic>
          </wp:inline>
        </w:drawing>
      </w:r>
    </w:p>
    <w:sectPr w:rsidR="003B3797" w:rsidRPr="003B379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张曦瑾" w:date="2026-06-01T17:22:00Z" w:initials="ZX">
    <w:p w14:paraId="5E2D0B5C" w14:textId="77777777" w:rsidR="00A356CF" w:rsidRDefault="00846BCF" w:rsidP="00A356CF">
      <w:pPr>
        <w:pStyle w:val="af7"/>
      </w:pPr>
      <w:r>
        <w:rPr>
          <w:rStyle w:val="af6"/>
          <w:rFonts w:hint="eastAsia"/>
        </w:rPr>
        <w:annotationRef/>
      </w:r>
      <w:r w:rsidR="00A356CF">
        <w:rPr>
          <w:rFonts w:hint="eastAsia"/>
        </w:rPr>
        <w:t>退出策略熊鑫姐做了二次核准以后重写，交易期限经过相同核准后删除</w:t>
      </w:r>
    </w:p>
  </w:comment>
  <w:comment w:id="48" w:author="张曦瑾" w:date="2026-06-01T17:22:00Z" w:initials="ZX">
    <w:p w14:paraId="71F79D54" w14:textId="53B78FC6" w:rsidR="00846BCF" w:rsidRDefault="00846BCF" w:rsidP="00846BCF">
      <w:pPr>
        <w:pStyle w:val="af7"/>
        <w:rPr>
          <w:rFonts w:hint="eastAsia"/>
        </w:rPr>
      </w:pPr>
      <w:r>
        <w:rPr>
          <w:rStyle w:val="af6"/>
          <w:rFonts w:hint="eastAsia"/>
        </w:rPr>
        <w:annotationRef/>
      </w:r>
      <w:r>
        <w:rPr>
          <w:rFonts w:hint="eastAsia"/>
        </w:rPr>
        <w:t>同上</w:t>
      </w:r>
    </w:p>
  </w:comment>
  <w:comment w:id="56" w:author="Shiqing Tang" w:date="2026-06-01T11:24:00Z" w:initials="ST">
    <w:p w14:paraId="1A1F7093" w14:textId="7C3CEE6D" w:rsidR="009068A2" w:rsidRDefault="009068A2">
      <w:pPr>
        <w:pStyle w:val="af7"/>
        <w:rPr>
          <w:rFonts w:hint="eastAsia"/>
        </w:rPr>
      </w:pPr>
      <w:r>
        <w:rPr>
          <w:rStyle w:val="af6"/>
          <w:rFonts w:hint="eastAsia"/>
        </w:rPr>
        <w:annotationRef/>
      </w:r>
      <w:r>
        <w:rPr>
          <w:rFonts w:hint="eastAsia"/>
        </w:rPr>
        <w:t>首次出现的概念、企业名称，写全，后面的再简写。</w:t>
      </w:r>
    </w:p>
  </w:comment>
  <w:comment w:id="57" w:author="张曦瑾" w:date="2026-06-01T15:34:00Z" w:initials="ZX">
    <w:p w14:paraId="75283EE1" w14:textId="77777777" w:rsidR="00725081" w:rsidRDefault="00725081" w:rsidP="00725081">
      <w:pPr>
        <w:pStyle w:val="af7"/>
        <w:rPr>
          <w:rFonts w:hint="eastAsia"/>
        </w:rPr>
      </w:pPr>
      <w:r>
        <w:rPr>
          <w:rStyle w:val="af6"/>
          <w:rFonts w:hint="eastAsia"/>
        </w:rPr>
        <w:annotationRef/>
      </w:r>
      <w:r>
        <w:rPr>
          <w:rFonts w:hint="eastAsia"/>
        </w:rPr>
        <w:t>已写全称</w:t>
      </w:r>
    </w:p>
  </w:comment>
  <w:comment w:id="58" w:author="Shiqing Tang" w:date="2026-06-01T11:25:00Z" w:initials="ST">
    <w:p w14:paraId="4A88DFEC" w14:textId="2A2ED51F" w:rsidR="009068A2" w:rsidRDefault="009068A2">
      <w:pPr>
        <w:pStyle w:val="af7"/>
        <w:rPr>
          <w:rFonts w:hint="eastAsia"/>
        </w:rPr>
      </w:pPr>
      <w:r>
        <w:rPr>
          <w:rStyle w:val="af6"/>
          <w:rFonts w:hint="eastAsia"/>
        </w:rPr>
        <w:annotationRef/>
      </w:r>
      <w:r>
        <w:rPr>
          <w:rFonts w:hint="eastAsia"/>
        </w:rPr>
        <w:t>什么时间点达到高峰</w:t>
      </w:r>
    </w:p>
  </w:comment>
  <w:comment w:id="59" w:author="张曦瑾" w:date="2026-06-01T15:34:00Z" w:initials="ZX">
    <w:p w14:paraId="4C4413EF" w14:textId="77777777" w:rsidR="00725081" w:rsidRDefault="00725081" w:rsidP="00725081">
      <w:pPr>
        <w:pStyle w:val="af7"/>
        <w:rPr>
          <w:rFonts w:hint="eastAsia"/>
        </w:rPr>
      </w:pPr>
      <w:r>
        <w:rPr>
          <w:rStyle w:val="af6"/>
          <w:rFonts w:hint="eastAsia"/>
        </w:rPr>
        <w:annotationRef/>
      </w:r>
      <w:r>
        <w:rPr>
          <w:rFonts w:hint="eastAsia"/>
        </w:rPr>
        <w:t>时间已补，2026年</w:t>
      </w:r>
    </w:p>
  </w:comment>
  <w:comment w:id="62" w:author="Shiqing Tang" w:date="2026-06-01T11:26:00Z" w:initials="ST">
    <w:p w14:paraId="16B7F2BD" w14:textId="63D18802" w:rsidR="009068A2" w:rsidRDefault="009068A2">
      <w:pPr>
        <w:pStyle w:val="af7"/>
        <w:rPr>
          <w:rFonts w:hint="eastAsia"/>
        </w:rPr>
      </w:pPr>
      <w:r>
        <w:rPr>
          <w:rStyle w:val="af6"/>
          <w:rFonts w:hint="eastAsia"/>
        </w:rPr>
        <w:annotationRef/>
      </w:r>
      <w:r>
        <w:rPr>
          <w:rFonts w:hint="eastAsia"/>
        </w:rPr>
        <w:t>写明时间，什么时间翻倍，什么时间接近万亿。不要太省略了。</w:t>
      </w:r>
    </w:p>
  </w:comment>
  <w:comment w:id="63" w:author="张曦瑾" w:date="2026-06-01T15:34:00Z" w:initials="ZX">
    <w:p w14:paraId="5D7D4289" w14:textId="77777777" w:rsidR="00725081" w:rsidRDefault="00725081" w:rsidP="00725081">
      <w:pPr>
        <w:pStyle w:val="af7"/>
        <w:rPr>
          <w:rFonts w:hint="eastAsia"/>
        </w:rPr>
      </w:pPr>
      <w:r>
        <w:rPr>
          <w:rStyle w:val="af6"/>
          <w:rFonts w:hint="eastAsia"/>
        </w:rPr>
        <w:annotationRef/>
      </w:r>
      <w:r>
        <w:rPr>
          <w:rFonts w:hint="eastAsia"/>
        </w:rPr>
        <w:t>时间均为2026，已补</w:t>
      </w:r>
    </w:p>
  </w:comment>
  <w:comment w:id="68" w:author="Shiqing Tang" w:date="2026-06-01T11:27:00Z" w:initials="ST">
    <w:p w14:paraId="46108BFE" w14:textId="6862D2F8" w:rsidR="00637697" w:rsidRDefault="00637697">
      <w:pPr>
        <w:pStyle w:val="af7"/>
        <w:rPr>
          <w:rFonts w:hint="eastAsia"/>
        </w:rPr>
      </w:pPr>
      <w:r>
        <w:rPr>
          <w:rStyle w:val="af6"/>
          <w:rFonts w:hint="eastAsia"/>
        </w:rPr>
        <w:annotationRef/>
      </w:r>
      <w:r>
        <w:rPr>
          <w:rFonts w:hint="eastAsia"/>
        </w:rPr>
        <w:t>哪年。带时间属性的都注明具体时间。达到10年后回头看这个报告一目了然的效果。</w:t>
      </w:r>
    </w:p>
  </w:comment>
  <w:comment w:id="69" w:author="张曦瑾" w:date="2026-06-01T17:23:00Z" w:initials="ZX">
    <w:p w14:paraId="66BDF492" w14:textId="77777777" w:rsidR="00846BCF" w:rsidRDefault="00846BCF" w:rsidP="00846BCF">
      <w:pPr>
        <w:pStyle w:val="af7"/>
        <w:rPr>
          <w:rFonts w:hint="eastAsia"/>
        </w:rPr>
      </w:pPr>
      <w:r>
        <w:rPr>
          <w:rStyle w:val="af6"/>
          <w:rFonts w:hint="eastAsia"/>
        </w:rPr>
        <w:annotationRef/>
      </w:r>
      <w:r>
        <w:rPr>
          <w:rFonts w:hint="eastAsia"/>
        </w:rPr>
        <w:t>时间已补</w:t>
      </w:r>
    </w:p>
  </w:comment>
  <w:comment w:id="70" w:author="Shiqing Tang" w:date="2026-06-01T11:32:00Z" w:initials="ST">
    <w:p w14:paraId="38847831" w14:textId="494D69E8" w:rsidR="00637697" w:rsidRDefault="00637697">
      <w:pPr>
        <w:pStyle w:val="af7"/>
        <w:rPr>
          <w:rFonts w:hint="eastAsia"/>
        </w:rPr>
      </w:pPr>
      <w:r>
        <w:rPr>
          <w:rStyle w:val="af6"/>
          <w:rFonts w:hint="eastAsia"/>
        </w:rPr>
        <w:annotationRef/>
      </w:r>
      <w:r>
        <w:rPr>
          <w:rFonts w:hint="eastAsia"/>
        </w:rPr>
        <w:t>如果只罗列了部分地方政策，标注出来“部分”</w:t>
      </w:r>
    </w:p>
  </w:comment>
  <w:comment w:id="71" w:author="张曦瑾" w:date="2026-06-01T15:37:00Z" w:initials="ZX">
    <w:p w14:paraId="54E6F98B" w14:textId="77777777" w:rsidR="00FA57D5" w:rsidRDefault="00FA57D5" w:rsidP="00FA57D5">
      <w:pPr>
        <w:pStyle w:val="af7"/>
        <w:rPr>
          <w:rFonts w:hint="eastAsia"/>
        </w:rPr>
      </w:pPr>
      <w:r>
        <w:rPr>
          <w:rStyle w:val="af6"/>
          <w:rFonts w:hint="eastAsia"/>
        </w:rPr>
        <w:annotationRef/>
      </w:r>
      <w:r>
        <w:rPr>
          <w:rFonts w:hint="eastAsia"/>
        </w:rPr>
        <w:t>已改</w:t>
      </w:r>
    </w:p>
  </w:comment>
  <w:comment w:id="81" w:author="张曦瑾" w:date="2026-06-01T16:03:00Z" w:initials="ZX">
    <w:p w14:paraId="64C99BC4" w14:textId="18CA6511" w:rsidR="004A0013" w:rsidRDefault="004A0013" w:rsidP="004A0013">
      <w:pPr>
        <w:pStyle w:val="af7"/>
        <w:rPr>
          <w:rFonts w:hint="eastAsia"/>
        </w:rPr>
      </w:pPr>
      <w:r>
        <w:rPr>
          <w:rStyle w:val="af6"/>
          <w:rFonts w:hint="eastAsia"/>
        </w:rPr>
        <w:annotationRef/>
      </w:r>
      <w:r>
        <w:rPr>
          <w:rFonts w:hint="eastAsia"/>
        </w:rPr>
        <w:t>这个图是从海通的研报里截取的，我认为数据没有问题，但是标题可能确实有偏颇。可以把原标题遮了重写一个</w:t>
      </w:r>
    </w:p>
  </w:comment>
  <w:comment w:id="83" w:author="Shiqing Tang" w:date="2026-06-01T11:38:00Z" w:initials="ST">
    <w:p w14:paraId="4E7E77CF" w14:textId="5A8C7993" w:rsidR="00303B82" w:rsidRDefault="00303B82">
      <w:pPr>
        <w:pStyle w:val="af7"/>
        <w:rPr>
          <w:rFonts w:hint="eastAsia"/>
        </w:rPr>
      </w:pPr>
      <w:r>
        <w:rPr>
          <w:rStyle w:val="af6"/>
          <w:rFonts w:hint="eastAsia"/>
        </w:rPr>
        <w:annotationRef/>
      </w:r>
      <w:r>
        <w:rPr>
          <w:rFonts w:hint="eastAsia"/>
        </w:rPr>
        <w:t>增速峰值看得出来，营收峰值是指历年的Q1绝对值峰值吗，怎么看出来的？</w:t>
      </w:r>
    </w:p>
  </w:comment>
  <w:comment w:id="84" w:author="张曦瑾" w:date="2026-06-02T15:45:00Z" w:initials="ZX">
    <w:p w14:paraId="5FEEE72B" w14:textId="77777777" w:rsidR="003F0E11" w:rsidRDefault="003F0E11" w:rsidP="003F0E11">
      <w:pPr>
        <w:pStyle w:val="af7"/>
      </w:pPr>
      <w:r>
        <w:rPr>
          <w:rStyle w:val="af6"/>
          <w:rFonts w:hint="eastAsia"/>
        </w:rPr>
        <w:annotationRef/>
      </w:r>
      <w:r>
        <w:rPr>
          <w:rFonts w:hint="eastAsia"/>
        </w:rPr>
        <w:t>说得对，光从图中确实无法看出，已删</w:t>
      </w:r>
    </w:p>
  </w:comment>
  <w:comment w:id="86" w:author="Shiqing Tang" w:date="2026-06-01T11:41:00Z" w:initials="ST">
    <w:p w14:paraId="70FC3236" w14:textId="2EB79380" w:rsidR="00303B82" w:rsidRDefault="00303B82">
      <w:pPr>
        <w:pStyle w:val="af7"/>
        <w:rPr>
          <w:rFonts w:hint="eastAsia"/>
        </w:rPr>
      </w:pPr>
      <w:r>
        <w:rPr>
          <w:rStyle w:val="af6"/>
          <w:rFonts w:hint="eastAsia"/>
        </w:rPr>
        <w:annotationRef/>
      </w:r>
      <w:r>
        <w:rPr>
          <w:rFonts w:hint="eastAsia"/>
        </w:rPr>
        <w:t>上下文表述统一</w:t>
      </w:r>
    </w:p>
  </w:comment>
  <w:comment w:id="87" w:author="张曦瑾" w:date="2026-06-02T15:46:00Z" w:initials="ZX">
    <w:p w14:paraId="5CECE647" w14:textId="77777777" w:rsidR="003F0E11" w:rsidRDefault="003F0E11" w:rsidP="003F0E11">
      <w:pPr>
        <w:pStyle w:val="af7"/>
      </w:pPr>
      <w:r>
        <w:rPr>
          <w:rStyle w:val="af6"/>
          <w:rFonts w:hint="eastAsia"/>
        </w:rPr>
        <w:annotationRef/>
      </w:r>
      <w:r>
        <w:rPr>
          <w:rFonts w:hint="eastAsia"/>
        </w:rPr>
        <w:t>已重写</w:t>
      </w:r>
    </w:p>
  </w:comment>
  <w:comment w:id="88" w:author="Shiqing Tang" w:date="2026-06-01T12:19:00Z" w:initials="ST">
    <w:p w14:paraId="42E386BA" w14:textId="78A3F983" w:rsidR="003C2F81" w:rsidRDefault="003C2F81">
      <w:pPr>
        <w:pStyle w:val="af7"/>
        <w:rPr>
          <w:rFonts w:hint="eastAsia"/>
        </w:rPr>
      </w:pPr>
      <w:r>
        <w:rPr>
          <w:rStyle w:val="af6"/>
          <w:rFonts w:hint="eastAsia"/>
        </w:rPr>
        <w:annotationRef/>
      </w:r>
      <w:r>
        <w:rPr>
          <w:rFonts w:hint="eastAsia"/>
        </w:rPr>
        <w:t>在下表没找到这个数</w:t>
      </w:r>
    </w:p>
  </w:comment>
  <w:comment w:id="89" w:author="张曦瑾" w:date="2026-06-01T17:51:00Z" w:initials="ZX">
    <w:p w14:paraId="1AF3E74C" w14:textId="77777777" w:rsidR="00010E96" w:rsidRDefault="00655599" w:rsidP="00010E96">
      <w:pPr>
        <w:pStyle w:val="af7"/>
      </w:pPr>
      <w:r>
        <w:rPr>
          <w:rStyle w:val="af6"/>
          <w:rFonts w:hint="eastAsia"/>
        </w:rPr>
        <w:annotationRef/>
      </w:r>
      <w:r w:rsidR="00010E96">
        <w:rPr>
          <w:rFonts w:hint="eastAsia"/>
        </w:rPr>
        <w:t>这一段是海通研报原话，在25+26Q1业绩报告3/13页，经过数据重算，已经和表格吻合</w:t>
      </w:r>
    </w:p>
  </w:comment>
  <w:comment w:id="90" w:author="Shiqing Tang" w:date="2026-06-01T11:50:00Z" w:initials="ST">
    <w:p w14:paraId="6C28B453" w14:textId="1F694013" w:rsidR="005A278E" w:rsidRDefault="005A278E">
      <w:pPr>
        <w:pStyle w:val="af7"/>
        <w:rPr>
          <w:rFonts w:hint="eastAsia"/>
        </w:rPr>
      </w:pPr>
      <w:r>
        <w:rPr>
          <w:rStyle w:val="af6"/>
          <w:rFonts w:hint="eastAsia"/>
        </w:rPr>
        <w:annotationRef/>
      </w:r>
      <w:r>
        <w:rPr>
          <w:rFonts w:hint="eastAsia"/>
        </w:rPr>
        <w:t>毛利率YOY（%），以</w:t>
      </w:r>
      <w:r w:rsidRPr="00553045">
        <w:rPr>
          <w:rFonts w:ascii="楷体" w:eastAsia="楷体" w:hAnsi="楷体"/>
          <w:sz w:val="21"/>
          <w:szCs w:val="21"/>
        </w:rPr>
        <w:t>光模块及器件</w:t>
      </w:r>
      <w:r>
        <w:rPr>
          <w:rFonts w:ascii="楷体" w:eastAsia="楷体" w:hAnsi="楷体" w:hint="eastAsia"/>
          <w:sz w:val="21"/>
          <w:szCs w:val="21"/>
        </w:rPr>
        <w:t>为例，是2025年毛利率比2024年同比提升了36.8%么？那为什么上文写的又是3.68pct？</w:t>
      </w:r>
    </w:p>
  </w:comment>
  <w:comment w:id="91" w:author="张曦瑾" w:date="2026-06-02T14:02:00Z" w:initials="ZX">
    <w:p w14:paraId="3DCA837B" w14:textId="77777777" w:rsidR="00A76FB5" w:rsidRDefault="005A278E" w:rsidP="00A76FB5">
      <w:pPr>
        <w:pStyle w:val="af7"/>
      </w:pPr>
      <w:r>
        <w:rPr>
          <w:rStyle w:val="af6"/>
          <w:rFonts w:hint="eastAsia"/>
        </w:rPr>
        <w:annotationRef/>
      </w:r>
      <w:r w:rsidR="00A76FB5">
        <w:rPr>
          <w:rFonts w:hint="eastAsia"/>
        </w:rPr>
        <w:t>数据有误，以上文为主，其他毛利率增速也以及重算</w:t>
      </w:r>
    </w:p>
  </w:comment>
  <w:comment w:id="92" w:author="Shiqing Tang" w:date="2026-06-01T12:59:00Z" w:initials="ST">
    <w:p w14:paraId="6AE15F5C" w14:textId="689BFE35" w:rsidR="001514D0" w:rsidRDefault="001514D0">
      <w:pPr>
        <w:pStyle w:val="af7"/>
        <w:rPr>
          <w:rFonts w:hint="eastAsia"/>
        </w:rPr>
      </w:pPr>
      <w:r>
        <w:rPr>
          <w:rStyle w:val="af6"/>
          <w:rFonts w:hint="eastAsia"/>
        </w:rPr>
        <w:annotationRef/>
      </w:r>
      <w:r>
        <w:rPr>
          <w:rFonts w:hint="eastAsia"/>
        </w:rPr>
        <w:t>MoY是什么</w:t>
      </w:r>
    </w:p>
  </w:comment>
  <w:comment w:id="93" w:author="张曦瑾" w:date="2026-06-01T14:57:00Z" w:initials="ZX">
    <w:p w14:paraId="3747C265" w14:textId="77777777" w:rsidR="005A23D5" w:rsidRDefault="00CB5D36" w:rsidP="005A23D5">
      <w:pPr>
        <w:pStyle w:val="af7"/>
      </w:pPr>
      <w:r>
        <w:rPr>
          <w:rStyle w:val="af6"/>
          <w:rFonts w:hint="eastAsia"/>
        </w:rPr>
        <w:annotationRef/>
      </w:r>
      <w:r w:rsidR="005A23D5">
        <w:rPr>
          <w:rFonts w:hint="eastAsia"/>
        </w:rPr>
        <w:t>MoY是季度同比的含义，是否需要改成汉字表示更适合？</w:t>
      </w:r>
    </w:p>
  </w:comment>
  <w:comment w:id="101" w:author="张曦瑾" w:date="2026-06-02T14:37:00Z" w:initials="ZX">
    <w:p w14:paraId="39427912" w14:textId="77777777" w:rsidR="007F0F7F" w:rsidRDefault="007F0F7F" w:rsidP="007F0F7F">
      <w:pPr>
        <w:pStyle w:val="af7"/>
      </w:pPr>
      <w:r>
        <w:rPr>
          <w:rStyle w:val="af6"/>
          <w:rFonts w:hint="eastAsia"/>
        </w:rPr>
        <w:annotationRef/>
      </w:r>
      <w:r>
        <w:rPr>
          <w:rFonts w:hint="eastAsia"/>
        </w:rPr>
        <w:t>应该是有的，一共两个图三个表</w:t>
      </w:r>
    </w:p>
  </w:comment>
  <w:comment w:id="106" w:author="张曦瑾" w:date="2026-06-02T14:38:00Z" w:initials="ZX">
    <w:p w14:paraId="2055C7C0" w14:textId="77777777" w:rsidR="003817EF" w:rsidRDefault="007F0F7F" w:rsidP="003817EF">
      <w:pPr>
        <w:pStyle w:val="af7"/>
      </w:pPr>
      <w:r>
        <w:rPr>
          <w:rStyle w:val="af6"/>
          <w:rFonts w:hint="eastAsia"/>
        </w:rPr>
        <w:annotationRef/>
      </w:r>
      <w:r w:rsidR="003817EF">
        <w:rPr>
          <w:rFonts w:hint="eastAsia"/>
        </w:rPr>
        <w:t>关于这个问题，林哥也是觉得通信相对稳健一点的行情大概还有一年左右，在之后可能就是在调整和震荡里做。再往前走要看AI那边的新东西有多震撼人心，但是这个方面就都很难预测了。</w:t>
      </w:r>
    </w:p>
  </w:comment>
  <w:comment w:id="113" w:author="Shiqing Tang" w:date="2026-06-01T12:37:00Z" w:initials="ST">
    <w:p w14:paraId="0E7AEB1F" w14:textId="63505347" w:rsidR="0069280A" w:rsidRPr="0069280A" w:rsidRDefault="0069280A">
      <w:pPr>
        <w:pStyle w:val="af7"/>
        <w:rPr>
          <w:rFonts w:hint="eastAsia"/>
        </w:rPr>
      </w:pPr>
      <w:r>
        <w:rPr>
          <w:rStyle w:val="af6"/>
          <w:rFonts w:hint="eastAsia"/>
        </w:rPr>
        <w:annotationRef/>
      </w:r>
      <w:r>
        <w:rPr>
          <w:rFonts w:hint="eastAsia"/>
        </w:rPr>
        <w:t>这行数据怎么来的，跟上面两行的比例有什么关系？</w:t>
      </w:r>
    </w:p>
  </w:comment>
  <w:comment w:id="114" w:author="张曦瑾" w:date="2026-06-02T14:40:00Z" w:initials="ZX">
    <w:p w14:paraId="0805FDEB" w14:textId="77777777" w:rsidR="00AD2AED" w:rsidRDefault="00882863" w:rsidP="00AD2AED">
      <w:pPr>
        <w:pStyle w:val="af7"/>
      </w:pPr>
      <w:r>
        <w:rPr>
          <w:rStyle w:val="af6"/>
          <w:rFonts w:hint="eastAsia"/>
        </w:rPr>
        <w:annotationRef/>
      </w:r>
      <w:r w:rsidR="00AD2AED">
        <w:rPr>
          <w:rFonts w:hint="eastAsia"/>
        </w:rPr>
        <w:t>本行数据=投向AI设备支出×广义光占AI设备支出比例。是AI支出乘以比例得到的结果</w:t>
      </w:r>
    </w:p>
  </w:comment>
  <w:comment w:id="115" w:author="Shiqing Tang" w:date="2026-06-01T12:36:00Z" w:initials="ST">
    <w:p w14:paraId="302CC62A" w14:textId="118F4FAB" w:rsidR="0069280A" w:rsidRDefault="0069280A">
      <w:pPr>
        <w:pStyle w:val="af7"/>
        <w:rPr>
          <w:rFonts w:hint="eastAsia"/>
        </w:rPr>
      </w:pPr>
      <w:r>
        <w:rPr>
          <w:rStyle w:val="af6"/>
          <w:rFonts w:hint="eastAsia"/>
        </w:rPr>
        <w:annotationRef/>
      </w:r>
      <w:r>
        <w:rPr>
          <w:rFonts w:hint="eastAsia"/>
        </w:rPr>
        <w:t>这行数据怎么来的，跟上面两行的比例有什么关系？</w:t>
      </w:r>
    </w:p>
  </w:comment>
  <w:comment w:id="116" w:author="张曦瑾" w:date="2026-06-02T14:41:00Z" w:initials="ZX">
    <w:p w14:paraId="471CF3BC" w14:textId="77777777" w:rsidR="00AD2AED" w:rsidRDefault="008D565F" w:rsidP="00AD2AED">
      <w:pPr>
        <w:pStyle w:val="af7"/>
      </w:pPr>
      <w:r>
        <w:rPr>
          <w:rStyle w:val="af6"/>
          <w:rFonts w:hint="eastAsia"/>
        </w:rPr>
        <w:annotationRef/>
      </w:r>
      <w:r w:rsidR="00AD2AED">
        <w:rPr>
          <w:rFonts w:hint="eastAsia"/>
        </w:rPr>
        <w:t>本行数据=投向AI设备支出×光模块占AI设备支出比例。是AI支出乘以比例得到的结果</w:t>
      </w:r>
    </w:p>
  </w:comment>
  <w:comment w:id="121" w:author="Shiqing Tang" w:date="2026-06-01T13:07:00Z" w:initials="ST">
    <w:p w14:paraId="794B63D1" w14:textId="5C4135A5" w:rsidR="00BE4DC4" w:rsidRDefault="00BE4DC4" w:rsidP="00BE4DC4">
      <w:pPr>
        <w:pStyle w:val="af7"/>
        <w:numPr>
          <w:ilvl w:val="0"/>
          <w:numId w:val="8"/>
        </w:numPr>
        <w:rPr>
          <w:rFonts w:hint="eastAsia"/>
        </w:rPr>
      </w:pPr>
      <w:r>
        <w:rPr>
          <w:rStyle w:val="af6"/>
          <w:rFonts w:hint="eastAsia"/>
        </w:rPr>
        <w:annotationRef/>
      </w:r>
      <w:r>
        <w:rPr>
          <w:rFonts w:hint="eastAsia"/>
        </w:rPr>
        <w:t>语序？</w:t>
      </w:r>
    </w:p>
    <w:p w14:paraId="2052EE0F" w14:textId="75B2FB01" w:rsidR="00BE4DC4" w:rsidRDefault="00BE4DC4" w:rsidP="00BE4DC4">
      <w:pPr>
        <w:pStyle w:val="af7"/>
        <w:rPr>
          <w:rFonts w:hint="eastAsia"/>
        </w:rPr>
      </w:pPr>
      <w:r>
        <w:rPr>
          <w:rFonts w:hint="eastAsia"/>
        </w:rPr>
        <w:t>2.意思是将从易中天调整到晶圆厂？我的问题是晶圆厂会不会只负责生产，设计环节还是在传统大头？</w:t>
      </w:r>
    </w:p>
  </w:comment>
  <w:comment w:id="122" w:author="张曦瑾" w:date="2026-06-02T15:27:00Z" w:initials="ZX">
    <w:p w14:paraId="7675E85A" w14:textId="77777777" w:rsidR="00550B6B" w:rsidRDefault="00EC1536" w:rsidP="00550B6B">
      <w:pPr>
        <w:pStyle w:val="af7"/>
      </w:pPr>
      <w:r>
        <w:rPr>
          <w:rStyle w:val="af6"/>
          <w:rFonts w:hint="eastAsia"/>
        </w:rPr>
        <w:annotationRef/>
      </w:r>
      <w:r w:rsidR="00550B6B">
        <w:rPr>
          <w:rFonts w:hint="eastAsia"/>
        </w:rPr>
        <w:t>这里表达的意思是，从lumentum，coherent等光芯片企业，转移到具备硅光设计能力和利用CMOS工艺进行硅光制造，或者找得到成熟制程晶圆代工的的企业（一个例子就是旭创，旭创就是自己捏着硅光设计能力，然后又有合作的成熟晶圆代工，其今年毛利率提升的一大原因就是硅光渗透的加深）。如果硅光不突破，那么中游产多少光模块，很大程度上还是要受限于上游光芯片厂。简而言之，就是从给光模块卖铲子的（上游光芯片厂）转移到正儿八经设计和做光模块的。</w:t>
      </w:r>
    </w:p>
  </w:comment>
  <w:comment w:id="127" w:author="Shiqing Tang" w:date="2026-06-01T13:22:00Z" w:initials="ST">
    <w:p w14:paraId="0F47A13D" w14:textId="7ADB974D" w:rsidR="001E4226" w:rsidRDefault="001E4226">
      <w:pPr>
        <w:pStyle w:val="af7"/>
        <w:rPr>
          <w:rFonts w:hint="eastAsia"/>
        </w:rPr>
      </w:pPr>
      <w:r>
        <w:rPr>
          <w:rStyle w:val="af6"/>
          <w:rFonts w:hint="eastAsia"/>
        </w:rPr>
        <w:annotationRef/>
      </w:r>
      <w:r>
        <w:rPr>
          <w:rFonts w:hint="eastAsia"/>
        </w:rPr>
        <w:t>kg是质量的kg？</w:t>
      </w:r>
    </w:p>
  </w:comment>
  <w:comment w:id="128" w:author="张曦瑾" w:date="2026-06-02T16:01:00Z" w:initials="ZX">
    <w:p w14:paraId="5404306B" w14:textId="77777777" w:rsidR="00640790" w:rsidRDefault="00640790" w:rsidP="00640790">
      <w:pPr>
        <w:pStyle w:val="af7"/>
      </w:pPr>
      <w:r>
        <w:rPr>
          <w:rStyle w:val="af6"/>
          <w:rFonts w:hint="eastAsia"/>
        </w:rPr>
        <w:annotationRef/>
      </w:r>
      <w:r>
        <w:rPr>
          <w:rFonts w:hint="eastAsia"/>
        </w:rPr>
        <w:t>是，虽然很少见，但是确实是论公斤论的，数据来源是deepseek引国贸通大数据的结论。券商方面，中原证券有类似的结论，我看了数据，基本对的上。</w:t>
      </w:r>
    </w:p>
  </w:comment>
  <w:comment w:id="159" w:author="Shiqing Tang" w:date="2026-06-01T13:42:00Z" w:initials="ST">
    <w:p w14:paraId="6664B9FA" w14:textId="03CF047C" w:rsidR="00741EC4" w:rsidRDefault="00741EC4">
      <w:pPr>
        <w:pStyle w:val="af7"/>
        <w:rPr>
          <w:rFonts w:hint="eastAsia"/>
        </w:rPr>
      </w:pPr>
      <w:r>
        <w:rPr>
          <w:rStyle w:val="af6"/>
          <w:rFonts w:hint="eastAsia"/>
        </w:rPr>
        <w:annotationRef/>
      </w:r>
      <w:r>
        <w:rPr>
          <w:rFonts w:hint="eastAsia"/>
        </w:rPr>
        <w:t>只某一个，还是两个一起</w:t>
      </w:r>
    </w:p>
  </w:comment>
  <w:comment w:id="160" w:author="张曦瑾" w:date="2026-06-01T15:27:00Z" w:initials="ZX">
    <w:p w14:paraId="1DBDED1E" w14:textId="77777777" w:rsidR="007830C4" w:rsidRDefault="007830C4" w:rsidP="007830C4">
      <w:pPr>
        <w:pStyle w:val="af7"/>
        <w:rPr>
          <w:rFonts w:hint="eastAsia"/>
        </w:rPr>
      </w:pPr>
      <w:r>
        <w:rPr>
          <w:rStyle w:val="af6"/>
          <w:rFonts w:hint="eastAsia"/>
        </w:rPr>
        <w:annotationRef/>
      </w:r>
      <w:r>
        <w:rPr>
          <w:rFonts w:hint="eastAsia"/>
        </w:rPr>
        <w:t>两个一起，经与风控讨论，不违背二级制度。</w:t>
      </w:r>
    </w:p>
  </w:comment>
  <w:comment w:id="161" w:author="张曦瑾" w:date="2026-06-01T15:55:00Z" w:initials="ZX">
    <w:p w14:paraId="1AA8F042" w14:textId="77777777" w:rsidR="00A062E6" w:rsidRDefault="00B079A6" w:rsidP="00A062E6">
      <w:pPr>
        <w:pStyle w:val="af7"/>
        <w:rPr>
          <w:rFonts w:hint="eastAsia"/>
        </w:rPr>
      </w:pPr>
      <w:r>
        <w:rPr>
          <w:rStyle w:val="af6"/>
          <w:rFonts w:hint="eastAsia"/>
        </w:rPr>
        <w:annotationRef/>
      </w:r>
      <w:r w:rsidR="00A062E6">
        <w:rPr>
          <w:rFonts w:hint="eastAsia"/>
        </w:rPr>
        <w:t>买入整体还是尊重交易员的意见，交易员也认为到这一阶段，价格指引的意义已经不大，更多的要根据市场形势因时而动。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2D0B5C" w15:done="0"/>
  <w15:commentEx w15:paraId="71F79D54" w15:done="0"/>
  <w15:commentEx w15:paraId="1A1F7093" w15:done="0"/>
  <w15:commentEx w15:paraId="75283EE1" w15:paraIdParent="1A1F7093" w15:done="0"/>
  <w15:commentEx w15:paraId="4A88DFEC" w15:done="0"/>
  <w15:commentEx w15:paraId="4C4413EF" w15:paraIdParent="4A88DFEC" w15:done="0"/>
  <w15:commentEx w15:paraId="16B7F2BD" w15:done="0"/>
  <w15:commentEx w15:paraId="5D7D4289" w15:paraIdParent="16B7F2BD" w15:done="0"/>
  <w15:commentEx w15:paraId="46108BFE" w15:done="0"/>
  <w15:commentEx w15:paraId="66BDF492" w15:paraIdParent="46108BFE" w15:done="0"/>
  <w15:commentEx w15:paraId="38847831" w15:done="0"/>
  <w15:commentEx w15:paraId="54E6F98B" w15:paraIdParent="38847831" w15:done="0"/>
  <w15:commentEx w15:paraId="64C99BC4" w15:done="0"/>
  <w15:commentEx w15:paraId="4E7E77CF" w15:done="0"/>
  <w15:commentEx w15:paraId="5FEEE72B" w15:paraIdParent="4E7E77CF" w15:done="0"/>
  <w15:commentEx w15:paraId="70FC3236" w15:done="0"/>
  <w15:commentEx w15:paraId="5CECE647" w15:paraIdParent="70FC3236" w15:done="0"/>
  <w15:commentEx w15:paraId="42E386BA" w15:done="0"/>
  <w15:commentEx w15:paraId="1AF3E74C" w15:paraIdParent="42E386BA" w15:done="0"/>
  <w15:commentEx w15:paraId="6C28B453" w15:done="0"/>
  <w15:commentEx w15:paraId="3DCA837B" w15:paraIdParent="6C28B453" w15:done="0"/>
  <w15:commentEx w15:paraId="6AE15F5C" w15:done="0"/>
  <w15:commentEx w15:paraId="3747C265" w15:paraIdParent="6AE15F5C" w15:done="0"/>
  <w15:commentEx w15:paraId="39427912" w15:done="0"/>
  <w15:commentEx w15:paraId="2055C7C0" w15:done="0"/>
  <w15:commentEx w15:paraId="0E7AEB1F" w15:done="0"/>
  <w15:commentEx w15:paraId="0805FDEB" w15:paraIdParent="0E7AEB1F" w15:done="0"/>
  <w15:commentEx w15:paraId="302CC62A" w15:done="0"/>
  <w15:commentEx w15:paraId="471CF3BC" w15:paraIdParent="302CC62A" w15:done="0"/>
  <w15:commentEx w15:paraId="2052EE0F" w15:done="0"/>
  <w15:commentEx w15:paraId="7675E85A" w15:paraIdParent="2052EE0F" w15:done="0"/>
  <w15:commentEx w15:paraId="0F47A13D" w15:done="0"/>
  <w15:commentEx w15:paraId="5404306B" w15:paraIdParent="0F47A13D" w15:done="0"/>
  <w15:commentEx w15:paraId="6664B9FA" w15:done="0"/>
  <w15:commentEx w15:paraId="1DBDED1E" w15:paraIdParent="6664B9FA" w15:done="0"/>
  <w15:commentEx w15:paraId="1AA8F042" w15:paraIdParent="6664B9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3CA332" w16cex:dateUtc="2026-06-01T09:22:00Z"/>
  <w16cex:commentExtensible w16cex:durableId="5D3A3DB6" w16cex:dateUtc="2026-06-01T09:22:00Z"/>
  <w16cex:commentExtensible w16cex:durableId="23468787" w16cex:dateUtc="2026-06-01T03:24:00Z"/>
  <w16cex:commentExtensible w16cex:durableId="6FC04A75" w16cex:dateUtc="2026-06-01T07:34:00Z"/>
  <w16cex:commentExtensible w16cex:durableId="5EC05088" w16cex:dateUtc="2026-06-01T03:25:00Z"/>
  <w16cex:commentExtensible w16cex:durableId="23C142F0" w16cex:dateUtc="2026-06-01T07:34:00Z"/>
  <w16cex:commentExtensible w16cex:durableId="6BF9CA45" w16cex:dateUtc="2026-06-01T03:26:00Z"/>
  <w16cex:commentExtensible w16cex:durableId="100D7406" w16cex:dateUtc="2026-06-01T07:34:00Z"/>
  <w16cex:commentExtensible w16cex:durableId="146CD5FA" w16cex:dateUtc="2026-06-01T03:27:00Z"/>
  <w16cex:commentExtensible w16cex:durableId="4DB96009" w16cex:dateUtc="2026-06-01T09:23:00Z"/>
  <w16cex:commentExtensible w16cex:durableId="79B9394F" w16cex:dateUtc="2026-06-01T03:32:00Z"/>
  <w16cex:commentExtensible w16cex:durableId="2C3CC2CB" w16cex:dateUtc="2026-06-01T07:37:00Z"/>
  <w16cex:commentExtensible w16cex:durableId="74E21F4A" w16cex:dateUtc="2026-06-01T08:03:00Z"/>
  <w16cex:commentExtensible w16cex:durableId="33BE3AC3" w16cex:dateUtc="2026-06-01T03:38:00Z"/>
  <w16cex:commentExtensible w16cex:durableId="5671FBEC" w16cex:dateUtc="2026-06-02T07:45:00Z"/>
  <w16cex:commentExtensible w16cex:durableId="3739C26A" w16cex:dateUtc="2026-06-01T03:41:00Z"/>
  <w16cex:commentExtensible w16cex:durableId="6F0E4552" w16cex:dateUtc="2026-06-02T07:46:00Z"/>
  <w16cex:commentExtensible w16cex:durableId="2BB3D86D" w16cex:dateUtc="2026-06-01T04:19:00Z"/>
  <w16cex:commentExtensible w16cex:durableId="127424B4" w16cex:dateUtc="2026-06-01T09:51:00Z"/>
  <w16cex:commentExtensible w16cex:durableId="305FF062" w16cex:dateUtc="2026-06-01T03:50:00Z"/>
  <w16cex:commentExtensible w16cex:durableId="27270F79" w16cex:dateUtc="2026-06-02T06:02:00Z"/>
  <w16cex:commentExtensible w16cex:durableId="5130BE9F" w16cex:dateUtc="2026-06-01T04:59:00Z"/>
  <w16cex:commentExtensible w16cex:durableId="76F7CCB6" w16cex:dateUtc="2026-06-01T06:57:00Z"/>
  <w16cex:commentExtensible w16cex:durableId="1B67DC3F" w16cex:dateUtc="2026-06-02T06:37:00Z"/>
  <w16cex:commentExtensible w16cex:durableId="0272D71F" w16cex:dateUtc="2026-06-02T06:38:00Z"/>
  <w16cex:commentExtensible w16cex:durableId="158CBAC3" w16cex:dateUtc="2026-06-01T04:37:00Z"/>
  <w16cex:commentExtensible w16cex:durableId="47187522" w16cex:dateUtc="2026-06-02T06:40:00Z"/>
  <w16cex:commentExtensible w16cex:durableId="66B44C10" w16cex:dateUtc="2026-06-01T04:36:00Z"/>
  <w16cex:commentExtensible w16cex:durableId="4F2D622F" w16cex:dateUtc="2026-06-02T06:41:00Z"/>
  <w16cex:commentExtensible w16cex:durableId="0C274778" w16cex:dateUtc="2026-06-01T05:07:00Z"/>
  <w16cex:commentExtensible w16cex:durableId="0851856F" w16cex:dateUtc="2026-06-02T07:27:00Z"/>
  <w16cex:commentExtensible w16cex:durableId="5947401A" w16cex:dateUtc="2026-06-01T05:22:00Z"/>
  <w16cex:commentExtensible w16cex:durableId="3FDAE74A" w16cex:dateUtc="2026-06-02T08:01:00Z"/>
  <w16cex:commentExtensible w16cex:durableId="6DA8A919" w16cex:dateUtc="2026-06-01T05:42:00Z"/>
  <w16cex:commentExtensible w16cex:durableId="2A2E8B5F" w16cex:dateUtc="2026-06-01T07:27:00Z"/>
  <w16cex:commentExtensible w16cex:durableId="7661C583" w16cex:dateUtc="2026-06-01T0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2D0B5C" w16cid:durableId="073CA332"/>
  <w16cid:commentId w16cid:paraId="71F79D54" w16cid:durableId="5D3A3DB6"/>
  <w16cid:commentId w16cid:paraId="1A1F7093" w16cid:durableId="23468787"/>
  <w16cid:commentId w16cid:paraId="75283EE1" w16cid:durableId="6FC04A75"/>
  <w16cid:commentId w16cid:paraId="4A88DFEC" w16cid:durableId="5EC05088"/>
  <w16cid:commentId w16cid:paraId="4C4413EF" w16cid:durableId="23C142F0"/>
  <w16cid:commentId w16cid:paraId="16B7F2BD" w16cid:durableId="6BF9CA45"/>
  <w16cid:commentId w16cid:paraId="5D7D4289" w16cid:durableId="100D7406"/>
  <w16cid:commentId w16cid:paraId="46108BFE" w16cid:durableId="146CD5FA"/>
  <w16cid:commentId w16cid:paraId="66BDF492" w16cid:durableId="4DB96009"/>
  <w16cid:commentId w16cid:paraId="38847831" w16cid:durableId="79B9394F"/>
  <w16cid:commentId w16cid:paraId="54E6F98B" w16cid:durableId="2C3CC2CB"/>
  <w16cid:commentId w16cid:paraId="64C99BC4" w16cid:durableId="74E21F4A"/>
  <w16cid:commentId w16cid:paraId="4E7E77CF" w16cid:durableId="33BE3AC3"/>
  <w16cid:commentId w16cid:paraId="5FEEE72B" w16cid:durableId="5671FBEC"/>
  <w16cid:commentId w16cid:paraId="70FC3236" w16cid:durableId="3739C26A"/>
  <w16cid:commentId w16cid:paraId="5CECE647" w16cid:durableId="6F0E4552"/>
  <w16cid:commentId w16cid:paraId="42E386BA" w16cid:durableId="2BB3D86D"/>
  <w16cid:commentId w16cid:paraId="1AF3E74C" w16cid:durableId="127424B4"/>
  <w16cid:commentId w16cid:paraId="6C28B453" w16cid:durableId="305FF062"/>
  <w16cid:commentId w16cid:paraId="3DCA837B" w16cid:durableId="27270F79"/>
  <w16cid:commentId w16cid:paraId="6AE15F5C" w16cid:durableId="5130BE9F"/>
  <w16cid:commentId w16cid:paraId="3747C265" w16cid:durableId="76F7CCB6"/>
  <w16cid:commentId w16cid:paraId="39427912" w16cid:durableId="1B67DC3F"/>
  <w16cid:commentId w16cid:paraId="2055C7C0" w16cid:durableId="0272D71F"/>
  <w16cid:commentId w16cid:paraId="0E7AEB1F" w16cid:durableId="158CBAC3"/>
  <w16cid:commentId w16cid:paraId="0805FDEB" w16cid:durableId="47187522"/>
  <w16cid:commentId w16cid:paraId="302CC62A" w16cid:durableId="66B44C10"/>
  <w16cid:commentId w16cid:paraId="471CF3BC" w16cid:durableId="4F2D622F"/>
  <w16cid:commentId w16cid:paraId="2052EE0F" w16cid:durableId="0C274778"/>
  <w16cid:commentId w16cid:paraId="7675E85A" w16cid:durableId="0851856F"/>
  <w16cid:commentId w16cid:paraId="0F47A13D" w16cid:durableId="5947401A"/>
  <w16cid:commentId w16cid:paraId="5404306B" w16cid:durableId="3FDAE74A"/>
  <w16cid:commentId w16cid:paraId="6664B9FA" w16cid:durableId="6DA8A919"/>
  <w16cid:commentId w16cid:paraId="1DBDED1E" w16cid:durableId="2A2E8B5F"/>
  <w16cid:commentId w16cid:paraId="1AA8F042" w16cid:durableId="7661C5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AB282" w14:textId="77777777" w:rsidR="00454D9C" w:rsidRDefault="00454D9C">
      <w:pPr>
        <w:spacing w:line="240" w:lineRule="auto"/>
        <w:rPr>
          <w:rFonts w:hint="eastAsia"/>
        </w:rPr>
      </w:pPr>
      <w:r>
        <w:separator/>
      </w:r>
    </w:p>
  </w:endnote>
  <w:endnote w:type="continuationSeparator" w:id="0">
    <w:p w14:paraId="6CC58469" w14:textId="77777777" w:rsidR="00454D9C" w:rsidRDefault="00454D9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E378" w14:textId="77777777" w:rsidR="00454D9C" w:rsidRDefault="00454D9C">
      <w:pPr>
        <w:spacing w:after="0"/>
        <w:rPr>
          <w:rFonts w:hint="eastAsia"/>
        </w:rPr>
      </w:pPr>
      <w:r>
        <w:separator/>
      </w:r>
    </w:p>
  </w:footnote>
  <w:footnote w:type="continuationSeparator" w:id="0">
    <w:p w14:paraId="6C88E136" w14:textId="77777777" w:rsidR="00454D9C" w:rsidRDefault="00454D9C">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2676"/>
    <w:multiLevelType w:val="hybridMultilevel"/>
    <w:tmpl w:val="0E0EA4DC"/>
    <w:lvl w:ilvl="0" w:tplc="D012B89E">
      <w:start w:val="1"/>
      <w:numFmt w:val="decimal"/>
      <w:lvlText w:val="%1."/>
      <w:lvlJc w:val="left"/>
      <w:pPr>
        <w:ind w:left="1605" w:hanging="720"/>
      </w:pPr>
      <w:rPr>
        <w:rFonts w:hint="default"/>
      </w:rPr>
    </w:lvl>
    <w:lvl w:ilvl="1" w:tplc="04090019" w:tentative="1">
      <w:start w:val="1"/>
      <w:numFmt w:val="lowerLetter"/>
      <w:lvlText w:val="%2)"/>
      <w:lvlJc w:val="left"/>
      <w:pPr>
        <w:ind w:left="1765" w:hanging="440"/>
      </w:pPr>
    </w:lvl>
    <w:lvl w:ilvl="2" w:tplc="0409001B" w:tentative="1">
      <w:start w:val="1"/>
      <w:numFmt w:val="lowerRoman"/>
      <w:lvlText w:val="%3."/>
      <w:lvlJc w:val="right"/>
      <w:pPr>
        <w:ind w:left="2205" w:hanging="440"/>
      </w:pPr>
    </w:lvl>
    <w:lvl w:ilvl="3" w:tplc="0409000F" w:tentative="1">
      <w:start w:val="1"/>
      <w:numFmt w:val="decimal"/>
      <w:lvlText w:val="%4."/>
      <w:lvlJc w:val="left"/>
      <w:pPr>
        <w:ind w:left="2645" w:hanging="440"/>
      </w:pPr>
    </w:lvl>
    <w:lvl w:ilvl="4" w:tplc="04090019" w:tentative="1">
      <w:start w:val="1"/>
      <w:numFmt w:val="lowerLetter"/>
      <w:lvlText w:val="%5)"/>
      <w:lvlJc w:val="left"/>
      <w:pPr>
        <w:ind w:left="3085" w:hanging="440"/>
      </w:pPr>
    </w:lvl>
    <w:lvl w:ilvl="5" w:tplc="0409001B" w:tentative="1">
      <w:start w:val="1"/>
      <w:numFmt w:val="lowerRoman"/>
      <w:lvlText w:val="%6."/>
      <w:lvlJc w:val="right"/>
      <w:pPr>
        <w:ind w:left="3525" w:hanging="440"/>
      </w:pPr>
    </w:lvl>
    <w:lvl w:ilvl="6" w:tplc="0409000F" w:tentative="1">
      <w:start w:val="1"/>
      <w:numFmt w:val="decimal"/>
      <w:lvlText w:val="%7."/>
      <w:lvlJc w:val="left"/>
      <w:pPr>
        <w:ind w:left="3965" w:hanging="440"/>
      </w:pPr>
    </w:lvl>
    <w:lvl w:ilvl="7" w:tplc="04090019" w:tentative="1">
      <w:start w:val="1"/>
      <w:numFmt w:val="lowerLetter"/>
      <w:lvlText w:val="%8)"/>
      <w:lvlJc w:val="left"/>
      <w:pPr>
        <w:ind w:left="4405" w:hanging="440"/>
      </w:pPr>
    </w:lvl>
    <w:lvl w:ilvl="8" w:tplc="0409001B" w:tentative="1">
      <w:start w:val="1"/>
      <w:numFmt w:val="lowerRoman"/>
      <w:lvlText w:val="%9."/>
      <w:lvlJc w:val="right"/>
      <w:pPr>
        <w:ind w:left="4845" w:hanging="440"/>
      </w:pPr>
    </w:lvl>
  </w:abstractNum>
  <w:abstractNum w:abstractNumId="1" w15:restartNumberingAfterBreak="0">
    <w:nsid w:val="1EAE329A"/>
    <w:multiLevelType w:val="hybridMultilevel"/>
    <w:tmpl w:val="70B09F24"/>
    <w:lvl w:ilvl="0" w:tplc="2C4E1C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20037B"/>
    <w:multiLevelType w:val="multilevel"/>
    <w:tmpl w:val="3A986944"/>
    <w:lvl w:ilvl="0">
      <w:start w:val="1"/>
      <w:numFmt w:val="decimal"/>
      <w:lvlText w:val="%1."/>
      <w:lvlJc w:val="left"/>
      <w:pPr>
        <w:ind w:left="360" w:hanging="360"/>
      </w:pPr>
      <w:rPr>
        <w:rFonts w:hint="default"/>
      </w:rPr>
    </w:lvl>
    <w:lvl w:ilvl="1">
      <w:start w:val="6"/>
      <w:numFmt w:val="decimal"/>
      <w:isLgl/>
      <w:lvlText w:val="%1.%2"/>
      <w:lvlJc w:val="left"/>
      <w:pPr>
        <w:ind w:left="644"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16" w:hanging="1080"/>
      </w:pPr>
      <w:rPr>
        <w:rFonts w:hint="default"/>
      </w:rPr>
    </w:lvl>
    <w:lvl w:ilvl="5">
      <w:start w:val="1"/>
      <w:numFmt w:val="decimal"/>
      <w:isLgl/>
      <w:lvlText w:val="%1.%2.%3.%4.%5.%6"/>
      <w:lvlJc w:val="left"/>
      <w:pPr>
        <w:ind w:left="2860" w:hanging="1440"/>
      </w:pPr>
      <w:rPr>
        <w:rFonts w:hint="default"/>
      </w:rPr>
    </w:lvl>
    <w:lvl w:ilvl="6">
      <w:start w:val="1"/>
      <w:numFmt w:val="decimal"/>
      <w:isLgl/>
      <w:lvlText w:val="%1.%2.%3.%4.%5.%6.%7"/>
      <w:lvlJc w:val="left"/>
      <w:pPr>
        <w:ind w:left="3144" w:hanging="1440"/>
      </w:pPr>
      <w:rPr>
        <w:rFonts w:hint="default"/>
      </w:rPr>
    </w:lvl>
    <w:lvl w:ilvl="7">
      <w:start w:val="1"/>
      <w:numFmt w:val="decimal"/>
      <w:isLgl/>
      <w:lvlText w:val="%1.%2.%3.%4.%5.%6.%7.%8"/>
      <w:lvlJc w:val="left"/>
      <w:pPr>
        <w:ind w:left="3788" w:hanging="1800"/>
      </w:pPr>
      <w:rPr>
        <w:rFonts w:hint="default"/>
      </w:rPr>
    </w:lvl>
    <w:lvl w:ilvl="8">
      <w:start w:val="1"/>
      <w:numFmt w:val="decimal"/>
      <w:isLgl/>
      <w:lvlText w:val="%1.%2.%3.%4.%5.%6.%7.%8.%9"/>
      <w:lvlJc w:val="left"/>
      <w:pPr>
        <w:ind w:left="4432" w:hanging="2160"/>
      </w:pPr>
      <w:rPr>
        <w:rFonts w:hint="default"/>
      </w:rPr>
    </w:lvl>
  </w:abstractNum>
  <w:abstractNum w:abstractNumId="3" w15:restartNumberingAfterBreak="0">
    <w:nsid w:val="33BF5C94"/>
    <w:multiLevelType w:val="hybridMultilevel"/>
    <w:tmpl w:val="48FEB7F4"/>
    <w:lvl w:ilvl="0" w:tplc="82BE4CD8">
      <w:start w:val="1"/>
      <w:numFmt w:val="decimal"/>
      <w:lvlText w:val="%1."/>
      <w:lvlJc w:val="left"/>
      <w:pPr>
        <w:ind w:left="1605" w:hanging="720"/>
      </w:pPr>
      <w:rPr>
        <w:rFonts w:hint="default"/>
      </w:rPr>
    </w:lvl>
    <w:lvl w:ilvl="1" w:tplc="04090019" w:tentative="1">
      <w:start w:val="1"/>
      <w:numFmt w:val="lowerLetter"/>
      <w:lvlText w:val="%2)"/>
      <w:lvlJc w:val="left"/>
      <w:pPr>
        <w:ind w:left="1765" w:hanging="440"/>
      </w:pPr>
    </w:lvl>
    <w:lvl w:ilvl="2" w:tplc="0409001B" w:tentative="1">
      <w:start w:val="1"/>
      <w:numFmt w:val="lowerRoman"/>
      <w:lvlText w:val="%3."/>
      <w:lvlJc w:val="right"/>
      <w:pPr>
        <w:ind w:left="2205" w:hanging="440"/>
      </w:pPr>
    </w:lvl>
    <w:lvl w:ilvl="3" w:tplc="0409000F" w:tentative="1">
      <w:start w:val="1"/>
      <w:numFmt w:val="decimal"/>
      <w:lvlText w:val="%4."/>
      <w:lvlJc w:val="left"/>
      <w:pPr>
        <w:ind w:left="2645" w:hanging="440"/>
      </w:pPr>
    </w:lvl>
    <w:lvl w:ilvl="4" w:tplc="04090019" w:tentative="1">
      <w:start w:val="1"/>
      <w:numFmt w:val="lowerLetter"/>
      <w:lvlText w:val="%5)"/>
      <w:lvlJc w:val="left"/>
      <w:pPr>
        <w:ind w:left="3085" w:hanging="440"/>
      </w:pPr>
    </w:lvl>
    <w:lvl w:ilvl="5" w:tplc="0409001B" w:tentative="1">
      <w:start w:val="1"/>
      <w:numFmt w:val="lowerRoman"/>
      <w:lvlText w:val="%6."/>
      <w:lvlJc w:val="right"/>
      <w:pPr>
        <w:ind w:left="3525" w:hanging="440"/>
      </w:pPr>
    </w:lvl>
    <w:lvl w:ilvl="6" w:tplc="0409000F" w:tentative="1">
      <w:start w:val="1"/>
      <w:numFmt w:val="decimal"/>
      <w:lvlText w:val="%7."/>
      <w:lvlJc w:val="left"/>
      <w:pPr>
        <w:ind w:left="3965" w:hanging="440"/>
      </w:pPr>
    </w:lvl>
    <w:lvl w:ilvl="7" w:tplc="04090019" w:tentative="1">
      <w:start w:val="1"/>
      <w:numFmt w:val="lowerLetter"/>
      <w:lvlText w:val="%8)"/>
      <w:lvlJc w:val="left"/>
      <w:pPr>
        <w:ind w:left="4405" w:hanging="440"/>
      </w:pPr>
    </w:lvl>
    <w:lvl w:ilvl="8" w:tplc="0409001B" w:tentative="1">
      <w:start w:val="1"/>
      <w:numFmt w:val="lowerRoman"/>
      <w:lvlText w:val="%9."/>
      <w:lvlJc w:val="right"/>
      <w:pPr>
        <w:ind w:left="4845" w:hanging="440"/>
      </w:pPr>
    </w:lvl>
  </w:abstractNum>
  <w:abstractNum w:abstractNumId="4" w15:restartNumberingAfterBreak="0">
    <w:nsid w:val="3F735DB4"/>
    <w:multiLevelType w:val="multilevel"/>
    <w:tmpl w:val="463A96C6"/>
    <w:lvl w:ilvl="0">
      <w:start w:val="1"/>
      <w:numFmt w:val="decimal"/>
      <w:lvlText w:val="%1."/>
      <w:lvlJc w:val="left"/>
      <w:pPr>
        <w:ind w:left="360" w:hanging="360"/>
      </w:pPr>
      <w:rPr>
        <w:rFonts w:hint="default"/>
      </w:rPr>
    </w:lvl>
    <w:lvl w:ilvl="1">
      <w:start w:val="5"/>
      <w:numFmt w:val="decimal"/>
      <w:isLgl/>
      <w:lvlText w:val="%1.%2"/>
      <w:lvlJc w:val="left"/>
      <w:pPr>
        <w:ind w:left="989" w:hanging="7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CF35A8E"/>
    <w:multiLevelType w:val="multilevel"/>
    <w:tmpl w:val="20C8DBFE"/>
    <w:lvl w:ilvl="0">
      <w:start w:val="1"/>
      <w:numFmt w:val="decimal"/>
      <w:lvlText w:val="%1."/>
      <w:lvlJc w:val="left"/>
      <w:pPr>
        <w:ind w:left="360" w:hanging="360"/>
      </w:pPr>
      <w:rPr>
        <w:rFonts w:hint="default"/>
      </w:rPr>
    </w:lvl>
    <w:lvl w:ilvl="1">
      <w:start w:val="2"/>
      <w:numFmt w:val="decimal"/>
      <w:isLgl/>
      <w:lvlText w:val="%1.%2"/>
      <w:lvlJc w:val="left"/>
      <w:pPr>
        <w:ind w:left="645" w:hanging="64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50B20F66"/>
    <w:multiLevelType w:val="multilevel"/>
    <w:tmpl w:val="B7AA77A8"/>
    <w:lvl w:ilvl="0">
      <w:start w:val="1"/>
      <w:numFmt w:val="decimal"/>
      <w:lvlText w:val="%1."/>
      <w:lvlJc w:val="left"/>
      <w:pPr>
        <w:ind w:left="360" w:hanging="360"/>
      </w:pPr>
      <w:rPr>
        <w:rFonts w:hint="default"/>
      </w:rPr>
    </w:lvl>
    <w:lvl w:ilvl="1">
      <w:start w:val="2"/>
      <w:numFmt w:val="decimal"/>
      <w:isLgl/>
      <w:lvlText w:val="%1.%2"/>
      <w:lvlJc w:val="left"/>
      <w:pPr>
        <w:ind w:left="675" w:hanging="675"/>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66E52882"/>
    <w:multiLevelType w:val="hybridMultilevel"/>
    <w:tmpl w:val="43AA3F18"/>
    <w:lvl w:ilvl="0" w:tplc="A65CA742">
      <w:start w:val="1"/>
      <w:numFmt w:val="decimal"/>
      <w:lvlText w:val="%1."/>
      <w:lvlJc w:val="left"/>
      <w:pPr>
        <w:ind w:left="1605" w:hanging="720"/>
      </w:pPr>
      <w:rPr>
        <w:rFonts w:hint="default"/>
      </w:rPr>
    </w:lvl>
    <w:lvl w:ilvl="1" w:tplc="04090019" w:tentative="1">
      <w:start w:val="1"/>
      <w:numFmt w:val="lowerLetter"/>
      <w:lvlText w:val="%2)"/>
      <w:lvlJc w:val="left"/>
      <w:pPr>
        <w:ind w:left="1765" w:hanging="440"/>
      </w:pPr>
    </w:lvl>
    <w:lvl w:ilvl="2" w:tplc="0409001B" w:tentative="1">
      <w:start w:val="1"/>
      <w:numFmt w:val="lowerRoman"/>
      <w:lvlText w:val="%3."/>
      <w:lvlJc w:val="right"/>
      <w:pPr>
        <w:ind w:left="2205" w:hanging="440"/>
      </w:pPr>
    </w:lvl>
    <w:lvl w:ilvl="3" w:tplc="0409000F" w:tentative="1">
      <w:start w:val="1"/>
      <w:numFmt w:val="decimal"/>
      <w:lvlText w:val="%4."/>
      <w:lvlJc w:val="left"/>
      <w:pPr>
        <w:ind w:left="2645" w:hanging="440"/>
      </w:pPr>
    </w:lvl>
    <w:lvl w:ilvl="4" w:tplc="04090019" w:tentative="1">
      <w:start w:val="1"/>
      <w:numFmt w:val="lowerLetter"/>
      <w:lvlText w:val="%5)"/>
      <w:lvlJc w:val="left"/>
      <w:pPr>
        <w:ind w:left="3085" w:hanging="440"/>
      </w:pPr>
    </w:lvl>
    <w:lvl w:ilvl="5" w:tplc="0409001B" w:tentative="1">
      <w:start w:val="1"/>
      <w:numFmt w:val="lowerRoman"/>
      <w:lvlText w:val="%6."/>
      <w:lvlJc w:val="right"/>
      <w:pPr>
        <w:ind w:left="3525" w:hanging="440"/>
      </w:pPr>
    </w:lvl>
    <w:lvl w:ilvl="6" w:tplc="0409000F" w:tentative="1">
      <w:start w:val="1"/>
      <w:numFmt w:val="decimal"/>
      <w:lvlText w:val="%7."/>
      <w:lvlJc w:val="left"/>
      <w:pPr>
        <w:ind w:left="3965" w:hanging="440"/>
      </w:pPr>
    </w:lvl>
    <w:lvl w:ilvl="7" w:tplc="04090019" w:tentative="1">
      <w:start w:val="1"/>
      <w:numFmt w:val="lowerLetter"/>
      <w:lvlText w:val="%8)"/>
      <w:lvlJc w:val="left"/>
      <w:pPr>
        <w:ind w:left="4405" w:hanging="440"/>
      </w:pPr>
    </w:lvl>
    <w:lvl w:ilvl="8" w:tplc="0409001B" w:tentative="1">
      <w:start w:val="1"/>
      <w:numFmt w:val="lowerRoman"/>
      <w:lvlText w:val="%9."/>
      <w:lvlJc w:val="right"/>
      <w:pPr>
        <w:ind w:left="4845" w:hanging="440"/>
      </w:pPr>
    </w:lvl>
  </w:abstractNum>
  <w:abstractNum w:abstractNumId="8" w15:restartNumberingAfterBreak="0">
    <w:nsid w:val="772231E9"/>
    <w:multiLevelType w:val="hybridMultilevel"/>
    <w:tmpl w:val="CE5418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84D0114"/>
    <w:multiLevelType w:val="multilevel"/>
    <w:tmpl w:val="E938C9D2"/>
    <w:lvl w:ilvl="0">
      <w:start w:val="1"/>
      <w:numFmt w:val="decimal"/>
      <w:lvlText w:val="%1."/>
      <w:lvlJc w:val="left"/>
      <w:pPr>
        <w:ind w:left="360" w:hanging="360"/>
      </w:pPr>
      <w:rPr>
        <w:rFonts w:hint="default"/>
      </w:rPr>
    </w:lvl>
    <w:lvl w:ilvl="1">
      <w:start w:val="2"/>
      <w:numFmt w:val="decimal"/>
      <w:isLgl/>
      <w:lvlText w:val="%1.%2"/>
      <w:lvlJc w:val="left"/>
      <w:pPr>
        <w:ind w:left="795" w:hanging="795"/>
      </w:pPr>
      <w:rPr>
        <w:rFonts w:hint="default"/>
      </w:rPr>
    </w:lvl>
    <w:lvl w:ilvl="2">
      <w:start w:val="4"/>
      <w:numFmt w:val="decimal"/>
      <w:isLgl/>
      <w:lvlText w:val="%1.%2.%3"/>
      <w:lvlJc w:val="left"/>
      <w:pPr>
        <w:ind w:left="795" w:hanging="795"/>
      </w:pPr>
      <w:rPr>
        <w:rFonts w:hint="default"/>
      </w:rPr>
    </w:lvl>
    <w:lvl w:ilvl="3">
      <w:start w:val="1"/>
      <w:numFmt w:val="decimal"/>
      <w:isLgl/>
      <w:lvlText w:val="%1.%2.%3.%4"/>
      <w:lvlJc w:val="left"/>
      <w:pPr>
        <w:ind w:left="795" w:hanging="795"/>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7B012BA0"/>
    <w:multiLevelType w:val="multilevel"/>
    <w:tmpl w:val="D3DEA242"/>
    <w:lvl w:ilvl="0">
      <w:start w:val="1"/>
      <w:numFmt w:val="decimal"/>
      <w:lvlText w:val="%1."/>
      <w:lvlJc w:val="left"/>
      <w:pPr>
        <w:ind w:left="360" w:hanging="360"/>
      </w:pPr>
      <w:rPr>
        <w:rFonts w:hint="default"/>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941886235">
    <w:abstractNumId w:val="10"/>
  </w:num>
  <w:num w:numId="2" w16cid:durableId="1045182826">
    <w:abstractNumId w:val="4"/>
  </w:num>
  <w:num w:numId="3" w16cid:durableId="396362615">
    <w:abstractNumId w:val="2"/>
  </w:num>
  <w:num w:numId="4" w16cid:durableId="903417525">
    <w:abstractNumId w:val="9"/>
  </w:num>
  <w:num w:numId="5" w16cid:durableId="1379550395">
    <w:abstractNumId w:val="6"/>
  </w:num>
  <w:num w:numId="6" w16cid:durableId="709455001">
    <w:abstractNumId w:val="8"/>
  </w:num>
  <w:num w:numId="7" w16cid:durableId="616986459">
    <w:abstractNumId w:val="5"/>
  </w:num>
  <w:num w:numId="8" w16cid:durableId="363334339">
    <w:abstractNumId w:val="1"/>
  </w:num>
  <w:num w:numId="9" w16cid:durableId="1414858530">
    <w:abstractNumId w:val="7"/>
  </w:num>
  <w:num w:numId="10" w16cid:durableId="1404599225">
    <w:abstractNumId w:val="3"/>
  </w:num>
  <w:num w:numId="11" w16cid:durableId="2853511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qing Tang">
    <w15:presenceInfo w15:providerId="Windows Live" w15:userId="4285ab659065047e"/>
  </w15:person>
  <w15:person w15:author="张曦瑾">
    <w15:presenceInfo w15:providerId="None" w15:userId="张曦瑾"/>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EFF"/>
    <w:rsid w:val="00001FC9"/>
    <w:rsid w:val="0000204C"/>
    <w:rsid w:val="00005784"/>
    <w:rsid w:val="0000593F"/>
    <w:rsid w:val="000079B8"/>
    <w:rsid w:val="00010A06"/>
    <w:rsid w:val="00010E96"/>
    <w:rsid w:val="00010EAC"/>
    <w:rsid w:val="0002379B"/>
    <w:rsid w:val="00024250"/>
    <w:rsid w:val="000323A8"/>
    <w:rsid w:val="00032629"/>
    <w:rsid w:val="00037206"/>
    <w:rsid w:val="00041590"/>
    <w:rsid w:val="00045098"/>
    <w:rsid w:val="00045FBD"/>
    <w:rsid w:val="00046462"/>
    <w:rsid w:val="0004664E"/>
    <w:rsid w:val="00047607"/>
    <w:rsid w:val="0005643F"/>
    <w:rsid w:val="00063752"/>
    <w:rsid w:val="00066844"/>
    <w:rsid w:val="00066D94"/>
    <w:rsid w:val="00067217"/>
    <w:rsid w:val="0006772E"/>
    <w:rsid w:val="000824FE"/>
    <w:rsid w:val="00082EB6"/>
    <w:rsid w:val="00086AF9"/>
    <w:rsid w:val="000901CA"/>
    <w:rsid w:val="000A65C2"/>
    <w:rsid w:val="000B1293"/>
    <w:rsid w:val="000B452B"/>
    <w:rsid w:val="000B7F81"/>
    <w:rsid w:val="000D273F"/>
    <w:rsid w:val="000D27D8"/>
    <w:rsid w:val="000D611D"/>
    <w:rsid w:val="000E0BC0"/>
    <w:rsid w:val="000E17A5"/>
    <w:rsid w:val="000E2768"/>
    <w:rsid w:val="000E3D91"/>
    <w:rsid w:val="000E403B"/>
    <w:rsid w:val="000E44D9"/>
    <w:rsid w:val="000E7641"/>
    <w:rsid w:val="000E7D28"/>
    <w:rsid w:val="00105E3D"/>
    <w:rsid w:val="00113CDE"/>
    <w:rsid w:val="00116DDF"/>
    <w:rsid w:val="0012717A"/>
    <w:rsid w:val="0013568B"/>
    <w:rsid w:val="00140D58"/>
    <w:rsid w:val="00142ADE"/>
    <w:rsid w:val="00143FBA"/>
    <w:rsid w:val="001450E2"/>
    <w:rsid w:val="00147873"/>
    <w:rsid w:val="001514D0"/>
    <w:rsid w:val="001549B2"/>
    <w:rsid w:val="001566ED"/>
    <w:rsid w:val="00157000"/>
    <w:rsid w:val="001572F0"/>
    <w:rsid w:val="00161AE4"/>
    <w:rsid w:val="00163EC9"/>
    <w:rsid w:val="00164288"/>
    <w:rsid w:val="00171751"/>
    <w:rsid w:val="0018028F"/>
    <w:rsid w:val="00180419"/>
    <w:rsid w:val="00183DE8"/>
    <w:rsid w:val="00187CA3"/>
    <w:rsid w:val="00187D76"/>
    <w:rsid w:val="00193835"/>
    <w:rsid w:val="00196D47"/>
    <w:rsid w:val="00196FB7"/>
    <w:rsid w:val="001A65BB"/>
    <w:rsid w:val="001B3D75"/>
    <w:rsid w:val="001B4155"/>
    <w:rsid w:val="001B4E3D"/>
    <w:rsid w:val="001C5C14"/>
    <w:rsid w:val="001C63AA"/>
    <w:rsid w:val="001D64A1"/>
    <w:rsid w:val="001D6C1C"/>
    <w:rsid w:val="001D6DEC"/>
    <w:rsid w:val="001E1316"/>
    <w:rsid w:val="001E4226"/>
    <w:rsid w:val="001E6D5F"/>
    <w:rsid w:val="001F5774"/>
    <w:rsid w:val="001F6EFF"/>
    <w:rsid w:val="00207550"/>
    <w:rsid w:val="00210592"/>
    <w:rsid w:val="002124D3"/>
    <w:rsid w:val="00215AD0"/>
    <w:rsid w:val="00216756"/>
    <w:rsid w:val="002205DA"/>
    <w:rsid w:val="002210EB"/>
    <w:rsid w:val="0022727A"/>
    <w:rsid w:val="00230A27"/>
    <w:rsid w:val="00232C9E"/>
    <w:rsid w:val="00234D2D"/>
    <w:rsid w:val="002366D2"/>
    <w:rsid w:val="00236CC6"/>
    <w:rsid w:val="00242954"/>
    <w:rsid w:val="002551BF"/>
    <w:rsid w:val="00255717"/>
    <w:rsid w:val="00260F06"/>
    <w:rsid w:val="002628F7"/>
    <w:rsid w:val="00267A6D"/>
    <w:rsid w:val="00270EB8"/>
    <w:rsid w:val="00274A91"/>
    <w:rsid w:val="00280F9C"/>
    <w:rsid w:val="0028548A"/>
    <w:rsid w:val="0029448D"/>
    <w:rsid w:val="002B28AA"/>
    <w:rsid w:val="002B3ED3"/>
    <w:rsid w:val="002B5DB6"/>
    <w:rsid w:val="002C0167"/>
    <w:rsid w:val="002C6C8D"/>
    <w:rsid w:val="002D2640"/>
    <w:rsid w:val="002D40B7"/>
    <w:rsid w:val="002D419C"/>
    <w:rsid w:val="002D4693"/>
    <w:rsid w:val="002D4BEC"/>
    <w:rsid w:val="002D7791"/>
    <w:rsid w:val="002E0119"/>
    <w:rsid w:val="002E7439"/>
    <w:rsid w:val="002F06FB"/>
    <w:rsid w:val="002F39D9"/>
    <w:rsid w:val="002F4506"/>
    <w:rsid w:val="00303B82"/>
    <w:rsid w:val="003057FA"/>
    <w:rsid w:val="00307DF9"/>
    <w:rsid w:val="00320C3B"/>
    <w:rsid w:val="00331283"/>
    <w:rsid w:val="00332CEA"/>
    <w:rsid w:val="00337324"/>
    <w:rsid w:val="00343CD4"/>
    <w:rsid w:val="00343ED3"/>
    <w:rsid w:val="00345CB4"/>
    <w:rsid w:val="003679EF"/>
    <w:rsid w:val="003738CC"/>
    <w:rsid w:val="003742F4"/>
    <w:rsid w:val="0037560C"/>
    <w:rsid w:val="003817EF"/>
    <w:rsid w:val="00386962"/>
    <w:rsid w:val="00386E7F"/>
    <w:rsid w:val="003923CB"/>
    <w:rsid w:val="00395556"/>
    <w:rsid w:val="00396B2A"/>
    <w:rsid w:val="00397D0B"/>
    <w:rsid w:val="003A4A89"/>
    <w:rsid w:val="003B3797"/>
    <w:rsid w:val="003B5381"/>
    <w:rsid w:val="003B5E55"/>
    <w:rsid w:val="003C2345"/>
    <w:rsid w:val="003C2F81"/>
    <w:rsid w:val="003C3384"/>
    <w:rsid w:val="003C680B"/>
    <w:rsid w:val="003D3634"/>
    <w:rsid w:val="003E5474"/>
    <w:rsid w:val="003E69AA"/>
    <w:rsid w:val="003F0E11"/>
    <w:rsid w:val="003F1FE8"/>
    <w:rsid w:val="003F4EBF"/>
    <w:rsid w:val="0040165E"/>
    <w:rsid w:val="004044A5"/>
    <w:rsid w:val="00411A74"/>
    <w:rsid w:val="004130D4"/>
    <w:rsid w:val="0041354B"/>
    <w:rsid w:val="00416202"/>
    <w:rsid w:val="004178C4"/>
    <w:rsid w:val="00424456"/>
    <w:rsid w:val="00425453"/>
    <w:rsid w:val="004257C6"/>
    <w:rsid w:val="004306FE"/>
    <w:rsid w:val="00430976"/>
    <w:rsid w:val="00431D27"/>
    <w:rsid w:val="00432AEE"/>
    <w:rsid w:val="00434EE8"/>
    <w:rsid w:val="00436FF8"/>
    <w:rsid w:val="0043739B"/>
    <w:rsid w:val="00437DB5"/>
    <w:rsid w:val="00445A8A"/>
    <w:rsid w:val="00446B60"/>
    <w:rsid w:val="00447490"/>
    <w:rsid w:val="0044789F"/>
    <w:rsid w:val="00450F93"/>
    <w:rsid w:val="0045147C"/>
    <w:rsid w:val="00451865"/>
    <w:rsid w:val="0045327A"/>
    <w:rsid w:val="00454D9C"/>
    <w:rsid w:val="00457BFF"/>
    <w:rsid w:val="004618B2"/>
    <w:rsid w:val="004618F8"/>
    <w:rsid w:val="004636EB"/>
    <w:rsid w:val="00466DD6"/>
    <w:rsid w:val="00472042"/>
    <w:rsid w:val="004824E7"/>
    <w:rsid w:val="00484C75"/>
    <w:rsid w:val="004964F8"/>
    <w:rsid w:val="004A0013"/>
    <w:rsid w:val="004A1FA4"/>
    <w:rsid w:val="004A61F4"/>
    <w:rsid w:val="004B6FB5"/>
    <w:rsid w:val="004C3F95"/>
    <w:rsid w:val="004D24B0"/>
    <w:rsid w:val="004D7A83"/>
    <w:rsid w:val="004E033E"/>
    <w:rsid w:val="004E2EAC"/>
    <w:rsid w:val="004E402D"/>
    <w:rsid w:val="004F331C"/>
    <w:rsid w:val="00503007"/>
    <w:rsid w:val="0050390B"/>
    <w:rsid w:val="00512148"/>
    <w:rsid w:val="00517986"/>
    <w:rsid w:val="005221B9"/>
    <w:rsid w:val="00524E1D"/>
    <w:rsid w:val="00540562"/>
    <w:rsid w:val="005405BA"/>
    <w:rsid w:val="005433C5"/>
    <w:rsid w:val="00544C0F"/>
    <w:rsid w:val="0054630E"/>
    <w:rsid w:val="00547A82"/>
    <w:rsid w:val="00550B6B"/>
    <w:rsid w:val="00553045"/>
    <w:rsid w:val="00561984"/>
    <w:rsid w:val="00563421"/>
    <w:rsid w:val="00566B2D"/>
    <w:rsid w:val="0058133B"/>
    <w:rsid w:val="005855C4"/>
    <w:rsid w:val="00586DE3"/>
    <w:rsid w:val="00586E39"/>
    <w:rsid w:val="005907B2"/>
    <w:rsid w:val="005938E7"/>
    <w:rsid w:val="005A23D5"/>
    <w:rsid w:val="005A278E"/>
    <w:rsid w:val="005A2FB2"/>
    <w:rsid w:val="005A5548"/>
    <w:rsid w:val="005B14E6"/>
    <w:rsid w:val="005B32DB"/>
    <w:rsid w:val="005B512A"/>
    <w:rsid w:val="005B79A8"/>
    <w:rsid w:val="005C4470"/>
    <w:rsid w:val="005D0B3A"/>
    <w:rsid w:val="005D1261"/>
    <w:rsid w:val="005D1FAB"/>
    <w:rsid w:val="005D6D75"/>
    <w:rsid w:val="005D70E3"/>
    <w:rsid w:val="005E163E"/>
    <w:rsid w:val="005E227A"/>
    <w:rsid w:val="005E334E"/>
    <w:rsid w:val="005E4917"/>
    <w:rsid w:val="005F493C"/>
    <w:rsid w:val="00600448"/>
    <w:rsid w:val="00603E40"/>
    <w:rsid w:val="00604F6D"/>
    <w:rsid w:val="00604FCC"/>
    <w:rsid w:val="00605C84"/>
    <w:rsid w:val="00610013"/>
    <w:rsid w:val="0061058C"/>
    <w:rsid w:val="00621366"/>
    <w:rsid w:val="00626F66"/>
    <w:rsid w:val="00630DCD"/>
    <w:rsid w:val="006312B8"/>
    <w:rsid w:val="006339FB"/>
    <w:rsid w:val="00637697"/>
    <w:rsid w:val="00640790"/>
    <w:rsid w:val="006412B8"/>
    <w:rsid w:val="00647F57"/>
    <w:rsid w:val="00652D96"/>
    <w:rsid w:val="00654531"/>
    <w:rsid w:val="0065543A"/>
    <w:rsid w:val="00655599"/>
    <w:rsid w:val="0066548F"/>
    <w:rsid w:val="00674EB7"/>
    <w:rsid w:val="00681261"/>
    <w:rsid w:val="00683EE0"/>
    <w:rsid w:val="0069280A"/>
    <w:rsid w:val="00692ABA"/>
    <w:rsid w:val="006949C5"/>
    <w:rsid w:val="00694E81"/>
    <w:rsid w:val="0069786D"/>
    <w:rsid w:val="006A1EDB"/>
    <w:rsid w:val="006A2D4F"/>
    <w:rsid w:val="006A4958"/>
    <w:rsid w:val="006A6B03"/>
    <w:rsid w:val="006B2588"/>
    <w:rsid w:val="006B78F9"/>
    <w:rsid w:val="006C1257"/>
    <w:rsid w:val="006C3E11"/>
    <w:rsid w:val="006C6C4E"/>
    <w:rsid w:val="006C7330"/>
    <w:rsid w:val="006D229E"/>
    <w:rsid w:val="006E65ED"/>
    <w:rsid w:val="006F14D8"/>
    <w:rsid w:val="006F2F35"/>
    <w:rsid w:val="006F4D5D"/>
    <w:rsid w:val="00702ADB"/>
    <w:rsid w:val="00707D8C"/>
    <w:rsid w:val="007118A0"/>
    <w:rsid w:val="0071240D"/>
    <w:rsid w:val="00720463"/>
    <w:rsid w:val="0072372A"/>
    <w:rsid w:val="00725081"/>
    <w:rsid w:val="00727F62"/>
    <w:rsid w:val="00741EC4"/>
    <w:rsid w:val="007459F5"/>
    <w:rsid w:val="0076295B"/>
    <w:rsid w:val="0076691B"/>
    <w:rsid w:val="00770717"/>
    <w:rsid w:val="0077124B"/>
    <w:rsid w:val="0077393B"/>
    <w:rsid w:val="00776F49"/>
    <w:rsid w:val="00777863"/>
    <w:rsid w:val="007830C4"/>
    <w:rsid w:val="0078464A"/>
    <w:rsid w:val="00791476"/>
    <w:rsid w:val="007954C5"/>
    <w:rsid w:val="00795740"/>
    <w:rsid w:val="0079729A"/>
    <w:rsid w:val="007A05CC"/>
    <w:rsid w:val="007A397B"/>
    <w:rsid w:val="007A3C7B"/>
    <w:rsid w:val="007B10C6"/>
    <w:rsid w:val="007B2711"/>
    <w:rsid w:val="007B42CB"/>
    <w:rsid w:val="007B7B12"/>
    <w:rsid w:val="007C4DFB"/>
    <w:rsid w:val="007C752D"/>
    <w:rsid w:val="007D1860"/>
    <w:rsid w:val="007D32CC"/>
    <w:rsid w:val="007D52B6"/>
    <w:rsid w:val="007D5DF7"/>
    <w:rsid w:val="007D725C"/>
    <w:rsid w:val="007E566C"/>
    <w:rsid w:val="007E6DBE"/>
    <w:rsid w:val="007E6F5A"/>
    <w:rsid w:val="007E7A94"/>
    <w:rsid w:val="007E7FBD"/>
    <w:rsid w:val="007F0F7F"/>
    <w:rsid w:val="007F294A"/>
    <w:rsid w:val="007F4266"/>
    <w:rsid w:val="007F6292"/>
    <w:rsid w:val="00805009"/>
    <w:rsid w:val="00805AD8"/>
    <w:rsid w:val="00806531"/>
    <w:rsid w:val="008163DF"/>
    <w:rsid w:val="00826554"/>
    <w:rsid w:val="00826800"/>
    <w:rsid w:val="00833F90"/>
    <w:rsid w:val="00837718"/>
    <w:rsid w:val="00841792"/>
    <w:rsid w:val="00843A71"/>
    <w:rsid w:val="00846BCF"/>
    <w:rsid w:val="0085371D"/>
    <w:rsid w:val="00863A0A"/>
    <w:rsid w:val="008729EB"/>
    <w:rsid w:val="008769EA"/>
    <w:rsid w:val="00877EBF"/>
    <w:rsid w:val="00882863"/>
    <w:rsid w:val="00896745"/>
    <w:rsid w:val="008A0713"/>
    <w:rsid w:val="008B0B5B"/>
    <w:rsid w:val="008B116B"/>
    <w:rsid w:val="008B332E"/>
    <w:rsid w:val="008C218D"/>
    <w:rsid w:val="008C2D90"/>
    <w:rsid w:val="008C37F9"/>
    <w:rsid w:val="008C70D6"/>
    <w:rsid w:val="008D565F"/>
    <w:rsid w:val="008E76B5"/>
    <w:rsid w:val="008F3480"/>
    <w:rsid w:val="008F3B0B"/>
    <w:rsid w:val="009053A7"/>
    <w:rsid w:val="0090545C"/>
    <w:rsid w:val="00905583"/>
    <w:rsid w:val="009068A2"/>
    <w:rsid w:val="00906C27"/>
    <w:rsid w:val="00912561"/>
    <w:rsid w:val="00916D50"/>
    <w:rsid w:val="00920D00"/>
    <w:rsid w:val="009272AD"/>
    <w:rsid w:val="00930379"/>
    <w:rsid w:val="00933467"/>
    <w:rsid w:val="009403E9"/>
    <w:rsid w:val="00940745"/>
    <w:rsid w:val="00943F15"/>
    <w:rsid w:val="00944B43"/>
    <w:rsid w:val="00944F01"/>
    <w:rsid w:val="009509E2"/>
    <w:rsid w:val="009515CD"/>
    <w:rsid w:val="00951708"/>
    <w:rsid w:val="009549A4"/>
    <w:rsid w:val="00956EFB"/>
    <w:rsid w:val="00963B85"/>
    <w:rsid w:val="00964D00"/>
    <w:rsid w:val="00973D55"/>
    <w:rsid w:val="00974A9A"/>
    <w:rsid w:val="00983AE0"/>
    <w:rsid w:val="00983D78"/>
    <w:rsid w:val="00985B3C"/>
    <w:rsid w:val="00986395"/>
    <w:rsid w:val="00990C9E"/>
    <w:rsid w:val="00995498"/>
    <w:rsid w:val="00995B75"/>
    <w:rsid w:val="009A04E5"/>
    <w:rsid w:val="009A2D59"/>
    <w:rsid w:val="009A56F1"/>
    <w:rsid w:val="009A5F1E"/>
    <w:rsid w:val="009A6825"/>
    <w:rsid w:val="009B1AED"/>
    <w:rsid w:val="009C0957"/>
    <w:rsid w:val="009C1D5B"/>
    <w:rsid w:val="009C3998"/>
    <w:rsid w:val="009C4C1C"/>
    <w:rsid w:val="009C5560"/>
    <w:rsid w:val="009C600D"/>
    <w:rsid w:val="009C6014"/>
    <w:rsid w:val="009C6B12"/>
    <w:rsid w:val="009D3CF1"/>
    <w:rsid w:val="009D6AF1"/>
    <w:rsid w:val="009D711D"/>
    <w:rsid w:val="009D735E"/>
    <w:rsid w:val="009D7707"/>
    <w:rsid w:val="009E11E8"/>
    <w:rsid w:val="009E6A45"/>
    <w:rsid w:val="009F0F6B"/>
    <w:rsid w:val="009F2C31"/>
    <w:rsid w:val="009F2FDB"/>
    <w:rsid w:val="009F45B0"/>
    <w:rsid w:val="009F4E0F"/>
    <w:rsid w:val="009F6B36"/>
    <w:rsid w:val="00A01EB8"/>
    <w:rsid w:val="00A02D9E"/>
    <w:rsid w:val="00A056C0"/>
    <w:rsid w:val="00A062E6"/>
    <w:rsid w:val="00A10243"/>
    <w:rsid w:val="00A13893"/>
    <w:rsid w:val="00A15C26"/>
    <w:rsid w:val="00A2227E"/>
    <w:rsid w:val="00A324BA"/>
    <w:rsid w:val="00A353CB"/>
    <w:rsid w:val="00A356CF"/>
    <w:rsid w:val="00A456F5"/>
    <w:rsid w:val="00A45D14"/>
    <w:rsid w:val="00A4653D"/>
    <w:rsid w:val="00A52374"/>
    <w:rsid w:val="00A52854"/>
    <w:rsid w:val="00A536CE"/>
    <w:rsid w:val="00A65E22"/>
    <w:rsid w:val="00A67562"/>
    <w:rsid w:val="00A76FB5"/>
    <w:rsid w:val="00A80106"/>
    <w:rsid w:val="00A90CEF"/>
    <w:rsid w:val="00A94217"/>
    <w:rsid w:val="00A94FC8"/>
    <w:rsid w:val="00A97543"/>
    <w:rsid w:val="00AA0E70"/>
    <w:rsid w:val="00AA3437"/>
    <w:rsid w:val="00AA38A5"/>
    <w:rsid w:val="00AB0916"/>
    <w:rsid w:val="00AC4EDD"/>
    <w:rsid w:val="00AC7138"/>
    <w:rsid w:val="00AD0071"/>
    <w:rsid w:val="00AD2AED"/>
    <w:rsid w:val="00AE217E"/>
    <w:rsid w:val="00AE4AF4"/>
    <w:rsid w:val="00B04829"/>
    <w:rsid w:val="00B079A6"/>
    <w:rsid w:val="00B1285C"/>
    <w:rsid w:val="00B20BD4"/>
    <w:rsid w:val="00B218E5"/>
    <w:rsid w:val="00B305CA"/>
    <w:rsid w:val="00B434BD"/>
    <w:rsid w:val="00B44237"/>
    <w:rsid w:val="00B46A83"/>
    <w:rsid w:val="00B50989"/>
    <w:rsid w:val="00B51072"/>
    <w:rsid w:val="00B51121"/>
    <w:rsid w:val="00B512B9"/>
    <w:rsid w:val="00B60C69"/>
    <w:rsid w:val="00B65667"/>
    <w:rsid w:val="00B7083F"/>
    <w:rsid w:val="00B77F7B"/>
    <w:rsid w:val="00B86B18"/>
    <w:rsid w:val="00B87D6F"/>
    <w:rsid w:val="00B944E0"/>
    <w:rsid w:val="00B94795"/>
    <w:rsid w:val="00B9614E"/>
    <w:rsid w:val="00BA5553"/>
    <w:rsid w:val="00BB0730"/>
    <w:rsid w:val="00BB2088"/>
    <w:rsid w:val="00BB67FD"/>
    <w:rsid w:val="00BC1A9F"/>
    <w:rsid w:val="00BC244C"/>
    <w:rsid w:val="00BD37E2"/>
    <w:rsid w:val="00BD772D"/>
    <w:rsid w:val="00BE06F0"/>
    <w:rsid w:val="00BE255F"/>
    <w:rsid w:val="00BE2715"/>
    <w:rsid w:val="00BE3958"/>
    <w:rsid w:val="00BE3FC7"/>
    <w:rsid w:val="00BE4DC4"/>
    <w:rsid w:val="00BE73BE"/>
    <w:rsid w:val="00BF1CA9"/>
    <w:rsid w:val="00BF5047"/>
    <w:rsid w:val="00C04AE7"/>
    <w:rsid w:val="00C0614A"/>
    <w:rsid w:val="00C117E5"/>
    <w:rsid w:val="00C2491A"/>
    <w:rsid w:val="00C263E3"/>
    <w:rsid w:val="00C319DA"/>
    <w:rsid w:val="00C35FD6"/>
    <w:rsid w:val="00C365D8"/>
    <w:rsid w:val="00C40599"/>
    <w:rsid w:val="00C41E96"/>
    <w:rsid w:val="00C43202"/>
    <w:rsid w:val="00C43FDD"/>
    <w:rsid w:val="00C544F4"/>
    <w:rsid w:val="00C60819"/>
    <w:rsid w:val="00C70561"/>
    <w:rsid w:val="00C70A22"/>
    <w:rsid w:val="00C718DE"/>
    <w:rsid w:val="00C7645C"/>
    <w:rsid w:val="00C77DE1"/>
    <w:rsid w:val="00C83C59"/>
    <w:rsid w:val="00C8596C"/>
    <w:rsid w:val="00C92367"/>
    <w:rsid w:val="00C9365D"/>
    <w:rsid w:val="00CA16CA"/>
    <w:rsid w:val="00CA1ECE"/>
    <w:rsid w:val="00CA6B7E"/>
    <w:rsid w:val="00CA71C4"/>
    <w:rsid w:val="00CB2B41"/>
    <w:rsid w:val="00CB4A4A"/>
    <w:rsid w:val="00CB4C56"/>
    <w:rsid w:val="00CB5C65"/>
    <w:rsid w:val="00CB5D36"/>
    <w:rsid w:val="00CC1F0B"/>
    <w:rsid w:val="00CC4B91"/>
    <w:rsid w:val="00CC5513"/>
    <w:rsid w:val="00CC753A"/>
    <w:rsid w:val="00CD01AF"/>
    <w:rsid w:val="00CD1F21"/>
    <w:rsid w:val="00CD2989"/>
    <w:rsid w:val="00CD55C3"/>
    <w:rsid w:val="00CE19AB"/>
    <w:rsid w:val="00CE3ADC"/>
    <w:rsid w:val="00CF160D"/>
    <w:rsid w:val="00CF6ACF"/>
    <w:rsid w:val="00D00C25"/>
    <w:rsid w:val="00D05A56"/>
    <w:rsid w:val="00D07048"/>
    <w:rsid w:val="00D079F5"/>
    <w:rsid w:val="00D12324"/>
    <w:rsid w:val="00D22090"/>
    <w:rsid w:val="00D244FD"/>
    <w:rsid w:val="00D32D21"/>
    <w:rsid w:val="00D35C84"/>
    <w:rsid w:val="00D363F1"/>
    <w:rsid w:val="00D40672"/>
    <w:rsid w:val="00D420AF"/>
    <w:rsid w:val="00D522A9"/>
    <w:rsid w:val="00D52FB6"/>
    <w:rsid w:val="00D601BF"/>
    <w:rsid w:val="00D612B3"/>
    <w:rsid w:val="00D7057E"/>
    <w:rsid w:val="00D771E8"/>
    <w:rsid w:val="00D77CD6"/>
    <w:rsid w:val="00D800EE"/>
    <w:rsid w:val="00D81EA1"/>
    <w:rsid w:val="00D84289"/>
    <w:rsid w:val="00D856BA"/>
    <w:rsid w:val="00D876DE"/>
    <w:rsid w:val="00D96666"/>
    <w:rsid w:val="00DA400F"/>
    <w:rsid w:val="00DB2AEA"/>
    <w:rsid w:val="00DB35A9"/>
    <w:rsid w:val="00DB7E00"/>
    <w:rsid w:val="00DC1021"/>
    <w:rsid w:val="00DC1716"/>
    <w:rsid w:val="00DC238F"/>
    <w:rsid w:val="00DC2DC8"/>
    <w:rsid w:val="00DC48A7"/>
    <w:rsid w:val="00DD2F99"/>
    <w:rsid w:val="00DD62C0"/>
    <w:rsid w:val="00DD77A6"/>
    <w:rsid w:val="00DF0740"/>
    <w:rsid w:val="00DF4367"/>
    <w:rsid w:val="00E0360C"/>
    <w:rsid w:val="00E036B5"/>
    <w:rsid w:val="00E04D56"/>
    <w:rsid w:val="00E063B8"/>
    <w:rsid w:val="00E06B63"/>
    <w:rsid w:val="00E07465"/>
    <w:rsid w:val="00E104E6"/>
    <w:rsid w:val="00E21864"/>
    <w:rsid w:val="00E22088"/>
    <w:rsid w:val="00E35743"/>
    <w:rsid w:val="00E43D49"/>
    <w:rsid w:val="00E55356"/>
    <w:rsid w:val="00E57650"/>
    <w:rsid w:val="00E6160E"/>
    <w:rsid w:val="00E6665D"/>
    <w:rsid w:val="00E74189"/>
    <w:rsid w:val="00E84438"/>
    <w:rsid w:val="00E87228"/>
    <w:rsid w:val="00E94F4B"/>
    <w:rsid w:val="00E95477"/>
    <w:rsid w:val="00E95841"/>
    <w:rsid w:val="00EB0B8D"/>
    <w:rsid w:val="00EB1516"/>
    <w:rsid w:val="00EB74D6"/>
    <w:rsid w:val="00EC1536"/>
    <w:rsid w:val="00EC319A"/>
    <w:rsid w:val="00EC4A5F"/>
    <w:rsid w:val="00EC62DB"/>
    <w:rsid w:val="00ED062F"/>
    <w:rsid w:val="00ED06B9"/>
    <w:rsid w:val="00ED12AE"/>
    <w:rsid w:val="00ED2866"/>
    <w:rsid w:val="00ED2FE6"/>
    <w:rsid w:val="00EE684E"/>
    <w:rsid w:val="00EF0778"/>
    <w:rsid w:val="00EF1BB4"/>
    <w:rsid w:val="00EF54E7"/>
    <w:rsid w:val="00EF5CFB"/>
    <w:rsid w:val="00EF6FD6"/>
    <w:rsid w:val="00F007CA"/>
    <w:rsid w:val="00F027CE"/>
    <w:rsid w:val="00F040E3"/>
    <w:rsid w:val="00F119AE"/>
    <w:rsid w:val="00F126F7"/>
    <w:rsid w:val="00F15F41"/>
    <w:rsid w:val="00F20D20"/>
    <w:rsid w:val="00F26332"/>
    <w:rsid w:val="00F2649F"/>
    <w:rsid w:val="00F30023"/>
    <w:rsid w:val="00F3054F"/>
    <w:rsid w:val="00F34308"/>
    <w:rsid w:val="00F34820"/>
    <w:rsid w:val="00F37C68"/>
    <w:rsid w:val="00F50D33"/>
    <w:rsid w:val="00F5510A"/>
    <w:rsid w:val="00F5771B"/>
    <w:rsid w:val="00F61530"/>
    <w:rsid w:val="00F66269"/>
    <w:rsid w:val="00F7086A"/>
    <w:rsid w:val="00F71FF7"/>
    <w:rsid w:val="00F72024"/>
    <w:rsid w:val="00F72101"/>
    <w:rsid w:val="00F74625"/>
    <w:rsid w:val="00F77A5B"/>
    <w:rsid w:val="00F81F5E"/>
    <w:rsid w:val="00F83286"/>
    <w:rsid w:val="00F838AF"/>
    <w:rsid w:val="00F87A98"/>
    <w:rsid w:val="00F921E8"/>
    <w:rsid w:val="00F97A4C"/>
    <w:rsid w:val="00FA0A54"/>
    <w:rsid w:val="00FA48E2"/>
    <w:rsid w:val="00FA4BB7"/>
    <w:rsid w:val="00FA57D5"/>
    <w:rsid w:val="00FA7AB7"/>
    <w:rsid w:val="00FB5B25"/>
    <w:rsid w:val="00FB6790"/>
    <w:rsid w:val="00FC1EAD"/>
    <w:rsid w:val="00FC3F2B"/>
    <w:rsid w:val="00FC4712"/>
    <w:rsid w:val="00FF4513"/>
    <w:rsid w:val="00FF681F"/>
    <w:rsid w:val="53881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855029"/>
  <w15:docId w15:val="{977488BA-EB5E-46C4-BD8E-2856A8D6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Pr>
      <w:color w:val="0563C1"/>
      <w:u w:val="single"/>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Pr>
      <w:rFonts w:cstheme="majorBidi"/>
      <w:color w:val="2F5496" w:themeColor="accent1" w:themeShade="BF"/>
      <w:sz w:val="28"/>
      <w:szCs w:val="28"/>
    </w:rPr>
  </w:style>
  <w:style w:type="character" w:customStyle="1" w:styleId="50">
    <w:name w:val="标题 5 字符"/>
    <w:basedOn w:val="a0"/>
    <w:link w:val="5"/>
    <w:uiPriority w:val="9"/>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af2">
    <w:name w:val="表"/>
    <w:basedOn w:val="a"/>
    <w:link w:val="af3"/>
    <w:qFormat/>
    <w:pPr>
      <w:spacing w:after="0" w:line="240" w:lineRule="auto"/>
      <w:jc w:val="center"/>
    </w:pPr>
    <w:rPr>
      <w:rFonts w:ascii="Times New Roman" w:eastAsia="楷体" w:hAnsi="Times New Roman" w:cs="Times New Roman"/>
      <w:sz w:val="21"/>
      <w:szCs w:val="18"/>
      <w:shd w:val="clear" w:color="auto" w:fill="FFFFFF"/>
    </w:rPr>
  </w:style>
  <w:style w:type="character" w:customStyle="1" w:styleId="af3">
    <w:name w:val="表 字符"/>
    <w:basedOn w:val="a0"/>
    <w:link w:val="af2"/>
    <w:qFormat/>
    <w:rPr>
      <w:rFonts w:ascii="Times New Roman" w:eastAsia="楷体" w:hAnsi="Times New Roman" w:cs="Times New Roman"/>
      <w:sz w:val="21"/>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3">
    <w:name w:val="未处理的提及1"/>
    <w:basedOn w:val="a0"/>
    <w:uiPriority w:val="99"/>
    <w:semiHidden/>
    <w:unhideWhenUsed/>
    <w:rPr>
      <w:color w:val="605E5C"/>
      <w:shd w:val="clear" w:color="auto" w:fill="E1DFDD"/>
    </w:rPr>
  </w:style>
  <w:style w:type="paragraph" w:styleId="af4">
    <w:name w:val="Date"/>
    <w:basedOn w:val="a"/>
    <w:next w:val="a"/>
    <w:link w:val="af5"/>
    <w:uiPriority w:val="99"/>
    <w:semiHidden/>
    <w:unhideWhenUsed/>
    <w:rsid w:val="00F7086A"/>
    <w:pPr>
      <w:ind w:leftChars="2500" w:left="100"/>
    </w:pPr>
  </w:style>
  <w:style w:type="character" w:customStyle="1" w:styleId="af5">
    <w:name w:val="日期 字符"/>
    <w:basedOn w:val="a0"/>
    <w:link w:val="af4"/>
    <w:uiPriority w:val="99"/>
    <w:semiHidden/>
    <w:rsid w:val="00F7086A"/>
    <w:rPr>
      <w:kern w:val="2"/>
      <w:sz w:val="22"/>
      <w:szCs w:val="24"/>
      <w14:ligatures w14:val="standardContextual"/>
    </w:rPr>
  </w:style>
  <w:style w:type="table" w:customStyle="1" w:styleId="120">
    <w:name w:val="网格型12"/>
    <w:basedOn w:val="a1"/>
    <w:uiPriority w:val="39"/>
    <w:qFormat/>
    <w:rsid w:val="00CF6ACF"/>
    <w:rPr>
      <w:rFonts w:ascii="等线" w:eastAsia="等线" w:hAnsi="等线" w:cs="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annotation reference"/>
    <w:basedOn w:val="a0"/>
    <w:uiPriority w:val="99"/>
    <w:semiHidden/>
    <w:unhideWhenUsed/>
    <w:rsid w:val="00E07465"/>
    <w:rPr>
      <w:sz w:val="21"/>
      <w:szCs w:val="21"/>
    </w:rPr>
  </w:style>
  <w:style w:type="paragraph" w:styleId="af7">
    <w:name w:val="annotation text"/>
    <w:basedOn w:val="a"/>
    <w:link w:val="af8"/>
    <w:uiPriority w:val="99"/>
    <w:unhideWhenUsed/>
    <w:rsid w:val="00E07465"/>
  </w:style>
  <w:style w:type="character" w:customStyle="1" w:styleId="af8">
    <w:name w:val="批注文字 字符"/>
    <w:basedOn w:val="a0"/>
    <w:link w:val="af7"/>
    <w:uiPriority w:val="99"/>
    <w:rsid w:val="00E07465"/>
    <w:rPr>
      <w:kern w:val="2"/>
      <w:sz w:val="22"/>
      <w:szCs w:val="24"/>
      <w14:ligatures w14:val="standardContextual"/>
    </w:rPr>
  </w:style>
  <w:style w:type="paragraph" w:styleId="af9">
    <w:name w:val="annotation subject"/>
    <w:basedOn w:val="af7"/>
    <w:next w:val="af7"/>
    <w:link w:val="afa"/>
    <w:uiPriority w:val="99"/>
    <w:semiHidden/>
    <w:unhideWhenUsed/>
    <w:rsid w:val="00E07465"/>
    <w:rPr>
      <w:b/>
      <w:bCs/>
    </w:rPr>
  </w:style>
  <w:style w:type="character" w:customStyle="1" w:styleId="afa">
    <w:name w:val="批注主题 字符"/>
    <w:basedOn w:val="af8"/>
    <w:link w:val="af9"/>
    <w:uiPriority w:val="99"/>
    <w:semiHidden/>
    <w:rsid w:val="00E07465"/>
    <w:rPr>
      <w:b/>
      <w:bCs/>
      <w:kern w:val="2"/>
      <w:sz w:val="22"/>
      <w:szCs w:val="24"/>
      <w14:ligatures w14:val="standardContextual"/>
    </w:rPr>
  </w:style>
  <w:style w:type="paragraph" w:styleId="TOC">
    <w:name w:val="TOC Heading"/>
    <w:basedOn w:val="1"/>
    <w:next w:val="a"/>
    <w:uiPriority w:val="39"/>
    <w:unhideWhenUsed/>
    <w:qFormat/>
    <w:rsid w:val="00AD0071"/>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AD0071"/>
    <w:pPr>
      <w:tabs>
        <w:tab w:val="left" w:pos="840"/>
        <w:tab w:val="right" w:leader="dot" w:pos="8296"/>
      </w:tabs>
    </w:pPr>
    <w:rPr>
      <w:rFonts w:ascii="楷体" w:eastAsia="楷体" w:hAnsi="楷体"/>
      <w:b/>
      <w:bCs/>
      <w:noProof/>
      <w:sz w:val="28"/>
      <w:szCs w:val="28"/>
    </w:rPr>
  </w:style>
  <w:style w:type="paragraph" w:styleId="TOC2">
    <w:name w:val="toc 2"/>
    <w:basedOn w:val="a"/>
    <w:next w:val="a"/>
    <w:autoRedefine/>
    <w:uiPriority w:val="39"/>
    <w:unhideWhenUsed/>
    <w:rsid w:val="00503007"/>
    <w:pPr>
      <w:ind w:leftChars="200" w:left="420"/>
    </w:pPr>
  </w:style>
  <w:style w:type="paragraph" w:styleId="TOC3">
    <w:name w:val="toc 3"/>
    <w:basedOn w:val="a"/>
    <w:next w:val="a"/>
    <w:autoRedefine/>
    <w:uiPriority w:val="39"/>
    <w:unhideWhenUsed/>
    <w:rsid w:val="00AD0071"/>
    <w:pPr>
      <w:ind w:leftChars="400" w:left="840"/>
    </w:pPr>
  </w:style>
  <w:style w:type="paragraph" w:styleId="afb">
    <w:name w:val="Revision"/>
    <w:hidden/>
    <w:uiPriority w:val="99"/>
    <w:unhideWhenUsed/>
    <w:rsid w:val="009068A2"/>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19.png"/><Relationship Id="rId21" Type="http://schemas.openxmlformats.org/officeDocument/2006/relationships/image" Target="media/image10.png"/><Relationship Id="rId34" Type="http://schemas.openxmlformats.org/officeDocument/2006/relationships/hyperlink" Target="https://www.163.com/dy/article/KQ2G7U9U05568W0A.html?spss=dy_author" TargetMode="External"/><Relationship Id="rId42"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zhuanlan.zhihu.com/p/19908958307612439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hyperlink" Target="http://vip.stock.finance.sina.com.cn/q/go.php/vReport_Show/kind/lastest/rptid/830558283430/index.phtml" TargetMode="External"/><Relationship Id="rId37" Type="http://schemas.openxmlformats.org/officeDocument/2006/relationships/image" Target="media/image17.png"/><Relationship Id="rId40" Type="http://schemas.openxmlformats.org/officeDocument/2006/relationships/image" Target="media/image20.png"/><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zhuanlan.zhihu.com/p/1990895830761243944" TargetMode="External"/><Relationship Id="rId36" Type="http://schemas.openxmlformats.org/officeDocument/2006/relationships/hyperlink" Target="https://www.163.com/dy/article/KQ2G7U9U05568W0A.html?spss=dy_author" TargetMode="Externa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hyperlink" Target="https://zhuanlan.zhihu.com/p/1990895830761243944"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zhuanlan.zhihu.com/p/1990895830761243944" TargetMode="External"/><Relationship Id="rId35" Type="http://schemas.openxmlformats.org/officeDocument/2006/relationships/hyperlink" Target="http://vip.stock.finance.sina.com.cn/q/go.php/vReport_Show/kind/lastest/rptid/830558283430/index.phtml" TargetMode="External"/><Relationship Id="rId43"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emf"/><Relationship Id="rId25" Type="http://schemas.openxmlformats.org/officeDocument/2006/relationships/image" Target="media/image14.jpeg"/><Relationship Id="rId33" Type="http://schemas.openxmlformats.org/officeDocument/2006/relationships/hyperlink" Target="https://zhuanlan.zhihu.com/p/1990895830761243944" TargetMode="External"/><Relationship Id="rId38" Type="http://schemas.openxmlformats.org/officeDocument/2006/relationships/image" Target="media/image18.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1401A-444E-458F-80F2-40D271CC5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48</Pages>
  <Words>3967</Words>
  <Characters>22613</Characters>
  <Application>Microsoft Office Word</Application>
  <DocSecurity>0</DocSecurity>
  <Lines>188</Lines>
  <Paragraphs>53</Paragraphs>
  <ScaleCrop>false</ScaleCrop>
  <Company/>
  <LinksUpToDate>false</LinksUpToDate>
  <CharactersWithSpaces>26527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张曦瑾</dc:creator>
  <cp:lastModifiedBy>张曦瑾</cp:lastModifiedBy>
  <cp:revision>26</cp:revision>
  <dcterms:created xsi:type="dcterms:W3CDTF">2026-06-01T09:19:00Z</dcterms:created>
  <dcterms:modified xsi:type="dcterms:W3CDTF">2026-06-02T08:30:00Z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eyJoZGlkIjoiYmZlYzEwODZlODNkOWIwYTk1YTRkNzI1ZWRiNTZiMjAiLCJ1c2VySWQiOiIxNDQ1MTYwODk5In0=</vt:lpwstr>
  </property>
  <property fmtid="{D5CDD505-2E9C-101B-9397-08002B2CF9AE}" pid="3" name="KSOProductBuildVer">
    <vt:lpwstr>2052-12.1.0.25865</vt:lpwstr>
  </property>
  <property fmtid="{D5CDD505-2E9C-101B-9397-08002B2CF9AE}" pid="4" name="ICV">
    <vt:lpwstr>2C242714034A407FAD3DB8581FED557A_12</vt:lpwstr>
  </property>
</Properties>
</file>