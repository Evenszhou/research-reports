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53E16" w14:textId="5B5D1FDC" w:rsidR="00E47E41" w:rsidRDefault="00AE4C10" w:rsidP="00871236">
      <w:pPr>
        <w:pStyle w:val="1"/>
        <w:rPr>
          <w:rFonts w:ascii="楷体" w:eastAsia="楷体" w:hAnsi="楷体" w:hint="eastAsia"/>
          <w:sz w:val="28"/>
          <w:szCs w:val="28"/>
        </w:rPr>
      </w:pPr>
      <w:r w:rsidRPr="00D07BAA">
        <w:rPr>
          <w:rFonts w:ascii="楷体" w:eastAsia="楷体" w:hAnsi="楷体" w:hint="eastAsia"/>
          <w:sz w:val="28"/>
          <w:szCs w:val="28"/>
        </w:rPr>
        <w:t>光模块的定义，用途，及工作原理</w:t>
      </w:r>
    </w:p>
    <w:p w14:paraId="57A21072" w14:textId="33E34F62" w:rsidR="004867F9" w:rsidRPr="00AA29F7" w:rsidRDefault="004867F9" w:rsidP="004867F9">
      <w:pPr>
        <w:pStyle w:val="2"/>
        <w:rPr>
          <w:rFonts w:ascii="楷体" w:eastAsia="楷体" w:hAnsi="楷体" w:hint="eastAsia"/>
          <w:sz w:val="28"/>
          <w:szCs w:val="28"/>
        </w:rPr>
      </w:pPr>
      <w:r w:rsidRPr="00AA29F7">
        <w:rPr>
          <w:rFonts w:ascii="楷体" w:eastAsia="楷体" w:hAnsi="楷体" w:hint="eastAsia"/>
          <w:sz w:val="28"/>
          <w:szCs w:val="28"/>
        </w:rPr>
        <w:t>光模块的定义</w:t>
      </w:r>
    </w:p>
    <w:p w14:paraId="4E8940BA" w14:textId="4D0E8B60" w:rsidR="00D07BAA" w:rsidRPr="00D07BAA" w:rsidRDefault="00D07BAA" w:rsidP="00526627">
      <w:pPr>
        <w:ind w:firstLineChars="200" w:firstLine="560"/>
        <w:rPr>
          <w:rFonts w:ascii="楷体" w:eastAsia="楷体" w:hAnsi="楷体" w:hint="eastAsia"/>
          <w:sz w:val="28"/>
          <w:szCs w:val="28"/>
        </w:rPr>
      </w:pPr>
      <w:r w:rsidRPr="00D07BAA">
        <w:rPr>
          <w:rFonts w:ascii="楷体" w:eastAsia="楷体" w:hAnsi="楷体" w:hint="eastAsia"/>
          <w:sz w:val="28"/>
          <w:szCs w:val="28"/>
        </w:rPr>
        <w:t>光模块（Optical Transceiver）的核心定义是：一种用于光纤通信系统中的有源光电子器件，它在发送端将电信号转换为光信号，通过光纤传输后，在接收端再将光信号还原为电信号，从而实现光电/电光转换。它是连接网络设备（如交换机、路由器、服务器）与光纤线缆的光电转换接口。一个标准</w:t>
      </w:r>
      <w:r w:rsidR="00691A52">
        <w:rPr>
          <w:rFonts w:ascii="楷体" w:eastAsia="楷体" w:hAnsi="楷体" w:hint="eastAsia"/>
          <w:sz w:val="28"/>
          <w:szCs w:val="28"/>
        </w:rPr>
        <w:t>可插拔</w:t>
      </w:r>
      <w:r w:rsidRPr="00D07BAA">
        <w:rPr>
          <w:rFonts w:ascii="楷体" w:eastAsia="楷体" w:hAnsi="楷体" w:hint="eastAsia"/>
          <w:sz w:val="28"/>
          <w:szCs w:val="28"/>
        </w:rPr>
        <w:t>光模块通常包含以下部分：发射部分（TOSA）：包含激光器，负责电</w:t>
      </w:r>
      <w:r w:rsidR="006836E0">
        <w:rPr>
          <w:rFonts w:ascii="楷体" w:eastAsia="楷体" w:hAnsi="楷体" w:hint="eastAsia"/>
          <w:sz w:val="28"/>
          <w:szCs w:val="28"/>
        </w:rPr>
        <w:t>-</w:t>
      </w:r>
      <w:r w:rsidRPr="00D07BAA">
        <w:rPr>
          <w:rFonts w:ascii="楷体" w:eastAsia="楷体" w:hAnsi="楷体" w:hint="eastAsia"/>
          <w:sz w:val="28"/>
          <w:szCs w:val="28"/>
        </w:rPr>
        <w:t>光转换。接收部分（ROSA）：包含光电探测器，负责光</w:t>
      </w:r>
      <w:r w:rsidR="006836E0">
        <w:rPr>
          <w:rFonts w:ascii="楷体" w:eastAsia="楷体" w:hAnsi="楷体" w:hint="eastAsia"/>
          <w:sz w:val="28"/>
          <w:szCs w:val="28"/>
        </w:rPr>
        <w:t>-</w:t>
      </w:r>
      <w:r w:rsidRPr="00D07BAA">
        <w:rPr>
          <w:rFonts w:ascii="楷体" w:eastAsia="楷体" w:hAnsi="楷体" w:hint="eastAsia"/>
          <w:sz w:val="28"/>
          <w:szCs w:val="28"/>
        </w:rPr>
        <w:t>电转换。驱动电路与接口：处理信号的调制、放大，并通过标准电气接口（金手指）与设备主板通信。</w:t>
      </w:r>
    </w:p>
    <w:p w14:paraId="6486B4FB" w14:textId="1F089936" w:rsidR="00871236" w:rsidRDefault="00D07BAA" w:rsidP="00526627">
      <w:pPr>
        <w:ind w:firstLineChars="200" w:firstLine="560"/>
        <w:rPr>
          <w:rFonts w:ascii="楷体" w:eastAsia="楷体" w:hAnsi="楷体" w:hint="eastAsia"/>
          <w:sz w:val="28"/>
          <w:szCs w:val="28"/>
        </w:rPr>
      </w:pPr>
      <w:r w:rsidRPr="00D07BAA">
        <w:rPr>
          <w:rFonts w:ascii="楷体" w:eastAsia="楷体" w:hAnsi="楷体" w:hint="eastAsia"/>
          <w:sz w:val="28"/>
          <w:szCs w:val="28"/>
        </w:rPr>
        <w:t>根据应用场景，它又被细分为多种封装形式（如SFP、QSFP、QSFP-DD等</w:t>
      </w:r>
      <w:r w:rsidR="006836E0">
        <w:rPr>
          <w:rFonts w:ascii="楷体" w:eastAsia="楷体" w:hAnsi="楷体" w:hint="eastAsia"/>
          <w:sz w:val="28"/>
          <w:szCs w:val="28"/>
        </w:rPr>
        <w:t>，此处暂且只讨论可插拔光模块</w:t>
      </w:r>
      <w:r w:rsidRPr="00D07BAA">
        <w:rPr>
          <w:rFonts w:ascii="楷体" w:eastAsia="楷体" w:hAnsi="楷体" w:hint="eastAsia"/>
          <w:sz w:val="28"/>
          <w:szCs w:val="28"/>
        </w:rPr>
        <w:t>），支持不同的传输速率、距离和光纤类型。</w:t>
      </w:r>
    </w:p>
    <w:p w14:paraId="117227FB" w14:textId="773BBB88" w:rsidR="004867F9" w:rsidRDefault="004867F9" w:rsidP="004867F9">
      <w:pPr>
        <w:pStyle w:val="2"/>
        <w:rPr>
          <w:rFonts w:ascii="楷体" w:eastAsia="楷体" w:hAnsi="楷体" w:hint="eastAsia"/>
          <w:sz w:val="28"/>
          <w:szCs w:val="28"/>
        </w:rPr>
      </w:pPr>
      <w:r w:rsidRPr="004867F9">
        <w:rPr>
          <w:rFonts w:ascii="楷体" w:eastAsia="楷体" w:hAnsi="楷体" w:hint="eastAsia"/>
          <w:sz w:val="28"/>
          <w:szCs w:val="28"/>
        </w:rPr>
        <w:t>光模块的用途</w:t>
      </w:r>
    </w:p>
    <w:p w14:paraId="316592B4" w14:textId="320E6928" w:rsidR="004867F9" w:rsidRDefault="00526627" w:rsidP="00526627">
      <w:pPr>
        <w:ind w:firstLineChars="200" w:firstLine="560"/>
        <w:rPr>
          <w:rFonts w:ascii="楷体" w:eastAsia="楷体" w:hAnsi="楷体" w:hint="eastAsia"/>
          <w:sz w:val="28"/>
          <w:szCs w:val="32"/>
        </w:rPr>
      </w:pPr>
      <w:r>
        <w:rPr>
          <w:rFonts w:ascii="楷体" w:eastAsia="楷体" w:hAnsi="楷体" w:hint="eastAsia"/>
          <w:sz w:val="28"/>
          <w:szCs w:val="32"/>
        </w:rPr>
        <w:t>要理解光模块的用途，就需要理解光模块的光电转换的实质。现代计算机是基于二进制的</w:t>
      </w:r>
      <w:r w:rsidR="00B75C48">
        <w:rPr>
          <w:rFonts w:ascii="楷体" w:eastAsia="楷体" w:hAnsi="楷体" w:hint="eastAsia"/>
          <w:sz w:val="28"/>
          <w:szCs w:val="32"/>
        </w:rPr>
        <w:t>机械结构，所有的信息流都是基于0/1序列的产物，这些以0/1序列表示的信息流在早年间主要以电信号的形式存储和传输。但是在电传输的发展过程中，传统的铜材料</w:t>
      </w:r>
      <w:r w:rsidR="00103D6B">
        <w:rPr>
          <w:rFonts w:ascii="楷体" w:eastAsia="楷体" w:hAnsi="楷体" w:hint="eastAsia"/>
          <w:sz w:val="28"/>
          <w:szCs w:val="32"/>
        </w:rPr>
        <w:t>出现了难以解决的材料固有问题和成本问题，而在当时，光是最成熟</w:t>
      </w:r>
      <w:r w:rsidR="00103D6B">
        <w:rPr>
          <w:rFonts w:ascii="楷体" w:eastAsia="楷体" w:hAnsi="楷体" w:hint="eastAsia"/>
          <w:sz w:val="28"/>
          <w:szCs w:val="32"/>
        </w:rPr>
        <w:lastRenderedPageBreak/>
        <w:t>也最接近于一个完整解决方案的介质。因此光得以成功介入以铜缆为主导的通信网络之中。</w:t>
      </w:r>
    </w:p>
    <w:p w14:paraId="00ABA74C" w14:textId="2A47AC96" w:rsidR="00103D6B" w:rsidRDefault="00A5281F" w:rsidP="00526627">
      <w:pPr>
        <w:ind w:firstLineChars="200" w:firstLine="560"/>
        <w:rPr>
          <w:rFonts w:ascii="楷体" w:eastAsia="楷体" w:hAnsi="楷体" w:hint="eastAsia"/>
          <w:sz w:val="28"/>
          <w:szCs w:val="32"/>
        </w:rPr>
      </w:pPr>
      <w:r>
        <w:rPr>
          <w:rFonts w:ascii="楷体" w:eastAsia="楷体" w:hAnsi="楷体" w:hint="eastAsia"/>
          <w:sz w:val="28"/>
          <w:szCs w:val="32"/>
        </w:rPr>
        <w:t>如前所述，信息究其根本都是以二进制表示的，但是显而易见，由傅里叶转换形成的</w:t>
      </w:r>
      <w:r w:rsidR="00D72BBA">
        <w:rPr>
          <w:rFonts w:ascii="楷体" w:eastAsia="楷体" w:hAnsi="楷体" w:hint="eastAsia"/>
          <w:sz w:val="28"/>
          <w:szCs w:val="32"/>
        </w:rPr>
        <w:t>电压</w:t>
      </w:r>
      <w:r>
        <w:rPr>
          <w:rFonts w:ascii="楷体" w:eastAsia="楷体" w:hAnsi="楷体" w:hint="eastAsia"/>
          <w:sz w:val="28"/>
          <w:szCs w:val="32"/>
        </w:rPr>
        <w:t>近方波</w:t>
      </w:r>
      <w:r w:rsidR="00D72BBA">
        <w:rPr>
          <w:rFonts w:ascii="楷体" w:eastAsia="楷体" w:hAnsi="楷体" w:hint="eastAsia"/>
          <w:sz w:val="28"/>
          <w:szCs w:val="32"/>
        </w:rPr>
        <w:t>和通过亮暗控制，波分复用形成的光波是无法直接转换的，这时候，就需要一个中介结构进行光到电，电到光之间的转换和翻译，这就是光模块的核心功能和用途：进行光信息流与电信息流之间的相互</w:t>
      </w:r>
      <w:r w:rsidR="00971A38">
        <w:rPr>
          <w:rFonts w:ascii="楷体" w:eastAsia="楷体" w:hAnsi="楷体" w:hint="eastAsia"/>
          <w:sz w:val="28"/>
          <w:szCs w:val="32"/>
        </w:rPr>
        <w:t>转译。</w:t>
      </w:r>
    </w:p>
    <w:p w14:paraId="25C01D85" w14:textId="593B058C" w:rsidR="00971A38" w:rsidRPr="00C11496" w:rsidRDefault="00971A38" w:rsidP="00971A38">
      <w:pPr>
        <w:pStyle w:val="2"/>
        <w:rPr>
          <w:rFonts w:ascii="楷体" w:eastAsia="楷体" w:hAnsi="楷体" w:hint="eastAsia"/>
          <w:sz w:val="28"/>
          <w:szCs w:val="28"/>
        </w:rPr>
      </w:pPr>
      <w:r w:rsidRPr="00C11496">
        <w:rPr>
          <w:rFonts w:ascii="楷体" w:eastAsia="楷体" w:hAnsi="楷体" w:hint="eastAsia"/>
          <w:sz w:val="28"/>
          <w:szCs w:val="28"/>
        </w:rPr>
        <w:t>光模块的工作原理</w:t>
      </w:r>
    </w:p>
    <w:p w14:paraId="6AE936E1" w14:textId="0F285460" w:rsidR="00971A38" w:rsidRDefault="003A2275" w:rsidP="00526627">
      <w:pPr>
        <w:ind w:firstLineChars="200" w:firstLine="560"/>
        <w:rPr>
          <w:rFonts w:ascii="楷体" w:eastAsia="楷体" w:hAnsi="楷体" w:hint="eastAsia"/>
          <w:sz w:val="28"/>
          <w:szCs w:val="32"/>
        </w:rPr>
      </w:pPr>
      <w:r>
        <w:rPr>
          <w:rFonts w:ascii="楷体" w:eastAsia="楷体" w:hAnsi="楷体" w:hint="eastAsia"/>
          <w:sz w:val="28"/>
          <w:szCs w:val="32"/>
        </w:rPr>
        <w:t>要理解光模块的工作原理，则要先了解光模块的大致结构，这里从可插拔光模块入手，对于后文非可插拔的推广，其本质结构并无不同。</w:t>
      </w:r>
    </w:p>
    <w:p w14:paraId="6D6CB140" w14:textId="77777777" w:rsidR="003A2275" w:rsidRDefault="003A2275" w:rsidP="003A2275">
      <w:pPr>
        <w:jc w:val="center"/>
        <w:rPr>
          <w:rFonts w:ascii="楷体" w:eastAsia="楷体" w:hAnsi="楷体" w:hint="eastAsia"/>
          <w:sz w:val="16"/>
          <w:szCs w:val="16"/>
        </w:rPr>
      </w:pPr>
      <w:r>
        <w:rPr>
          <w:rFonts w:ascii="楷体" w:eastAsia="楷体" w:hAnsi="楷体" w:hint="eastAsia"/>
          <w:sz w:val="21"/>
          <w:szCs w:val="16"/>
        </w:rPr>
        <w:t>图：典型光模块的大致结构及申万细解图</w:t>
      </w:r>
    </w:p>
    <w:p w14:paraId="7DD8CB46" w14:textId="77777777" w:rsidR="003A2275" w:rsidRDefault="003A2275" w:rsidP="003A2275">
      <w:pPr>
        <w:jc w:val="center"/>
        <w:rPr>
          <w:rFonts w:hint="eastAsia"/>
        </w:rPr>
      </w:pPr>
      <w:r>
        <w:rPr>
          <w:rFonts w:hint="eastAsia"/>
          <w:noProof/>
        </w:rPr>
        <w:drawing>
          <wp:inline distT="0" distB="0" distL="0" distR="0" wp14:anchorId="13A05780" wp14:editId="094996FB">
            <wp:extent cx="5274310" cy="2706370"/>
            <wp:effectExtent l="0" t="0" r="2540" b="0"/>
            <wp:docPr id="1119318682"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18682" name="图片 1"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2706370"/>
                    </a:xfrm>
                    <a:prstGeom prst="rect">
                      <a:avLst/>
                    </a:prstGeom>
                    <a:noFill/>
                    <a:ln>
                      <a:noFill/>
                    </a:ln>
                  </pic:spPr>
                </pic:pic>
              </a:graphicData>
            </a:graphic>
          </wp:inline>
        </w:drawing>
      </w:r>
    </w:p>
    <w:p w14:paraId="00FB3358" w14:textId="77777777" w:rsidR="003A2275" w:rsidRDefault="003A2275" w:rsidP="003A2275">
      <w:pPr>
        <w:jc w:val="center"/>
        <w:rPr>
          <w:rFonts w:hint="eastAsia"/>
        </w:rPr>
      </w:pPr>
      <w:r>
        <w:rPr>
          <w:noProof/>
          <w14:ligatures w14:val="none"/>
        </w:rPr>
        <w:lastRenderedPageBreak/>
        <w:drawing>
          <wp:inline distT="0" distB="0" distL="0" distR="0" wp14:anchorId="6731C79D" wp14:editId="7BC3C738">
            <wp:extent cx="5274310" cy="4005580"/>
            <wp:effectExtent l="0" t="0" r="2540" b="0"/>
            <wp:docPr id="1873446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46875" name=""/>
                    <pic:cNvPicPr/>
                  </pic:nvPicPr>
                  <pic:blipFill>
                    <a:blip r:embed="rId8"/>
                    <a:stretch>
                      <a:fillRect/>
                    </a:stretch>
                  </pic:blipFill>
                  <pic:spPr>
                    <a:xfrm>
                      <a:off x="0" y="0"/>
                      <a:ext cx="5274310" cy="4005580"/>
                    </a:xfrm>
                    <a:prstGeom prst="rect">
                      <a:avLst/>
                    </a:prstGeom>
                  </pic:spPr>
                </pic:pic>
              </a:graphicData>
            </a:graphic>
          </wp:inline>
        </w:drawing>
      </w:r>
    </w:p>
    <w:p w14:paraId="3FED74A3" w14:textId="77777777" w:rsidR="003A2275" w:rsidRDefault="003A2275" w:rsidP="003A2275">
      <w:pPr>
        <w:rPr>
          <w:rFonts w:ascii="楷体" w:eastAsia="楷体" w:hAnsi="楷体" w:hint="eastAsia"/>
          <w:sz w:val="21"/>
          <w:szCs w:val="22"/>
        </w:rPr>
      </w:pPr>
      <w:r>
        <w:rPr>
          <w:rFonts w:ascii="楷体" w:eastAsia="楷体" w:hAnsi="楷体" w:hint="eastAsia"/>
          <w:sz w:val="21"/>
          <w:szCs w:val="22"/>
        </w:rPr>
        <w:t>图片来源：今日光电，申万宏源</w:t>
      </w:r>
    </w:p>
    <w:p w14:paraId="2556DD26" w14:textId="7FB5EBDB" w:rsidR="003A2275" w:rsidRPr="003A2275" w:rsidRDefault="00C93168" w:rsidP="003A2275">
      <w:pPr>
        <w:rPr>
          <w:rFonts w:ascii="楷体" w:eastAsia="楷体" w:hAnsi="楷体" w:hint="eastAsia"/>
          <w:sz w:val="28"/>
          <w:szCs w:val="32"/>
        </w:rPr>
      </w:pPr>
      <w:r w:rsidRPr="00C93168">
        <w:rPr>
          <w:rFonts w:ascii="楷体" w:eastAsia="楷体" w:hAnsi="楷体"/>
          <w:sz w:val="28"/>
          <w:szCs w:val="32"/>
        </w:rPr>
        <w:t>这是一个经典的</w:t>
      </w:r>
      <w:r w:rsidR="009472FD">
        <w:rPr>
          <w:rFonts w:ascii="楷体" w:eastAsia="楷体" w:hAnsi="楷体" w:hint="eastAsia"/>
          <w:sz w:val="28"/>
          <w:szCs w:val="32"/>
        </w:rPr>
        <w:t>双纤</w:t>
      </w:r>
      <w:r w:rsidR="00F55A4A">
        <w:rPr>
          <w:rFonts w:ascii="楷体" w:eastAsia="楷体" w:hAnsi="楷体" w:hint="eastAsia"/>
          <w:sz w:val="28"/>
          <w:szCs w:val="32"/>
        </w:rPr>
        <w:t>双</w:t>
      </w:r>
      <w:r w:rsidR="00553E41">
        <w:rPr>
          <w:rFonts w:ascii="楷体" w:eastAsia="楷体" w:hAnsi="楷体" w:hint="eastAsia"/>
          <w:sz w:val="28"/>
          <w:szCs w:val="32"/>
        </w:rPr>
        <w:t>工</w:t>
      </w:r>
      <w:r>
        <w:rPr>
          <w:rFonts w:ascii="楷体" w:eastAsia="楷体" w:hAnsi="楷体" w:hint="eastAsia"/>
          <w:sz w:val="28"/>
          <w:szCs w:val="32"/>
        </w:rPr>
        <w:t>单通道光模块。</w:t>
      </w:r>
      <w:r w:rsidR="00553E41">
        <w:rPr>
          <w:rFonts w:ascii="楷体" w:eastAsia="楷体" w:hAnsi="楷体" w:hint="eastAsia"/>
          <w:sz w:val="28"/>
          <w:szCs w:val="32"/>
        </w:rPr>
        <w:t>SFP谱系的低速率光模块一般与此类似</w:t>
      </w:r>
      <w:r w:rsidRPr="00C93168">
        <w:rPr>
          <w:rFonts w:ascii="楷体" w:eastAsia="楷体" w:hAnsi="楷体"/>
          <w:sz w:val="28"/>
          <w:szCs w:val="32"/>
        </w:rPr>
        <w:t>。</w:t>
      </w:r>
      <w:r w:rsidR="004A64F3" w:rsidRPr="00C93168">
        <w:rPr>
          <w:rFonts w:ascii="楷体" w:eastAsia="楷体" w:hAnsi="楷体"/>
          <w:sz w:val="28"/>
          <w:szCs w:val="32"/>
        </w:rPr>
        <w:t>双纤</w:t>
      </w:r>
      <w:r w:rsidR="004A64F3">
        <w:rPr>
          <w:rFonts w:ascii="楷体" w:eastAsia="楷体" w:hAnsi="楷体" w:hint="eastAsia"/>
          <w:sz w:val="28"/>
          <w:szCs w:val="32"/>
        </w:rPr>
        <w:t>意为使用</w:t>
      </w:r>
      <w:r w:rsidR="004A64F3" w:rsidRPr="00C93168">
        <w:rPr>
          <w:rFonts w:ascii="楷体" w:eastAsia="楷体" w:hAnsi="楷体"/>
          <w:sz w:val="28"/>
          <w:szCs w:val="32"/>
        </w:rPr>
        <w:t>两根光纤</w:t>
      </w:r>
      <w:r w:rsidR="004A64F3">
        <w:rPr>
          <w:rFonts w:ascii="楷体" w:eastAsia="楷体" w:hAnsi="楷体" w:hint="eastAsia"/>
          <w:sz w:val="28"/>
          <w:szCs w:val="32"/>
        </w:rPr>
        <w:t>，</w:t>
      </w:r>
      <w:r w:rsidR="00E96D31">
        <w:rPr>
          <w:rFonts w:ascii="楷体" w:eastAsia="楷体" w:hAnsi="楷体" w:hint="eastAsia"/>
          <w:sz w:val="28"/>
          <w:szCs w:val="32"/>
        </w:rPr>
        <w:t>双</w:t>
      </w:r>
      <w:r w:rsidR="009472FD">
        <w:rPr>
          <w:rFonts w:ascii="楷体" w:eastAsia="楷体" w:hAnsi="楷体" w:hint="eastAsia"/>
          <w:sz w:val="28"/>
          <w:szCs w:val="32"/>
        </w:rPr>
        <w:t>工，意为</w:t>
      </w:r>
      <w:r w:rsidR="00847E6F">
        <w:rPr>
          <w:rFonts w:ascii="楷体" w:eastAsia="楷体" w:hAnsi="楷体" w:hint="eastAsia"/>
          <w:sz w:val="28"/>
          <w:szCs w:val="32"/>
        </w:rPr>
        <w:t>数据能在</w:t>
      </w:r>
      <w:r w:rsidR="00E96D31">
        <w:rPr>
          <w:rFonts w:ascii="楷体" w:eastAsia="楷体" w:hAnsi="楷体" w:hint="eastAsia"/>
          <w:sz w:val="28"/>
          <w:szCs w:val="32"/>
        </w:rPr>
        <w:t>出入两</w:t>
      </w:r>
      <w:r w:rsidR="00847E6F">
        <w:rPr>
          <w:rFonts w:ascii="楷体" w:eastAsia="楷体" w:hAnsi="楷体" w:hint="eastAsia"/>
          <w:sz w:val="28"/>
          <w:szCs w:val="32"/>
        </w:rPr>
        <w:t>方向上传输，入向数据能转为出向，出向数据</w:t>
      </w:r>
      <w:r w:rsidR="00E96D31">
        <w:rPr>
          <w:rFonts w:ascii="楷体" w:eastAsia="楷体" w:hAnsi="楷体" w:hint="eastAsia"/>
          <w:sz w:val="28"/>
          <w:szCs w:val="32"/>
        </w:rPr>
        <w:t>也</w:t>
      </w:r>
      <w:r w:rsidR="00847E6F">
        <w:rPr>
          <w:rFonts w:ascii="楷体" w:eastAsia="楷体" w:hAnsi="楷体" w:hint="eastAsia"/>
          <w:sz w:val="28"/>
          <w:szCs w:val="32"/>
        </w:rPr>
        <w:t>能转为入向</w:t>
      </w:r>
      <w:r w:rsidR="004A64F3">
        <w:rPr>
          <w:rFonts w:ascii="楷体" w:eastAsia="楷体" w:hAnsi="楷体" w:hint="eastAsia"/>
          <w:sz w:val="28"/>
          <w:szCs w:val="32"/>
        </w:rPr>
        <w:t>，在本例中，一般以一根光纤为入向光纤，一根光纤为出向光纤</w:t>
      </w:r>
      <w:r w:rsidR="00E96D31">
        <w:rPr>
          <w:rFonts w:ascii="楷体" w:eastAsia="楷体" w:hAnsi="楷体" w:hint="eastAsia"/>
          <w:sz w:val="28"/>
          <w:szCs w:val="32"/>
        </w:rPr>
        <w:t>，这样就实现了一个模块既可以发送数据也可以接收数据的功能。通道</w:t>
      </w:r>
      <w:r w:rsidR="007470BD">
        <w:rPr>
          <w:rFonts w:ascii="楷体" w:eastAsia="楷体" w:hAnsi="楷体" w:hint="eastAsia"/>
          <w:sz w:val="28"/>
          <w:szCs w:val="32"/>
        </w:rPr>
        <w:t>的概念，一般一来一回算作一个通道，本例中，一根入向光纤和一根出向光纤共同组成了一个通道</w:t>
      </w:r>
      <w:r w:rsidR="00847E6F">
        <w:rPr>
          <w:rFonts w:ascii="楷体" w:eastAsia="楷体" w:hAnsi="楷体" w:hint="eastAsia"/>
          <w:sz w:val="28"/>
          <w:szCs w:val="32"/>
        </w:rPr>
        <w:t>。</w:t>
      </w:r>
      <w:r w:rsidRPr="00C93168">
        <w:rPr>
          <w:rFonts w:ascii="楷体" w:eastAsia="楷体" w:hAnsi="楷体"/>
          <w:sz w:val="28"/>
          <w:szCs w:val="32"/>
        </w:rPr>
        <w:t>接口</w:t>
      </w:r>
      <w:r w:rsidR="004A64F3">
        <w:rPr>
          <w:rFonts w:ascii="楷体" w:eastAsia="楷体" w:hAnsi="楷体" w:hint="eastAsia"/>
          <w:sz w:val="28"/>
          <w:szCs w:val="32"/>
        </w:rPr>
        <w:t>大多</w:t>
      </w:r>
      <w:r w:rsidRPr="00C93168">
        <w:rPr>
          <w:rFonts w:ascii="楷体" w:eastAsia="楷体" w:hAnsi="楷体"/>
          <w:sz w:val="28"/>
          <w:szCs w:val="32"/>
        </w:rPr>
        <w:t>是LC口</w:t>
      </w:r>
      <w:r w:rsidR="004A64F3">
        <w:rPr>
          <w:rFonts w:ascii="楷体" w:eastAsia="楷体" w:hAnsi="楷体" w:hint="eastAsia"/>
          <w:sz w:val="28"/>
          <w:szCs w:val="32"/>
        </w:rPr>
        <w:t>，一种常见的光纤连接器。</w:t>
      </w:r>
    </w:p>
    <w:p w14:paraId="5DA365D7" w14:textId="77777777" w:rsidR="00F55A4A" w:rsidRDefault="00F55A4A" w:rsidP="00F55A4A">
      <w:pPr>
        <w:rPr>
          <w:rFonts w:ascii="楷体" w:eastAsia="楷体" w:hAnsi="楷体" w:hint="eastAsia"/>
          <w:sz w:val="28"/>
          <w:szCs w:val="32"/>
        </w:rPr>
      </w:pPr>
      <w:r>
        <w:rPr>
          <w:rFonts w:ascii="楷体" w:eastAsia="楷体" w:hAnsi="楷体" w:hint="eastAsia"/>
          <w:sz w:val="28"/>
          <w:szCs w:val="32"/>
        </w:rPr>
        <w:t>当然，光模块发展到后来，单纯的LC口已经无法满足数据中心的复杂需求，因此在光纤侧有很多变革，此处以QSFP-DD 200G SR-8型</w:t>
      </w:r>
      <w:r>
        <w:rPr>
          <w:rFonts w:ascii="楷体" w:eastAsia="楷体" w:hAnsi="楷体" w:hint="eastAsia"/>
          <w:sz w:val="28"/>
          <w:szCs w:val="32"/>
        </w:rPr>
        <w:lastRenderedPageBreak/>
        <w:t>号为例：</w:t>
      </w:r>
    </w:p>
    <w:p w14:paraId="6086E256" w14:textId="77777777" w:rsidR="00F55A4A" w:rsidRPr="00E04F15" w:rsidRDefault="00F55A4A" w:rsidP="00F55A4A">
      <w:pPr>
        <w:jc w:val="center"/>
        <w:rPr>
          <w:rFonts w:ascii="楷体" w:eastAsia="楷体" w:hAnsi="楷体" w:hint="eastAsia"/>
          <w:sz w:val="21"/>
          <w:szCs w:val="22"/>
        </w:rPr>
      </w:pPr>
      <w:r w:rsidRPr="00E04F15">
        <w:rPr>
          <w:rFonts w:ascii="楷体" w:eastAsia="楷体" w:hAnsi="楷体" w:hint="eastAsia"/>
          <w:sz w:val="21"/>
          <w:szCs w:val="22"/>
        </w:rPr>
        <w:t>图：QSFP-DD 200G图例</w:t>
      </w:r>
    </w:p>
    <w:p w14:paraId="31A5F966" w14:textId="77777777" w:rsidR="00F55A4A" w:rsidRDefault="00F55A4A" w:rsidP="00F55A4A">
      <w:pPr>
        <w:jc w:val="center"/>
        <w:rPr>
          <w:rFonts w:ascii="楷体" w:eastAsia="楷体" w:hAnsi="楷体" w:hint="eastAsia"/>
          <w:sz w:val="28"/>
          <w:szCs w:val="32"/>
        </w:rPr>
      </w:pPr>
      <w:r w:rsidRPr="00573EB2">
        <w:rPr>
          <w:rFonts w:ascii="楷体" w:eastAsia="楷体" w:hAnsi="楷体"/>
          <w:noProof/>
          <w:sz w:val="28"/>
          <w:szCs w:val="32"/>
        </w:rPr>
        <w:drawing>
          <wp:inline distT="0" distB="0" distL="0" distR="0" wp14:anchorId="520E4C51" wp14:editId="00B64E30">
            <wp:extent cx="2970273" cy="1776227"/>
            <wp:effectExtent l="0" t="0" r="1905" b="0"/>
            <wp:docPr id="5423069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1962" b="28238"/>
                    <a:stretch>
                      <a:fillRect/>
                    </a:stretch>
                  </pic:blipFill>
                  <pic:spPr bwMode="auto">
                    <a:xfrm>
                      <a:off x="0" y="0"/>
                      <a:ext cx="2979634" cy="1781825"/>
                    </a:xfrm>
                    <a:prstGeom prst="rect">
                      <a:avLst/>
                    </a:prstGeom>
                    <a:noFill/>
                    <a:ln>
                      <a:noFill/>
                    </a:ln>
                    <a:extLst>
                      <a:ext uri="{53640926-AAD7-44D8-BBD7-CCE9431645EC}">
                        <a14:shadowObscured xmlns:a14="http://schemas.microsoft.com/office/drawing/2010/main"/>
                      </a:ext>
                    </a:extLst>
                  </pic:spPr>
                </pic:pic>
              </a:graphicData>
            </a:graphic>
          </wp:inline>
        </w:drawing>
      </w:r>
    </w:p>
    <w:p w14:paraId="475D9712" w14:textId="77777777" w:rsidR="00F55A4A" w:rsidRPr="00E04F15" w:rsidRDefault="00F55A4A" w:rsidP="00F55A4A">
      <w:pPr>
        <w:rPr>
          <w:rFonts w:ascii="楷体" w:eastAsia="楷体" w:hAnsi="楷体" w:hint="eastAsia"/>
          <w:sz w:val="21"/>
          <w:szCs w:val="22"/>
        </w:rPr>
      </w:pPr>
      <w:r w:rsidRPr="00E04F15">
        <w:rPr>
          <w:rFonts w:ascii="楷体" w:eastAsia="楷体" w:hAnsi="楷体" w:hint="eastAsia"/>
          <w:sz w:val="21"/>
          <w:szCs w:val="22"/>
        </w:rPr>
        <w:t>数据来源：淘宝</w:t>
      </w:r>
    </w:p>
    <w:p w14:paraId="6C795F49" w14:textId="77777777" w:rsidR="00F55A4A" w:rsidRDefault="00F55A4A" w:rsidP="00F55A4A">
      <w:pPr>
        <w:rPr>
          <w:rFonts w:ascii="楷体" w:eastAsia="楷体" w:hAnsi="楷体" w:hint="eastAsia"/>
          <w:sz w:val="28"/>
          <w:szCs w:val="32"/>
        </w:rPr>
      </w:pPr>
      <w:r>
        <w:rPr>
          <w:rFonts w:ascii="楷体" w:eastAsia="楷体" w:hAnsi="楷体" w:hint="eastAsia"/>
          <w:sz w:val="28"/>
          <w:szCs w:val="32"/>
        </w:rPr>
        <w:t>在这个模块中，显然接口并不是LC连接器，而是一个集成的光纤连接口。这个口使用的是MPO（</w:t>
      </w:r>
      <w:r w:rsidRPr="00804E59">
        <w:rPr>
          <w:rFonts w:ascii="楷体" w:eastAsia="楷体" w:hAnsi="楷体"/>
          <w:sz w:val="28"/>
          <w:szCs w:val="32"/>
        </w:rPr>
        <w:t>Multi-fiber Push On</w:t>
      </w:r>
      <w:r>
        <w:rPr>
          <w:rFonts w:ascii="楷体" w:eastAsia="楷体" w:hAnsi="楷体" w:hint="eastAsia"/>
          <w:sz w:val="28"/>
          <w:szCs w:val="32"/>
        </w:rPr>
        <w:t>）-16连接器，长这样：</w:t>
      </w:r>
    </w:p>
    <w:p w14:paraId="074953E2" w14:textId="77777777" w:rsidR="00F55A4A" w:rsidRPr="00742FA7" w:rsidRDefault="00F55A4A" w:rsidP="00F55A4A">
      <w:pPr>
        <w:jc w:val="center"/>
        <w:rPr>
          <w:rFonts w:ascii="楷体" w:eastAsia="楷体" w:hAnsi="楷体" w:hint="eastAsia"/>
          <w:sz w:val="21"/>
          <w:szCs w:val="22"/>
        </w:rPr>
      </w:pPr>
      <w:r w:rsidRPr="00E04F15">
        <w:rPr>
          <w:rFonts w:ascii="楷体" w:eastAsia="楷体" w:hAnsi="楷体" w:hint="eastAsia"/>
          <w:sz w:val="21"/>
          <w:szCs w:val="22"/>
        </w:rPr>
        <w:t>图：QSFP-DD 200G图例</w:t>
      </w:r>
    </w:p>
    <w:p w14:paraId="2323A8FF" w14:textId="77777777" w:rsidR="00F55A4A" w:rsidRDefault="00F55A4A" w:rsidP="00F55A4A">
      <w:pPr>
        <w:rPr>
          <w:rFonts w:ascii="楷体" w:eastAsia="楷体" w:hAnsi="楷体" w:hint="eastAsia"/>
          <w:sz w:val="28"/>
          <w:szCs w:val="32"/>
        </w:rPr>
      </w:pPr>
      <w:r>
        <w:rPr>
          <w:noProof/>
          <w14:ligatures w14:val="none"/>
        </w:rPr>
        <w:drawing>
          <wp:inline distT="0" distB="0" distL="0" distR="0" wp14:anchorId="567C297B" wp14:editId="74502E92">
            <wp:extent cx="4438095" cy="2000000"/>
            <wp:effectExtent l="0" t="0" r="635" b="635"/>
            <wp:docPr id="635523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23704" name=""/>
                    <pic:cNvPicPr/>
                  </pic:nvPicPr>
                  <pic:blipFill>
                    <a:blip r:embed="rId10"/>
                    <a:stretch>
                      <a:fillRect/>
                    </a:stretch>
                  </pic:blipFill>
                  <pic:spPr>
                    <a:xfrm>
                      <a:off x="0" y="0"/>
                      <a:ext cx="4438095" cy="2000000"/>
                    </a:xfrm>
                    <a:prstGeom prst="rect">
                      <a:avLst/>
                    </a:prstGeom>
                  </pic:spPr>
                </pic:pic>
              </a:graphicData>
            </a:graphic>
          </wp:inline>
        </w:drawing>
      </w:r>
    </w:p>
    <w:p w14:paraId="2A16F257" w14:textId="77777777" w:rsidR="00F55A4A" w:rsidRPr="00642B42" w:rsidRDefault="00F55A4A" w:rsidP="00F55A4A">
      <w:pPr>
        <w:rPr>
          <w:rFonts w:ascii="楷体" w:eastAsia="楷体" w:hAnsi="楷体" w:hint="eastAsia"/>
          <w:sz w:val="21"/>
          <w:szCs w:val="22"/>
        </w:rPr>
      </w:pPr>
      <w:r w:rsidRPr="00E04F15">
        <w:rPr>
          <w:rFonts w:ascii="楷体" w:eastAsia="楷体" w:hAnsi="楷体" w:hint="eastAsia"/>
          <w:sz w:val="21"/>
          <w:szCs w:val="22"/>
        </w:rPr>
        <w:t>数据来源：淘宝</w:t>
      </w:r>
    </w:p>
    <w:p w14:paraId="4D5BB3D2" w14:textId="0F340634" w:rsidR="00F55A4A" w:rsidRDefault="007470BD" w:rsidP="00F55A4A">
      <w:pPr>
        <w:rPr>
          <w:rFonts w:ascii="楷体" w:eastAsia="楷体" w:hAnsi="楷体" w:hint="eastAsia"/>
          <w:sz w:val="28"/>
          <w:szCs w:val="32"/>
        </w:rPr>
      </w:pPr>
      <w:r>
        <w:rPr>
          <w:rFonts w:ascii="楷体" w:eastAsia="楷体" w:hAnsi="楷体" w:hint="eastAsia"/>
          <w:sz w:val="28"/>
          <w:szCs w:val="32"/>
        </w:rPr>
        <w:t>可以看到，该MPO的接口上有十六根的</w:t>
      </w:r>
      <w:r w:rsidR="005D5246">
        <w:rPr>
          <w:rFonts w:ascii="楷体" w:eastAsia="楷体" w:hAnsi="楷体" w:hint="eastAsia"/>
          <w:sz w:val="28"/>
          <w:szCs w:val="32"/>
        </w:rPr>
        <w:t>光纤排列，因此</w:t>
      </w:r>
      <w:r w:rsidR="00F55A4A">
        <w:rPr>
          <w:rFonts w:ascii="楷体" w:eastAsia="楷体" w:hAnsi="楷体" w:hint="eastAsia"/>
          <w:sz w:val="28"/>
          <w:szCs w:val="32"/>
        </w:rPr>
        <w:t>这是一个16纤芯，有着8条双向通道</w:t>
      </w:r>
      <w:r w:rsidR="005D5246">
        <w:rPr>
          <w:rFonts w:ascii="楷体" w:eastAsia="楷体" w:hAnsi="楷体" w:hint="eastAsia"/>
          <w:sz w:val="28"/>
          <w:szCs w:val="32"/>
        </w:rPr>
        <w:t>（8组一来一回的光纤）</w:t>
      </w:r>
      <w:r w:rsidR="00F55A4A">
        <w:rPr>
          <w:rFonts w:ascii="楷体" w:eastAsia="楷体" w:hAnsi="楷体" w:hint="eastAsia"/>
          <w:sz w:val="28"/>
          <w:szCs w:val="32"/>
        </w:rPr>
        <w:t>的双工</w:t>
      </w:r>
      <w:r w:rsidR="005D5246">
        <w:rPr>
          <w:rFonts w:ascii="楷体" w:eastAsia="楷体" w:hAnsi="楷体" w:hint="eastAsia"/>
          <w:sz w:val="28"/>
          <w:szCs w:val="32"/>
        </w:rPr>
        <w:t>光</w:t>
      </w:r>
      <w:r w:rsidR="00F55A4A">
        <w:rPr>
          <w:rFonts w:ascii="楷体" w:eastAsia="楷体" w:hAnsi="楷体" w:hint="eastAsia"/>
          <w:sz w:val="28"/>
          <w:szCs w:val="32"/>
        </w:rPr>
        <w:t>模块。在这些极细的，高度集成的光纤接口上，有8条负责发射光，8条负责接收光。</w:t>
      </w:r>
    </w:p>
    <w:p w14:paraId="712FE42E" w14:textId="7E2E1358" w:rsidR="005D5246" w:rsidRDefault="005D5246" w:rsidP="005D5246">
      <w:pPr>
        <w:rPr>
          <w:rFonts w:ascii="楷体" w:eastAsia="楷体" w:hAnsi="楷体" w:hint="eastAsia"/>
          <w:sz w:val="28"/>
          <w:szCs w:val="32"/>
        </w:rPr>
      </w:pPr>
      <w:r>
        <w:rPr>
          <w:rFonts w:ascii="楷体" w:eastAsia="楷体" w:hAnsi="楷体" w:hint="eastAsia"/>
          <w:sz w:val="28"/>
          <w:szCs w:val="32"/>
        </w:rPr>
        <w:lastRenderedPageBreak/>
        <w:t>回到大致结构图中的单通道双工模块示例，一个光模块，按照大致结构，可以分为光区的TOSA侧，ROSA侧，和电区</w:t>
      </w:r>
      <w:r w:rsidR="00A366D7">
        <w:rPr>
          <w:rFonts w:ascii="楷体" w:eastAsia="楷体" w:hAnsi="楷体" w:hint="eastAsia"/>
          <w:sz w:val="28"/>
          <w:szCs w:val="32"/>
        </w:rPr>
        <w:t>的负责承载各类电芯片的</w:t>
      </w:r>
      <w:r>
        <w:rPr>
          <w:rFonts w:ascii="楷体" w:eastAsia="楷体" w:hAnsi="楷体" w:hint="eastAsia"/>
          <w:sz w:val="28"/>
          <w:szCs w:val="32"/>
        </w:rPr>
        <w:t>PCBA</w:t>
      </w:r>
      <w:r w:rsidR="00A366D7">
        <w:rPr>
          <w:rFonts w:ascii="楷体" w:eastAsia="楷体" w:hAnsi="楷体" w:hint="eastAsia"/>
          <w:sz w:val="28"/>
          <w:szCs w:val="32"/>
        </w:rPr>
        <w:t>和负责接入服务器/交换机的金手指接口</w:t>
      </w:r>
    </w:p>
    <w:p w14:paraId="2D930107" w14:textId="2474EC2A" w:rsidR="005D5246" w:rsidRDefault="005D5246" w:rsidP="005D5246">
      <w:pPr>
        <w:rPr>
          <w:rFonts w:ascii="楷体" w:eastAsia="楷体" w:hAnsi="楷体" w:hint="eastAsia"/>
          <w:sz w:val="28"/>
          <w:szCs w:val="32"/>
        </w:rPr>
      </w:pPr>
      <w:r>
        <w:rPr>
          <w:rFonts w:ascii="楷体" w:eastAsia="楷体" w:hAnsi="楷体" w:hint="eastAsia"/>
          <w:sz w:val="28"/>
          <w:szCs w:val="32"/>
        </w:rPr>
        <w:t>ROSA（Receiver Optical Subassembly 光接收次模块）侧负责承接外部光信号传入，并将收到的光信号转化为电信号（光电转换/OE转换）。TOSA（</w:t>
      </w:r>
      <w:r w:rsidRPr="00345269">
        <w:rPr>
          <w:rFonts w:ascii="楷体" w:eastAsia="楷体" w:hAnsi="楷体"/>
          <w:sz w:val="28"/>
          <w:szCs w:val="32"/>
        </w:rPr>
        <w:t>Transmitter Optical Subassembly</w:t>
      </w:r>
      <w:r>
        <w:rPr>
          <w:rFonts w:ascii="楷体" w:eastAsia="楷体" w:hAnsi="楷体" w:hint="eastAsia"/>
          <w:sz w:val="28"/>
          <w:szCs w:val="32"/>
        </w:rPr>
        <w:t xml:space="preserve"> 光发射次模块）负责将所连接的计算设备产生的，承载数据的电信号转化为光信号（电光转换/EO转换）。另外还有一种单光纤双向通信的BOSA（Bi-direction Optical Subassembly 双向光学次模块）既可以用于光电转换，也可以用于电光转换。但BOSA和TOSA&amp;ROSA的使用场景不同。BOSA主要用于5G，6G等电信网络场景，因为这些情景中光纤铺设量大，资源紧张，如果采用TOSA和ROSA双工方案，会产生很大的成本，效益</w:t>
      </w:r>
      <w:r w:rsidR="00A366D7">
        <w:rPr>
          <w:rFonts w:ascii="楷体" w:eastAsia="楷体" w:hAnsi="楷体" w:hint="eastAsia"/>
          <w:sz w:val="28"/>
          <w:szCs w:val="32"/>
        </w:rPr>
        <w:t>较</w:t>
      </w:r>
      <w:r>
        <w:rPr>
          <w:rFonts w:ascii="楷体" w:eastAsia="楷体" w:hAnsi="楷体" w:hint="eastAsia"/>
          <w:sz w:val="28"/>
          <w:szCs w:val="32"/>
        </w:rPr>
        <w:t>差。而TOSA和ROSA主要用于光纤资源丰富的数据中心内部，为了追求高带宽密度和数据吞吐量，从而使用多通道并行，而非单纤双向。</w:t>
      </w:r>
    </w:p>
    <w:p w14:paraId="7B9B3059" w14:textId="77777777" w:rsidR="005D5246" w:rsidRDefault="005D5246" w:rsidP="005D5246">
      <w:pPr>
        <w:rPr>
          <w:rFonts w:ascii="楷体" w:eastAsia="楷体" w:hAnsi="楷体" w:hint="eastAsia"/>
          <w:sz w:val="28"/>
          <w:szCs w:val="32"/>
        </w:rPr>
      </w:pPr>
      <w:r>
        <w:rPr>
          <w:rFonts w:ascii="楷体" w:eastAsia="楷体" w:hAnsi="楷体" w:hint="eastAsia"/>
          <w:sz w:val="28"/>
          <w:szCs w:val="32"/>
        </w:rPr>
        <w:t>金手指（gold finger）</w:t>
      </w:r>
      <w:r w:rsidRPr="00C319B2">
        <w:rPr>
          <w:rFonts w:ascii="楷体" w:eastAsia="楷体" w:hAnsi="楷体"/>
          <w:sz w:val="28"/>
          <w:szCs w:val="32"/>
        </w:rPr>
        <w:t>就是光模块底部</w:t>
      </w:r>
      <w:r>
        <w:rPr>
          <w:rFonts w:ascii="楷体" w:eastAsia="楷体" w:hAnsi="楷体" w:hint="eastAsia"/>
          <w:sz w:val="28"/>
          <w:szCs w:val="32"/>
        </w:rPr>
        <w:t>的</w:t>
      </w:r>
      <w:r w:rsidRPr="00C319B2">
        <w:rPr>
          <w:rFonts w:ascii="楷体" w:eastAsia="楷体" w:hAnsi="楷体"/>
          <w:sz w:val="28"/>
          <w:szCs w:val="32"/>
        </w:rPr>
        <w:t>一排金色的金属触点，插在交换机或网卡的插槽里。</w:t>
      </w:r>
      <w:r>
        <w:rPr>
          <w:rFonts w:ascii="楷体" w:eastAsia="楷体" w:hAnsi="楷体" w:hint="eastAsia"/>
          <w:sz w:val="28"/>
          <w:szCs w:val="32"/>
        </w:rPr>
        <w:t>功能主要是：1.电信号通道：</w:t>
      </w:r>
      <w:r w:rsidRPr="00F85317">
        <w:rPr>
          <w:rFonts w:ascii="楷体" w:eastAsia="楷体" w:hAnsi="楷体"/>
          <w:sz w:val="28"/>
          <w:szCs w:val="32"/>
        </w:rPr>
        <w:t>光模块内部的光芯片完成光电转换后，变成电信号，通过金手指与交换机主板上的高速电路连接。</w:t>
      </w:r>
      <w:r>
        <w:rPr>
          <w:rFonts w:ascii="楷体" w:eastAsia="楷体" w:hAnsi="楷体" w:hint="eastAsia"/>
          <w:sz w:val="28"/>
          <w:szCs w:val="32"/>
        </w:rPr>
        <w:t>2.供电：</w:t>
      </w:r>
      <w:r w:rsidRPr="00740FB1">
        <w:rPr>
          <w:rFonts w:ascii="楷体" w:eastAsia="楷体" w:hAnsi="楷体"/>
          <w:sz w:val="28"/>
          <w:szCs w:val="32"/>
        </w:rPr>
        <w:t>从交换机插槽取电，给光模块内部的激光器、驱动芯片、DSP等供电。</w:t>
      </w:r>
      <w:r>
        <w:rPr>
          <w:rFonts w:ascii="楷体" w:eastAsia="楷体" w:hAnsi="楷体" w:hint="eastAsia"/>
          <w:sz w:val="28"/>
          <w:szCs w:val="32"/>
        </w:rPr>
        <w:t>3.热插拔检测：</w:t>
      </w:r>
      <w:r w:rsidRPr="00740FB1">
        <w:rPr>
          <w:rFonts w:ascii="楷体" w:eastAsia="楷体" w:hAnsi="楷体"/>
          <w:sz w:val="28"/>
          <w:szCs w:val="32"/>
        </w:rPr>
        <w:t>金手指上有专门的检测引脚，交换机通过它识别模块是否插入、是否正常工作。</w:t>
      </w:r>
    </w:p>
    <w:p w14:paraId="0B9AB920" w14:textId="77777777" w:rsidR="005D5246" w:rsidRPr="00723119" w:rsidRDefault="005D5246" w:rsidP="005D5246">
      <w:pPr>
        <w:jc w:val="center"/>
        <w:rPr>
          <w:rFonts w:ascii="楷体" w:eastAsia="楷体" w:hAnsi="楷体" w:hint="eastAsia"/>
          <w:sz w:val="21"/>
          <w:szCs w:val="22"/>
        </w:rPr>
      </w:pPr>
      <w:r w:rsidRPr="00723119">
        <w:rPr>
          <w:rFonts w:ascii="楷体" w:eastAsia="楷体" w:hAnsi="楷体" w:hint="eastAsia"/>
          <w:sz w:val="21"/>
          <w:szCs w:val="22"/>
        </w:rPr>
        <w:t>图：金手指位置示意</w:t>
      </w:r>
    </w:p>
    <w:p w14:paraId="49BCBE97" w14:textId="77777777" w:rsidR="005D5246" w:rsidRPr="00723119" w:rsidRDefault="005D5246" w:rsidP="005D5246">
      <w:pPr>
        <w:jc w:val="center"/>
        <w:rPr>
          <w:rFonts w:ascii="楷体" w:eastAsia="楷体" w:hAnsi="楷体" w:hint="eastAsia"/>
          <w:sz w:val="21"/>
          <w:szCs w:val="22"/>
        </w:rPr>
      </w:pPr>
      <w:r w:rsidRPr="00723119">
        <w:rPr>
          <w:noProof/>
          <w:sz w:val="18"/>
          <w:szCs w:val="20"/>
          <w14:ligatures w14:val="none"/>
        </w:rPr>
        <w:lastRenderedPageBreak/>
        <w:drawing>
          <wp:inline distT="0" distB="0" distL="0" distR="0" wp14:anchorId="2ABAEC7F" wp14:editId="600F9595">
            <wp:extent cx="4809524" cy="2980952"/>
            <wp:effectExtent l="0" t="0" r="0" b="0"/>
            <wp:docPr id="1318112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12837" name=""/>
                    <pic:cNvPicPr/>
                  </pic:nvPicPr>
                  <pic:blipFill>
                    <a:blip r:embed="rId11"/>
                    <a:stretch>
                      <a:fillRect/>
                    </a:stretch>
                  </pic:blipFill>
                  <pic:spPr>
                    <a:xfrm>
                      <a:off x="0" y="0"/>
                      <a:ext cx="4809524" cy="2980952"/>
                    </a:xfrm>
                    <a:prstGeom prst="rect">
                      <a:avLst/>
                    </a:prstGeom>
                  </pic:spPr>
                </pic:pic>
              </a:graphicData>
            </a:graphic>
          </wp:inline>
        </w:drawing>
      </w:r>
    </w:p>
    <w:p w14:paraId="68E88902" w14:textId="77777777" w:rsidR="005D5246" w:rsidRPr="00723119" w:rsidRDefault="005D5246" w:rsidP="005D5246">
      <w:pPr>
        <w:rPr>
          <w:rFonts w:ascii="楷体" w:eastAsia="楷体" w:hAnsi="楷体" w:hint="eastAsia"/>
          <w:sz w:val="21"/>
          <w:szCs w:val="22"/>
        </w:rPr>
      </w:pPr>
      <w:r w:rsidRPr="00723119">
        <w:rPr>
          <w:rFonts w:ascii="楷体" w:eastAsia="楷体" w:hAnsi="楷体" w:hint="eastAsia"/>
          <w:sz w:val="21"/>
          <w:szCs w:val="22"/>
        </w:rPr>
        <w:t>数据来源：fiberopticmodule</w:t>
      </w:r>
    </w:p>
    <w:p w14:paraId="3BDD0FFB" w14:textId="77777777" w:rsidR="005D5246" w:rsidRPr="00A06DDC" w:rsidRDefault="005D5246" w:rsidP="005D5246">
      <w:pPr>
        <w:rPr>
          <w:rFonts w:ascii="楷体" w:eastAsia="楷体" w:hAnsi="楷体" w:hint="eastAsia"/>
          <w:sz w:val="28"/>
          <w:szCs w:val="32"/>
        </w:rPr>
      </w:pPr>
      <w:r>
        <w:rPr>
          <w:rFonts w:ascii="楷体" w:eastAsia="楷体" w:hAnsi="楷体" w:hint="eastAsia"/>
          <w:sz w:val="28"/>
          <w:szCs w:val="32"/>
        </w:rPr>
        <w:t>PCBA（PCB Assembly 印制电路板组件）是光模块内部的小型电路板，用来承接各类芯片和器件。担任着1.信号调理的作用：</w:t>
      </w:r>
      <w:r w:rsidRPr="00284A2D">
        <w:rPr>
          <w:rFonts w:ascii="楷体" w:eastAsia="楷体" w:hAnsi="楷体"/>
          <w:sz w:val="28"/>
          <w:szCs w:val="32"/>
        </w:rPr>
        <w:t>电信号从金手指进来，经过PCBA上的驱动芯片、放大器、DSP（数字信号处理器）进行整形、均衡、纠错，再送给光芯片调制</w:t>
      </w:r>
      <w:r>
        <w:rPr>
          <w:rFonts w:ascii="楷体" w:eastAsia="楷体" w:hAnsi="楷体" w:hint="eastAsia"/>
          <w:sz w:val="28"/>
          <w:szCs w:val="32"/>
        </w:rPr>
        <w:t>。2.监控管理的作用：</w:t>
      </w:r>
      <w:r w:rsidRPr="00D72B77">
        <w:rPr>
          <w:rFonts w:ascii="楷体" w:eastAsia="楷体" w:hAnsi="楷体"/>
          <w:sz w:val="28"/>
          <w:szCs w:val="32"/>
        </w:rPr>
        <w:t>PCBA上有MCU（微控制器），负责光模块的温度监控、光功率调节、DDM（数字诊断监控）等功能</w:t>
      </w:r>
      <w:r>
        <w:rPr>
          <w:rFonts w:ascii="楷体" w:eastAsia="楷体" w:hAnsi="楷体" w:hint="eastAsia"/>
          <w:sz w:val="28"/>
          <w:szCs w:val="32"/>
        </w:rPr>
        <w:t>。3.电源管理的功能：</w:t>
      </w:r>
      <w:r w:rsidRPr="00C319B2">
        <w:rPr>
          <w:rFonts w:ascii="楷体" w:eastAsia="楷体" w:hAnsi="楷体"/>
          <w:sz w:val="28"/>
          <w:szCs w:val="32"/>
        </w:rPr>
        <w:t>把交换机提供的电压转换成光芯片、电芯片需要的各种电压。</w:t>
      </w:r>
    </w:p>
    <w:p w14:paraId="035FB7F8" w14:textId="46CD1A3F" w:rsidR="003A2275" w:rsidRDefault="008C6D7E" w:rsidP="003A2275">
      <w:pPr>
        <w:rPr>
          <w:rFonts w:ascii="楷体" w:eastAsia="楷体" w:hAnsi="楷体" w:hint="eastAsia"/>
          <w:sz w:val="28"/>
          <w:szCs w:val="32"/>
        </w:rPr>
      </w:pPr>
      <w:r>
        <w:rPr>
          <w:rFonts w:ascii="楷体" w:eastAsia="楷体" w:hAnsi="楷体" w:hint="eastAsia"/>
          <w:sz w:val="28"/>
          <w:szCs w:val="32"/>
        </w:rPr>
        <w:t>ROSA侧一般集合了探测器芯片和诸多用于光路耦合的器件，但探测器的重要性最高。</w:t>
      </w:r>
    </w:p>
    <w:p w14:paraId="1CC45AEB" w14:textId="2F24FC34" w:rsidR="008C6D7E" w:rsidRPr="005D5246" w:rsidRDefault="008C6D7E" w:rsidP="003A2275">
      <w:pPr>
        <w:rPr>
          <w:rFonts w:ascii="楷体" w:eastAsia="楷体" w:hAnsi="楷体" w:hint="eastAsia"/>
          <w:sz w:val="28"/>
          <w:szCs w:val="32"/>
        </w:rPr>
      </w:pPr>
      <w:r>
        <w:rPr>
          <w:rFonts w:ascii="楷体" w:eastAsia="楷体" w:hAnsi="楷体" w:hint="eastAsia"/>
          <w:sz w:val="28"/>
          <w:szCs w:val="32"/>
        </w:rPr>
        <w:t>TOSA侧一般集合了激光器芯片和诸多用于光路耦合的器件，但激光器的重要性最高。</w:t>
      </w:r>
    </w:p>
    <w:p w14:paraId="51B75706" w14:textId="58D431BF" w:rsidR="00971A38" w:rsidRDefault="008C6D7E" w:rsidP="003A2275">
      <w:pPr>
        <w:rPr>
          <w:rFonts w:ascii="楷体" w:eastAsia="楷体" w:hAnsi="楷体" w:hint="eastAsia"/>
          <w:sz w:val="28"/>
          <w:szCs w:val="32"/>
        </w:rPr>
      </w:pPr>
      <w:r>
        <w:rPr>
          <w:rFonts w:ascii="楷体" w:eastAsia="楷体" w:hAnsi="楷体" w:hint="eastAsia"/>
          <w:sz w:val="28"/>
          <w:szCs w:val="32"/>
        </w:rPr>
        <w:t>在PCBA承载的电芯片上，以DSP，TIA/LA，和</w:t>
      </w:r>
      <w:r w:rsidR="00CB4154">
        <w:rPr>
          <w:rFonts w:ascii="楷体" w:eastAsia="楷体" w:hAnsi="楷体" w:hint="eastAsia"/>
          <w:sz w:val="28"/>
          <w:szCs w:val="32"/>
        </w:rPr>
        <w:t>driver驱动芯片为</w:t>
      </w:r>
      <w:r w:rsidR="00CB4154">
        <w:rPr>
          <w:rFonts w:ascii="楷体" w:eastAsia="楷体" w:hAnsi="楷体" w:hint="eastAsia"/>
          <w:sz w:val="28"/>
          <w:szCs w:val="32"/>
        </w:rPr>
        <w:lastRenderedPageBreak/>
        <w:t>最为重要的部件。</w:t>
      </w:r>
    </w:p>
    <w:p w14:paraId="655350A7" w14:textId="430D16F6" w:rsidR="00971A38" w:rsidRDefault="00CB4154" w:rsidP="003A2275">
      <w:pPr>
        <w:rPr>
          <w:rFonts w:ascii="楷体" w:eastAsia="楷体" w:hAnsi="楷体" w:hint="eastAsia"/>
          <w:sz w:val="28"/>
          <w:szCs w:val="32"/>
        </w:rPr>
      </w:pPr>
      <w:r w:rsidRPr="00CD322F">
        <w:rPr>
          <w:rFonts w:ascii="楷体" w:eastAsia="楷体" w:hAnsi="楷体"/>
          <w:noProof/>
          <w:sz w:val="28"/>
          <w:szCs w:val="32"/>
        </w:rPr>
        <w:drawing>
          <wp:inline distT="0" distB="0" distL="0" distR="0" wp14:anchorId="6836BB6C" wp14:editId="78F36193">
            <wp:extent cx="5274310" cy="3368675"/>
            <wp:effectExtent l="0" t="0" r="2540" b="3175"/>
            <wp:docPr id="8799622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368675"/>
                    </a:xfrm>
                    <a:prstGeom prst="rect">
                      <a:avLst/>
                    </a:prstGeom>
                    <a:noFill/>
                    <a:ln>
                      <a:noFill/>
                    </a:ln>
                  </pic:spPr>
                </pic:pic>
              </a:graphicData>
            </a:graphic>
          </wp:inline>
        </w:drawing>
      </w:r>
    </w:p>
    <w:p w14:paraId="5A00CCD1" w14:textId="6F400024" w:rsidR="00971A38" w:rsidRDefault="00CB4154" w:rsidP="003A2275">
      <w:pPr>
        <w:rPr>
          <w:rFonts w:ascii="楷体" w:eastAsia="楷体" w:hAnsi="楷体" w:hint="eastAsia"/>
          <w:sz w:val="28"/>
          <w:szCs w:val="32"/>
        </w:rPr>
      </w:pPr>
      <w:r>
        <w:rPr>
          <w:rFonts w:ascii="楷体" w:eastAsia="楷体" w:hAnsi="楷体" w:hint="eastAsia"/>
          <w:sz w:val="28"/>
          <w:szCs w:val="32"/>
        </w:rPr>
        <w:t>了解这些器件后，就可以解释光模块中具体发生的光电</w:t>
      </w:r>
      <w:r w:rsidR="00805698">
        <w:rPr>
          <w:rFonts w:ascii="楷体" w:eastAsia="楷体" w:hAnsi="楷体" w:hint="eastAsia"/>
          <w:sz w:val="28"/>
          <w:szCs w:val="32"/>
        </w:rPr>
        <w:t>转换流程：</w:t>
      </w:r>
    </w:p>
    <w:p w14:paraId="02AD0D62"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在电-光过程上：</w:t>
      </w:r>
    </w:p>
    <w:p w14:paraId="43E70839"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1.</w:t>
      </w:r>
      <w:r w:rsidRPr="00F437A3">
        <w:rPr>
          <w:rFonts w:hint="eastAsia"/>
        </w:rPr>
        <w:t xml:space="preserve"> </w:t>
      </w:r>
      <w:r w:rsidRPr="00F437A3">
        <w:rPr>
          <w:rFonts w:ascii="楷体" w:eastAsia="楷体" w:hAnsi="楷体"/>
          <w:sz w:val="28"/>
          <w:szCs w:val="28"/>
        </w:rPr>
        <w:t>从ASIC侧出来的高速数字电信号首先进入光模块的电接口</w:t>
      </w:r>
      <w:r>
        <w:rPr>
          <w:rFonts w:ascii="楷体" w:eastAsia="楷体" w:hAnsi="楷体" w:hint="eastAsia"/>
          <w:sz w:val="28"/>
          <w:szCs w:val="28"/>
        </w:rPr>
        <w:t>，</w:t>
      </w:r>
      <w:r w:rsidRPr="00F437A3">
        <w:rPr>
          <w:rFonts w:ascii="楷体" w:eastAsia="楷体" w:hAnsi="楷体"/>
          <w:sz w:val="28"/>
          <w:szCs w:val="28"/>
        </w:rPr>
        <w:t>信号随后进入DSP（数字信号处理器）。这是光模块的“大脑”，负责对信号进行“塑形”和“纠错”，比如执行色散补偿、信号均衡、前向纠错（FEC）等复杂的数字信号处理，以确保信号适合高速长距离传输</w:t>
      </w:r>
      <w:r>
        <w:rPr>
          <w:rFonts w:ascii="楷体" w:eastAsia="楷体" w:hAnsi="楷体" w:hint="eastAsia"/>
          <w:sz w:val="28"/>
          <w:szCs w:val="28"/>
        </w:rPr>
        <w:t>，也就是主要来自算法层面的工作。（1.</w:t>
      </w:r>
      <w:r w:rsidRPr="00334B79">
        <w:rPr>
          <w:rFonts w:ascii="楷体" w:eastAsia="楷体" w:hAnsi="楷体"/>
          <w:sz w:val="28"/>
          <w:szCs w:val="28"/>
        </w:rPr>
        <w:t>ASIC输出的信号虽然干净，但激光器有自己的“脾气”。它是一种非线性器件，对电流的响应并不完美，直接驱动会导致光信号失真。发射端DSP的核心工作之一，就是对电信号进行复杂的预失真（Pre-distortion）处理</w:t>
      </w:r>
      <w:r>
        <w:rPr>
          <w:rFonts w:ascii="楷体" w:eastAsia="楷体" w:hAnsi="楷体" w:hint="eastAsia"/>
          <w:sz w:val="28"/>
          <w:szCs w:val="28"/>
        </w:rPr>
        <w:t>。2.</w:t>
      </w:r>
      <w:r w:rsidRPr="00334B79">
        <w:rPr>
          <w:rFonts w:hint="eastAsia"/>
        </w:rPr>
        <w:t xml:space="preserve"> </w:t>
      </w:r>
      <w:r w:rsidRPr="00334B79">
        <w:rPr>
          <w:rFonts w:ascii="楷体" w:eastAsia="楷体" w:hAnsi="楷体"/>
          <w:sz w:val="28"/>
          <w:szCs w:val="28"/>
        </w:rPr>
        <w:t>发射端DSP就像一个“预言家”，它会对即</w:t>
      </w:r>
      <w:r w:rsidRPr="00334B79">
        <w:rPr>
          <w:rFonts w:ascii="楷体" w:eastAsia="楷体" w:hAnsi="楷体"/>
          <w:sz w:val="28"/>
          <w:szCs w:val="28"/>
        </w:rPr>
        <w:lastRenderedPageBreak/>
        <w:t>将进入光纤的信号进行预补偿（Pre-compensation），预先将信号反向扭曲。这样，当信号经过光纤“摧残”后，恰好变成完美的波形。这种“预见性”处理，是接收端DSP做不到的。发射端（TX）是“罪魁祸首”：信号质量的恶化，根源在于激光器的非线性和光纤的色散。必须在发射端进行预补偿，才能从源头解决问题</w:t>
      </w:r>
      <w:r>
        <w:rPr>
          <w:rFonts w:ascii="楷体" w:eastAsia="楷体" w:hAnsi="楷体" w:hint="eastAsia"/>
          <w:sz w:val="28"/>
          <w:szCs w:val="28"/>
        </w:rPr>
        <w:t>）</w:t>
      </w:r>
    </w:p>
    <w:p w14:paraId="11333F37"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2.</w:t>
      </w:r>
      <w:r w:rsidRPr="000428F2">
        <w:rPr>
          <w:rFonts w:hint="eastAsia"/>
        </w:rPr>
        <w:t xml:space="preserve"> </w:t>
      </w:r>
      <w:r w:rsidRPr="000428F2">
        <w:rPr>
          <w:rFonts w:ascii="楷体" w:eastAsia="楷体" w:hAnsi="楷体"/>
          <w:sz w:val="28"/>
          <w:szCs w:val="28"/>
        </w:rPr>
        <w:t>经过</w:t>
      </w:r>
      <w:r>
        <w:rPr>
          <w:rFonts w:ascii="楷体" w:eastAsia="楷体" w:hAnsi="楷体" w:hint="eastAsia"/>
          <w:sz w:val="28"/>
          <w:szCs w:val="28"/>
        </w:rPr>
        <w:t>DSP</w:t>
      </w:r>
      <w:r w:rsidRPr="000428F2">
        <w:rPr>
          <w:rFonts w:ascii="楷体" w:eastAsia="楷体" w:hAnsi="楷体"/>
          <w:sz w:val="28"/>
          <w:szCs w:val="28"/>
        </w:rPr>
        <w:t>处理的电信号</w:t>
      </w:r>
      <w:r>
        <w:rPr>
          <w:rFonts w:ascii="楷体" w:eastAsia="楷体" w:hAnsi="楷体" w:hint="eastAsia"/>
          <w:sz w:val="28"/>
          <w:szCs w:val="28"/>
        </w:rPr>
        <w:t>会</w:t>
      </w:r>
      <w:r w:rsidRPr="000428F2">
        <w:rPr>
          <w:rFonts w:ascii="楷体" w:eastAsia="楷体" w:hAnsi="楷体"/>
          <w:sz w:val="28"/>
          <w:szCs w:val="28"/>
        </w:rPr>
        <w:t>来到激光驱动芯片（Driver）</w:t>
      </w:r>
      <w:r>
        <w:rPr>
          <w:rFonts w:ascii="楷体" w:eastAsia="楷体" w:hAnsi="楷体" w:hint="eastAsia"/>
          <w:sz w:val="28"/>
          <w:szCs w:val="28"/>
        </w:rPr>
        <w:t>，Driver</w:t>
      </w:r>
      <w:r w:rsidRPr="000428F2">
        <w:rPr>
          <w:rFonts w:ascii="楷体" w:eastAsia="楷体" w:hAnsi="楷体"/>
          <w:sz w:val="28"/>
          <w:szCs w:val="28"/>
        </w:rPr>
        <w:t>芯片是激光器的“发动机”。它接收DSP输出的信号，并将其放大和整形，产生足够的调制电流和偏置电流。偏置电流让激光器进入工作状态，调制电流则将电信号“加载”到即将产生的光上。</w:t>
      </w:r>
    </w:p>
    <w:p w14:paraId="760CD68D"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3.Driver处理过的调制电流，会进入TOSA侧，进行发射。</w:t>
      </w:r>
      <w:r w:rsidRPr="00892750">
        <w:rPr>
          <w:rFonts w:ascii="楷体" w:eastAsia="楷体" w:hAnsi="楷体"/>
          <w:sz w:val="28"/>
          <w:szCs w:val="28"/>
        </w:rPr>
        <w:t>TOSA的核心是激光器芯片，它接收调制电流，完成电光转换，将电流信号转换为对应速率的光信号</w:t>
      </w:r>
      <w:r>
        <w:rPr>
          <w:rFonts w:ascii="楷体" w:eastAsia="楷体" w:hAnsi="楷体" w:hint="eastAsia"/>
          <w:sz w:val="28"/>
          <w:szCs w:val="28"/>
        </w:rPr>
        <w:t>，然后发射</w:t>
      </w:r>
    </w:p>
    <w:p w14:paraId="658FDA8D"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在光-电过程上</w:t>
      </w:r>
    </w:p>
    <w:p w14:paraId="5AC052D3" w14:textId="77777777" w:rsidR="00805698" w:rsidRPr="00DF73A4"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1.</w:t>
      </w:r>
      <w:r w:rsidRPr="00DF73A4">
        <w:rPr>
          <w:rFonts w:hint="eastAsia"/>
        </w:rPr>
        <w:t xml:space="preserve"> </w:t>
      </w:r>
      <w:r w:rsidRPr="00DF73A4">
        <w:rPr>
          <w:rFonts w:ascii="楷体" w:eastAsia="楷体" w:hAnsi="楷体"/>
          <w:sz w:val="28"/>
          <w:szCs w:val="28"/>
        </w:rPr>
        <w:t>来自光纤的微弱光信号通过光模块的接收接口（RX） 进入</w:t>
      </w:r>
      <w:r>
        <w:rPr>
          <w:rFonts w:ascii="楷体" w:eastAsia="楷体" w:hAnsi="楷体" w:hint="eastAsia"/>
          <w:sz w:val="28"/>
          <w:szCs w:val="28"/>
        </w:rPr>
        <w:t>，</w:t>
      </w:r>
      <w:r w:rsidRPr="00DF73A4">
        <w:rPr>
          <w:rFonts w:ascii="楷体" w:eastAsia="楷体" w:hAnsi="楷体"/>
          <w:sz w:val="28"/>
          <w:szCs w:val="28"/>
        </w:rPr>
        <w:t>信号</w:t>
      </w:r>
      <w:r>
        <w:rPr>
          <w:rFonts w:ascii="楷体" w:eastAsia="楷体" w:hAnsi="楷体" w:hint="eastAsia"/>
          <w:sz w:val="28"/>
          <w:szCs w:val="28"/>
        </w:rPr>
        <w:t>通过分光聚光，和光耦合通路，</w:t>
      </w:r>
      <w:r w:rsidRPr="00DF73A4">
        <w:rPr>
          <w:rFonts w:ascii="楷体" w:eastAsia="楷体" w:hAnsi="楷体"/>
          <w:sz w:val="28"/>
          <w:szCs w:val="28"/>
        </w:rPr>
        <w:t>首先进入ROSA（光接收组件）</w:t>
      </w:r>
      <w:r>
        <w:rPr>
          <w:rFonts w:ascii="楷体" w:eastAsia="楷体" w:hAnsi="楷体" w:hint="eastAsia"/>
          <w:sz w:val="28"/>
          <w:szCs w:val="28"/>
        </w:rPr>
        <w:t>侧。</w:t>
      </w:r>
      <w:r w:rsidRPr="0093763D">
        <w:rPr>
          <w:rFonts w:ascii="楷体" w:eastAsia="楷体" w:hAnsi="楷体"/>
          <w:sz w:val="28"/>
          <w:szCs w:val="28"/>
        </w:rPr>
        <w:t>ROSA的核心是光电探测器芯片，它利用光电效应，将接收到的光信号转换为极其微弱的电流信号</w:t>
      </w:r>
    </w:p>
    <w:p w14:paraId="1F364F4E"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 xml:space="preserve">2. </w:t>
      </w:r>
      <w:r w:rsidRPr="0093763D">
        <w:rPr>
          <w:rFonts w:ascii="楷体" w:eastAsia="楷体" w:hAnsi="楷体"/>
          <w:sz w:val="28"/>
          <w:szCs w:val="28"/>
        </w:rPr>
        <w:t>探测器产生的微弱电流信号随即进入TIA（跨阻放大器）芯片</w:t>
      </w:r>
      <w:r>
        <w:rPr>
          <w:rFonts w:ascii="楷体" w:eastAsia="楷体" w:hAnsi="楷体" w:hint="eastAsia"/>
          <w:sz w:val="28"/>
          <w:szCs w:val="28"/>
        </w:rPr>
        <w:t>，</w:t>
      </w:r>
      <w:r w:rsidRPr="00287EBF">
        <w:rPr>
          <w:rFonts w:ascii="楷体" w:eastAsia="楷体" w:hAnsi="楷体"/>
          <w:sz w:val="28"/>
          <w:szCs w:val="28"/>
        </w:rPr>
        <w:t>TIA是接收端的翻译</w:t>
      </w:r>
      <w:r>
        <w:rPr>
          <w:rFonts w:ascii="楷体" w:eastAsia="楷体" w:hAnsi="楷体" w:hint="eastAsia"/>
          <w:sz w:val="28"/>
          <w:szCs w:val="28"/>
        </w:rPr>
        <w:t>器件</w:t>
      </w:r>
      <w:r w:rsidRPr="00287EBF">
        <w:rPr>
          <w:rFonts w:ascii="楷体" w:eastAsia="楷体" w:hAnsi="楷体"/>
          <w:sz w:val="28"/>
          <w:szCs w:val="28"/>
        </w:rPr>
        <w:t>，它将探测器产生的微弱电流信号线性地转换为电压信号，并进行初级放大</w:t>
      </w:r>
      <w:r>
        <w:rPr>
          <w:rFonts w:ascii="楷体" w:eastAsia="楷体" w:hAnsi="楷体" w:hint="eastAsia"/>
          <w:sz w:val="28"/>
          <w:szCs w:val="28"/>
        </w:rPr>
        <w:t>，</w:t>
      </w:r>
      <w:r w:rsidRPr="00287EBF">
        <w:rPr>
          <w:rFonts w:ascii="楷体" w:eastAsia="楷体" w:hAnsi="楷体"/>
          <w:sz w:val="28"/>
          <w:szCs w:val="28"/>
        </w:rPr>
        <w:t>这个转换至关重要，因为</w:t>
      </w:r>
      <w:r w:rsidRPr="00287EBF">
        <w:rPr>
          <w:rFonts w:ascii="楷体" w:eastAsia="楷体" w:hAnsi="楷体"/>
          <w:sz w:val="28"/>
          <w:szCs w:val="28"/>
        </w:rPr>
        <w:lastRenderedPageBreak/>
        <w:t>后续电路只能处理电压信号。</w:t>
      </w:r>
    </w:p>
    <w:p w14:paraId="018D3756"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3.</w:t>
      </w:r>
      <w:r w:rsidRPr="00287EBF">
        <w:rPr>
          <w:rFonts w:hint="eastAsia"/>
        </w:rPr>
        <w:t xml:space="preserve"> </w:t>
      </w:r>
      <w:r w:rsidRPr="00287EBF">
        <w:rPr>
          <w:rFonts w:ascii="楷体" w:eastAsia="楷体" w:hAnsi="楷体"/>
          <w:sz w:val="28"/>
          <w:szCs w:val="28"/>
        </w:rPr>
        <w:t>TIA输出的电压信号接着进入LA（限幅放大器）芯片。它将信号进一步放大并整形成标准的数字电平，同时抑制噪声，提高信噪比</w:t>
      </w:r>
      <w:r>
        <w:rPr>
          <w:rFonts w:ascii="楷体" w:eastAsia="楷体" w:hAnsi="楷体" w:hint="eastAsia"/>
          <w:sz w:val="28"/>
          <w:szCs w:val="28"/>
        </w:rPr>
        <w:t>。从TIA-LA出来的标准数字电平已经非常接近可用的数字信号，但是还需要消除电压波非时上升或者下降的抖动问题，</w:t>
      </w:r>
      <w:r w:rsidRPr="00F85014">
        <w:rPr>
          <w:rFonts w:ascii="楷体" w:eastAsia="楷体" w:hAnsi="楷体"/>
          <w:sz w:val="28"/>
          <w:szCs w:val="28"/>
        </w:rPr>
        <w:t>抖动表现为每个比特占据的时间窗口（UI，单位间隔）变长或变短。</w:t>
      </w:r>
      <w:r>
        <w:rPr>
          <w:rFonts w:ascii="楷体" w:eastAsia="楷体" w:hAnsi="楷体" w:hint="eastAsia"/>
          <w:sz w:val="28"/>
          <w:szCs w:val="28"/>
        </w:rPr>
        <w:t>这一步需要CDR进行数据恢复。</w:t>
      </w:r>
    </w:p>
    <w:p w14:paraId="2190831C"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4.</w:t>
      </w:r>
      <w:r w:rsidRPr="00EE3634">
        <w:rPr>
          <w:rFonts w:hint="eastAsia"/>
        </w:rPr>
        <w:t xml:space="preserve"> </w:t>
      </w:r>
      <w:r w:rsidRPr="00EE3634">
        <w:rPr>
          <w:rFonts w:ascii="楷体" w:eastAsia="楷体" w:hAnsi="楷体"/>
          <w:sz w:val="28"/>
          <w:szCs w:val="28"/>
        </w:rPr>
        <w:t>放大后的信号可能再次经过CDR芯片，进行时钟数据恢复，以消除传输中引入的抖动，确保信号质量</w:t>
      </w:r>
    </w:p>
    <w:p w14:paraId="40028ABC"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5.</w:t>
      </w:r>
      <w:r w:rsidRPr="00EE3634">
        <w:rPr>
          <w:rFonts w:hint="eastAsia"/>
        </w:rPr>
        <w:t xml:space="preserve"> </w:t>
      </w:r>
      <w:r w:rsidRPr="00EE3634">
        <w:rPr>
          <w:rFonts w:ascii="楷体" w:eastAsia="楷体" w:hAnsi="楷体"/>
          <w:sz w:val="28"/>
          <w:szCs w:val="28"/>
        </w:rPr>
        <w:t>信号最后回到DSP芯片。DSP在此处执行相反的数字信号处理，如均衡、解调和纠错，补偿光链路造成的损伤，恢复出原始的数字信号。</w:t>
      </w:r>
    </w:p>
    <w:p w14:paraId="200209DE" w14:textId="77777777" w:rsidR="00805698" w:rsidRDefault="00805698" w:rsidP="00805698">
      <w:pPr>
        <w:rPr>
          <w:rFonts w:ascii="楷体" w:eastAsia="楷体" w:hAnsi="楷体" w:hint="eastAsia"/>
          <w:sz w:val="28"/>
          <w:szCs w:val="28"/>
        </w:rPr>
      </w:pPr>
      <w:r>
        <w:rPr>
          <w:rFonts w:hint="eastAsia"/>
          <w:noProof/>
        </w:rPr>
        <w:drawing>
          <wp:inline distT="0" distB="0" distL="0" distR="0" wp14:anchorId="290ECC90" wp14:editId="37CA7B3E">
            <wp:extent cx="4684395" cy="3476625"/>
            <wp:effectExtent l="0" t="0" r="1905" b="9525"/>
            <wp:docPr id="2131374516"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4395" cy="3476625"/>
                    </a:xfrm>
                    <a:prstGeom prst="rect">
                      <a:avLst/>
                    </a:prstGeom>
                    <a:noFill/>
                    <a:ln>
                      <a:noFill/>
                    </a:ln>
                  </pic:spPr>
                </pic:pic>
              </a:graphicData>
            </a:graphic>
          </wp:inline>
        </w:drawing>
      </w:r>
    </w:p>
    <w:p w14:paraId="310C8D52" w14:textId="1C033C6D" w:rsidR="003A2275" w:rsidRPr="00713197" w:rsidRDefault="00805698" w:rsidP="003A2275">
      <w:pPr>
        <w:rPr>
          <w:rFonts w:ascii="楷体" w:eastAsia="楷体" w:hAnsi="楷体" w:hint="eastAsia"/>
          <w:sz w:val="21"/>
          <w:szCs w:val="21"/>
        </w:rPr>
      </w:pPr>
      <w:r w:rsidRPr="00903BEC">
        <w:rPr>
          <w:rFonts w:ascii="楷体" w:eastAsia="楷体" w:hAnsi="楷体" w:hint="eastAsia"/>
          <w:sz w:val="21"/>
          <w:szCs w:val="21"/>
        </w:rPr>
        <w:lastRenderedPageBreak/>
        <w:t>数据来源：山海通信</w:t>
      </w:r>
    </w:p>
    <w:p w14:paraId="36C6F262" w14:textId="0B502372" w:rsidR="00AE4C10" w:rsidRPr="00D07BAA" w:rsidRDefault="00AE4C10" w:rsidP="00871236">
      <w:pPr>
        <w:pStyle w:val="1"/>
        <w:rPr>
          <w:rFonts w:ascii="楷体" w:eastAsia="楷体" w:hAnsi="楷体" w:hint="eastAsia"/>
          <w:sz w:val="28"/>
          <w:szCs w:val="28"/>
        </w:rPr>
      </w:pPr>
      <w:r w:rsidRPr="00D07BAA">
        <w:rPr>
          <w:rFonts w:ascii="楷体" w:eastAsia="楷体" w:hAnsi="楷体" w:hint="eastAsia"/>
          <w:sz w:val="28"/>
          <w:szCs w:val="28"/>
        </w:rPr>
        <w:t>光模块发展史及</w:t>
      </w:r>
      <w:r w:rsidR="00463AF4" w:rsidRPr="00D07BAA">
        <w:rPr>
          <w:rFonts w:ascii="楷体" w:eastAsia="楷体" w:hAnsi="楷体" w:hint="eastAsia"/>
          <w:sz w:val="28"/>
          <w:szCs w:val="28"/>
        </w:rPr>
        <w:t>历次驱动</w:t>
      </w:r>
    </w:p>
    <w:p w14:paraId="7972D51A" w14:textId="77777777" w:rsidR="007368E3" w:rsidRPr="00182AB4" w:rsidRDefault="007368E3" w:rsidP="007368E3">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 xml:space="preserve">3.1.1 </w:t>
      </w:r>
      <w:r>
        <w:rPr>
          <w:rFonts w:ascii="楷体" w:eastAsia="楷体" w:hAnsi="楷体" w:hint="eastAsia"/>
          <w:color w:val="000000" w:themeColor="text1"/>
          <w:sz w:val="30"/>
          <w:szCs w:val="30"/>
        </w:rPr>
        <w:t>光通信之前</w:t>
      </w:r>
      <w:r w:rsidRPr="00182AB4">
        <w:rPr>
          <w:rFonts w:ascii="楷体" w:eastAsia="楷体" w:hAnsi="楷体" w:hint="eastAsia"/>
          <w:color w:val="000000" w:themeColor="text1"/>
          <w:sz w:val="30"/>
          <w:szCs w:val="30"/>
        </w:rPr>
        <w:t>：</w:t>
      </w:r>
      <w:r>
        <w:rPr>
          <w:rFonts w:ascii="楷体" w:eastAsia="楷体" w:hAnsi="楷体" w:hint="eastAsia"/>
          <w:color w:val="000000" w:themeColor="text1"/>
          <w:sz w:val="30"/>
          <w:szCs w:val="30"/>
        </w:rPr>
        <w:t>铜的时代</w:t>
      </w:r>
    </w:p>
    <w:p w14:paraId="4566308B"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通信行业进入工业化之初，电是最主要的信息载体。在十九世纪到二十世纪初出现的电报，电话，其工作方式都是依靠电，尤其是以铜缆为物理载体的电通信实现的。一个例子是1858年的跨大西洋电缆，第一次实现了两大洲之间的高速通信。</w:t>
      </w:r>
    </w:p>
    <w:p w14:paraId="7C612620"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在整个电报和早期电话时代，铜缆都占据了十分重要的地位（其实在今天依然占据着很重要的地位），通信工业对于铜缆进行了各种各样的开发和研究，使之适用于不同的场景，。</w:t>
      </w:r>
    </w:p>
    <w:p w14:paraId="36008D77"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但随着通信技术的不断发展，和数据传输量与速率的巨幅提高，铜缆遭遇了多方面的瓶颈限制，如插入损耗（铜缆越长，数据传输速率越高，损失越大），串扰（铜缆与铜缆间信号相互干扰，A铜缆的传输数据串流到B上，B铜缆的传输数据串流A上），反射（铜线一般是双绞线结构，可以理解为双螺旋形，是一种典型的抗干扰结构，插头，双绞线结构一旦出现结构形变，铜缆整体信息传送速率立刻降低，极难排查）抗干扰约束（高速率铜缆的相绞密度很高，额外的屏蔽层也很厚，导致整个铜缆非常粗，硬，极难形变。用料上的笨重导致成本也很大）等等。</w:t>
      </w:r>
    </w:p>
    <w:p w14:paraId="4E3FE12D"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在这一情况下，发展以光为信息载体的通信就成为了一个最优可行方案，光通信作为一个新的技术路线，从距离，干扰，发热，体积</w:t>
      </w:r>
      <w:r>
        <w:rPr>
          <w:rFonts w:ascii="楷体" w:eastAsia="楷体" w:hAnsi="楷体" w:hint="eastAsia"/>
          <w:sz w:val="28"/>
          <w:szCs w:val="28"/>
        </w:rPr>
        <w:lastRenderedPageBreak/>
        <w:t>上解决了铜缆遭遇的问题。距离上，光在纤芯中几乎衰减极小，在数十公里尺度上才会明显显示。干扰上，光与光之间不存在类似电磁的干扰，发热上，光自身没有电热效应，体积上，光并不需要做高密度双绞结构来提升抗干扰能力，也就没有越做越粗的需求。因为这些优良的品质，光纤成为了二十世纪末以来最主要也是得到最大发展的通信载体。而光模块就是为了配套以光纤为主的光通信而诞生的。</w:t>
      </w:r>
    </w:p>
    <w:p w14:paraId="03AE581D"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不论是数字通信（DataCom，机器与机器间通信）还是互联通信（TeleCom，人与人的通信），终端接口都是绕不开计算终端。直到2026年，一般的PC和小型服务器的</w:t>
      </w:r>
      <w:r w:rsidRPr="000A3596">
        <w:rPr>
          <w:rFonts w:ascii="楷体" w:eastAsia="楷体" w:hAnsi="楷体"/>
          <w:sz w:val="28"/>
          <w:szCs w:val="28"/>
        </w:rPr>
        <w:t>核心计算与接口仍基于电信号处理</w:t>
      </w:r>
      <w:r>
        <w:rPr>
          <w:rFonts w:ascii="楷体" w:eastAsia="楷体" w:hAnsi="楷体" w:hint="eastAsia"/>
          <w:sz w:val="28"/>
          <w:szCs w:val="28"/>
        </w:rPr>
        <w:t>。在铜缆的时代，电信号只需要顺着网络基建入户即可，而到了光的时代，纯电的计算设备在面对光纤介质的进入时，需要专门转换。信号的光电转换就成为了必选项。因此自1990年代商用光通信爆发并开始快速发展，光电双向转化设备也与之同步进化，并逐渐规范化，模块化。光电转换设备在个人家庭体现为以光网络终端（ONT）/光网络单元（ONU）（也即光猫）为代表的嵌入式光收发调试设备，在企业端和工业端，则体现为重型交换机和光模块的结合</w:t>
      </w:r>
    </w:p>
    <w:p w14:paraId="5276FF11"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自九十年代商用化以来到AI大规模爆发前夜，从需求上看，主要是因为电信-互联网经济在过去三十年中从初生到蓬勃发展所产生的互联需求，时间尺度上，从互联网产业的发展规模印证，光模块的发展可以随之分为大致四个阶段：</w:t>
      </w:r>
    </w:p>
    <w:p w14:paraId="3A24014C" w14:textId="77777777" w:rsidR="007368E3" w:rsidRPr="004C266C" w:rsidRDefault="007368E3" w:rsidP="007368E3">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lastRenderedPageBreak/>
        <w:t>3.1.</w:t>
      </w:r>
      <w:r>
        <w:rPr>
          <w:rFonts w:ascii="楷体" w:eastAsia="楷体" w:hAnsi="楷体" w:hint="eastAsia"/>
          <w:color w:val="000000" w:themeColor="text1"/>
          <w:sz w:val="30"/>
          <w:szCs w:val="30"/>
        </w:rPr>
        <w:t>2</w:t>
      </w:r>
      <w:r w:rsidRPr="00182AB4">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第一阶段</w:t>
      </w:r>
      <w:r w:rsidRPr="00182AB4">
        <w:rPr>
          <w:rFonts w:ascii="楷体" w:eastAsia="楷体" w:hAnsi="楷体" w:hint="eastAsia"/>
          <w:color w:val="000000" w:themeColor="text1"/>
          <w:sz w:val="30"/>
          <w:szCs w:val="30"/>
        </w:rPr>
        <w:t>：</w:t>
      </w:r>
      <w:r>
        <w:rPr>
          <w:rFonts w:ascii="楷体" w:eastAsia="楷体" w:hAnsi="楷体" w:hint="eastAsia"/>
          <w:color w:val="000000" w:themeColor="text1"/>
          <w:sz w:val="30"/>
          <w:szCs w:val="30"/>
        </w:rPr>
        <w:t>电信与GBIC</w:t>
      </w:r>
      <w:r w:rsidRPr="004C266C">
        <w:rPr>
          <w:rFonts w:ascii="楷体" w:eastAsia="楷体" w:hAnsi="楷体" w:hint="eastAsia"/>
          <w:color w:val="000000" w:themeColor="text1"/>
          <w:sz w:val="30"/>
          <w:szCs w:val="30"/>
        </w:rPr>
        <w:t xml:space="preserve"> </w:t>
      </w:r>
    </w:p>
    <w:p w14:paraId="12529D73" w14:textId="187DF620" w:rsidR="007368E3" w:rsidRDefault="007368E3" w:rsidP="007368E3">
      <w:pPr>
        <w:rPr>
          <w:rFonts w:ascii="楷体" w:eastAsia="楷体" w:hAnsi="楷体" w:hint="eastAsia"/>
          <w:sz w:val="28"/>
          <w:szCs w:val="28"/>
        </w:rPr>
      </w:pPr>
      <w:r>
        <w:rPr>
          <w:rFonts w:ascii="楷体" w:eastAsia="楷体" w:hAnsi="楷体" w:hint="eastAsia"/>
          <w:sz w:val="28"/>
          <w:szCs w:val="28"/>
        </w:rPr>
        <w:t>第一阶段为1990年代中期到2000年代初中期，这一阶段的主要动力是电信网络</w:t>
      </w:r>
      <w:r w:rsidRPr="00A05832">
        <w:rPr>
          <w:rFonts w:ascii="楷体" w:eastAsia="楷体" w:hAnsi="楷体"/>
          <w:sz w:val="28"/>
          <w:szCs w:val="28"/>
        </w:rPr>
        <w:t>商业化爆发，全球IP流量激增，电信运营商需要升级长途传输骨干网。</w:t>
      </w:r>
      <w:r w:rsidR="0098092D">
        <w:rPr>
          <w:rFonts w:ascii="楷体" w:eastAsia="楷体" w:hAnsi="楷体" w:hint="eastAsia"/>
          <w:sz w:val="28"/>
          <w:szCs w:val="28"/>
        </w:rPr>
        <w:t>全球</w:t>
      </w:r>
      <w:r w:rsidRPr="00E773AC">
        <w:rPr>
          <w:rFonts w:ascii="楷体" w:eastAsia="楷体" w:hAnsi="楷体"/>
          <w:sz w:val="28"/>
          <w:szCs w:val="28"/>
        </w:rPr>
        <w:t>电信运营商铺设跨洋和跨省光纤干线，需要高速率、长距离传输</w:t>
      </w:r>
      <w:r>
        <w:rPr>
          <w:rFonts w:ascii="楷体" w:eastAsia="楷体" w:hAnsi="楷体" w:hint="eastAsia"/>
          <w:sz w:val="28"/>
          <w:szCs w:val="28"/>
        </w:rPr>
        <w:t>。同时技术上，</w:t>
      </w:r>
      <w:r w:rsidRPr="00E773AC">
        <w:rPr>
          <w:rFonts w:ascii="楷体" w:eastAsia="楷体" w:hAnsi="楷体"/>
          <w:sz w:val="28"/>
          <w:szCs w:val="28"/>
        </w:rPr>
        <w:t>WDM（</w:t>
      </w:r>
      <w:r w:rsidR="0098092D" w:rsidRPr="0098092D">
        <w:rPr>
          <w:rFonts w:ascii="楷体" w:eastAsia="楷体" w:hAnsi="楷体"/>
          <w:sz w:val="28"/>
          <w:szCs w:val="28"/>
        </w:rPr>
        <w:t>Wavelength-Division Multiplexing</w:t>
      </w:r>
      <w:r w:rsidR="0098092D">
        <w:rPr>
          <w:rFonts w:ascii="楷体" w:eastAsia="楷体" w:hAnsi="楷体" w:hint="eastAsia"/>
          <w:sz w:val="28"/>
          <w:szCs w:val="28"/>
        </w:rPr>
        <w:t xml:space="preserve"> </w:t>
      </w:r>
      <w:r w:rsidRPr="00E773AC">
        <w:rPr>
          <w:rFonts w:ascii="楷体" w:eastAsia="楷体" w:hAnsi="楷体"/>
          <w:sz w:val="28"/>
          <w:szCs w:val="28"/>
        </w:rPr>
        <w:t>波分复用）技术成熟，单根光纤可同时传输多波长</w:t>
      </w:r>
      <w:r w:rsidR="00B03988">
        <w:rPr>
          <w:rFonts w:ascii="楷体" w:eastAsia="楷体" w:hAnsi="楷体" w:hint="eastAsia"/>
          <w:sz w:val="28"/>
          <w:szCs w:val="28"/>
        </w:rPr>
        <w:t>的光线</w:t>
      </w:r>
      <w:r w:rsidRPr="00E773AC">
        <w:rPr>
          <w:rFonts w:ascii="楷体" w:eastAsia="楷体" w:hAnsi="楷体"/>
          <w:sz w:val="28"/>
          <w:szCs w:val="28"/>
        </w:rPr>
        <w:t>，每个波长需要独立光模块</w:t>
      </w:r>
      <w:r>
        <w:rPr>
          <w:rFonts w:ascii="楷体" w:eastAsia="楷体" w:hAnsi="楷体" w:hint="eastAsia"/>
          <w:sz w:val="28"/>
          <w:szCs w:val="28"/>
        </w:rPr>
        <w:t>。</w:t>
      </w:r>
    </w:p>
    <w:p w14:paraId="066EFA48" w14:textId="3357DAEE" w:rsidR="007368E3" w:rsidRDefault="007368E3" w:rsidP="007368E3">
      <w:pPr>
        <w:rPr>
          <w:rFonts w:ascii="楷体" w:eastAsia="楷体" w:hAnsi="楷体" w:hint="eastAsia"/>
          <w:sz w:val="28"/>
          <w:szCs w:val="28"/>
        </w:rPr>
      </w:pPr>
      <w:r>
        <w:rPr>
          <w:rFonts w:ascii="楷体" w:eastAsia="楷体" w:hAnsi="楷体" w:hint="eastAsia"/>
          <w:sz w:val="28"/>
          <w:szCs w:val="28"/>
        </w:rPr>
        <w:t>随着大规模通信需求的增加，过去一体化通信设备逐渐成为一种不经济的选择，因为一旦设备光口损坏，那么整个设备就需要维修或者更换，极不方便。在这种情况下，可插拔光模块成为了低运营成本和高设备灵活性共同追求的结果。</w:t>
      </w:r>
    </w:p>
    <w:p w14:paraId="6A8443CB" w14:textId="77777777" w:rsidR="007368E3" w:rsidRPr="0098456B" w:rsidRDefault="007368E3" w:rsidP="007368E3">
      <w:pPr>
        <w:jc w:val="center"/>
        <w:rPr>
          <w:rFonts w:ascii="楷体" w:eastAsia="楷体" w:hAnsi="楷体" w:hint="eastAsia"/>
          <w:sz w:val="21"/>
          <w:szCs w:val="21"/>
        </w:rPr>
      </w:pPr>
      <w:r w:rsidRPr="0098456B">
        <w:rPr>
          <w:rFonts w:ascii="楷体" w:eastAsia="楷体" w:hAnsi="楷体" w:hint="eastAsia"/>
          <w:sz w:val="21"/>
          <w:szCs w:val="21"/>
        </w:rPr>
        <w:t>图：GBIC图例</w:t>
      </w:r>
    </w:p>
    <w:p w14:paraId="6F299FF4" w14:textId="77777777" w:rsidR="007368E3" w:rsidRDefault="007368E3" w:rsidP="007368E3">
      <w:pPr>
        <w:jc w:val="center"/>
        <w:rPr>
          <w:rFonts w:ascii="楷体" w:eastAsia="楷体" w:hAnsi="楷体" w:hint="eastAsia"/>
          <w:sz w:val="28"/>
          <w:szCs w:val="28"/>
        </w:rPr>
      </w:pPr>
      <w:r>
        <w:rPr>
          <w:rFonts w:hint="eastAsia"/>
          <w:noProof/>
        </w:rPr>
        <w:drawing>
          <wp:inline distT="0" distB="0" distL="0" distR="0" wp14:anchorId="48BAB608" wp14:editId="7C888508">
            <wp:extent cx="2878372" cy="2162764"/>
            <wp:effectExtent l="0" t="0" r="0" b="9525"/>
            <wp:docPr id="744051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16069" cy="2191089"/>
                    </a:xfrm>
                    <a:prstGeom prst="rect">
                      <a:avLst/>
                    </a:prstGeom>
                    <a:noFill/>
                    <a:ln>
                      <a:noFill/>
                    </a:ln>
                  </pic:spPr>
                </pic:pic>
              </a:graphicData>
            </a:graphic>
          </wp:inline>
        </w:drawing>
      </w:r>
    </w:p>
    <w:p w14:paraId="2AEA5259" w14:textId="77777777" w:rsidR="007368E3" w:rsidRPr="006103D8" w:rsidRDefault="007368E3" w:rsidP="007368E3">
      <w:pPr>
        <w:rPr>
          <w:rFonts w:ascii="楷体" w:eastAsia="楷体" w:hAnsi="楷体" w:hint="eastAsia"/>
          <w:sz w:val="21"/>
          <w:szCs w:val="21"/>
        </w:rPr>
      </w:pPr>
      <w:r w:rsidRPr="006103D8">
        <w:rPr>
          <w:rFonts w:ascii="楷体" w:eastAsia="楷体" w:hAnsi="楷体" w:hint="eastAsia"/>
          <w:sz w:val="21"/>
          <w:szCs w:val="21"/>
        </w:rPr>
        <w:t>数据来源：网络技术联盟站</w:t>
      </w:r>
      <w:r>
        <w:rPr>
          <w:rFonts w:ascii="楷体" w:eastAsia="楷体" w:hAnsi="楷体" w:hint="eastAsia"/>
          <w:sz w:val="21"/>
          <w:szCs w:val="21"/>
        </w:rPr>
        <w:t>，腾讯云</w:t>
      </w:r>
    </w:p>
    <w:p w14:paraId="7A65D9CC"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GBIC（</w:t>
      </w:r>
      <w:r w:rsidRPr="00AD64DB">
        <w:rPr>
          <w:rFonts w:ascii="楷体" w:eastAsia="楷体" w:hAnsi="楷体"/>
          <w:sz w:val="28"/>
          <w:szCs w:val="28"/>
        </w:rPr>
        <w:t>Gigabit Interface Converter，即千兆位接口转换器</w:t>
      </w:r>
      <w:r>
        <w:rPr>
          <w:rFonts w:ascii="楷体" w:eastAsia="楷体" w:hAnsi="楷体" w:hint="eastAsia"/>
          <w:sz w:val="28"/>
          <w:szCs w:val="28"/>
        </w:rPr>
        <w:t>）就是这一结果的一个典范，这是第一款真正意义上遵循国际标准，跨品牌可通用的可插拔光模块，是通信变革浪潮中第一款标准可插拔产</w:t>
      </w:r>
      <w:r>
        <w:rPr>
          <w:rFonts w:ascii="楷体" w:eastAsia="楷体" w:hAnsi="楷体" w:hint="eastAsia"/>
          <w:sz w:val="28"/>
          <w:szCs w:val="28"/>
        </w:rPr>
        <w:lastRenderedPageBreak/>
        <w:t>品。</w:t>
      </w:r>
    </w:p>
    <w:p w14:paraId="30617387" w14:textId="77777777" w:rsidR="007368E3" w:rsidRPr="001127D7" w:rsidRDefault="007368E3" w:rsidP="007368E3">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3.1.</w:t>
      </w:r>
      <w:r>
        <w:rPr>
          <w:rFonts w:ascii="楷体" w:eastAsia="楷体" w:hAnsi="楷体" w:hint="eastAsia"/>
          <w:color w:val="000000" w:themeColor="text1"/>
          <w:sz w:val="30"/>
          <w:szCs w:val="30"/>
        </w:rPr>
        <w:t>3</w:t>
      </w:r>
      <w:r w:rsidRPr="00182AB4">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第二阶段</w:t>
      </w:r>
      <w:r w:rsidRPr="00182AB4">
        <w:rPr>
          <w:rFonts w:ascii="楷体" w:eastAsia="楷体" w:hAnsi="楷体" w:hint="eastAsia"/>
          <w:color w:val="000000" w:themeColor="text1"/>
          <w:sz w:val="30"/>
          <w:szCs w:val="30"/>
        </w:rPr>
        <w:t>：</w:t>
      </w:r>
      <w:r>
        <w:rPr>
          <w:rFonts w:ascii="楷体" w:eastAsia="楷体" w:hAnsi="楷体" w:hint="eastAsia"/>
          <w:color w:val="000000" w:themeColor="text1"/>
          <w:sz w:val="30"/>
          <w:szCs w:val="30"/>
        </w:rPr>
        <w:t>web2.0时代SFP与QSFP系列的登台</w:t>
      </w:r>
      <w:r w:rsidRPr="004C266C">
        <w:rPr>
          <w:rFonts w:ascii="楷体" w:eastAsia="楷体" w:hAnsi="楷体" w:hint="eastAsia"/>
          <w:color w:val="000000" w:themeColor="text1"/>
          <w:sz w:val="30"/>
          <w:szCs w:val="30"/>
        </w:rPr>
        <w:t xml:space="preserve"> </w:t>
      </w:r>
    </w:p>
    <w:p w14:paraId="2599C4CE" w14:textId="15D4538E" w:rsidR="007368E3" w:rsidRDefault="007368E3" w:rsidP="007368E3">
      <w:pPr>
        <w:rPr>
          <w:rFonts w:ascii="楷体" w:eastAsia="楷体" w:hAnsi="楷体" w:hint="eastAsia"/>
          <w:sz w:val="28"/>
          <w:szCs w:val="28"/>
        </w:rPr>
      </w:pPr>
      <w:r>
        <w:rPr>
          <w:rFonts w:ascii="楷体" w:eastAsia="楷体" w:hAnsi="楷体" w:hint="eastAsia"/>
          <w:sz w:val="28"/>
          <w:szCs w:val="28"/>
        </w:rPr>
        <w:t>第二阶段为2000年代初中期至2010年代，这一阶段的主要动力是互联网泡沫破裂后的后泡沫时代和web2.0时代的繁荣。无数今日耳熟能详的巨头和网页端应用在这一时期建立或壮大。</w:t>
      </w:r>
      <w:r w:rsidR="00B03988">
        <w:rPr>
          <w:rFonts w:ascii="楷体" w:eastAsia="楷体" w:hAnsi="楷体" w:hint="eastAsia"/>
          <w:sz w:val="28"/>
          <w:szCs w:val="28"/>
        </w:rPr>
        <w:t>搜索引擎，互动社交，流媒体，</w:t>
      </w:r>
      <w:r w:rsidR="009C3B9A">
        <w:rPr>
          <w:rFonts w:ascii="楷体" w:eastAsia="楷体" w:hAnsi="楷体" w:hint="eastAsia"/>
          <w:sz w:val="28"/>
          <w:szCs w:val="28"/>
        </w:rPr>
        <w:t>互联网购物，</w:t>
      </w:r>
      <w:r>
        <w:rPr>
          <w:rFonts w:ascii="楷体" w:eastAsia="楷体" w:hAnsi="楷体" w:hint="eastAsia"/>
          <w:sz w:val="28"/>
          <w:szCs w:val="28"/>
        </w:rPr>
        <w:t>百度（2000年创立），淘宝（2003年创立），支付宝（2003年创立），Google（2004年上市），Facebook（2004年创立），Youtube（2005年创立），这些巨头引领了网络空间中的搜索，社交和分享，从而彻底将互联网的交互方式从简单的浏览转为高频率的互动，互动就意味着数据的来往，这一现实不可避免地对数据中心的处理能力和传输能力提出了新的要求。同时，因为电商业务的周期性特征，为解决高峰期算力不足，休息期算力浪费的问题，2006年，亚马逊推出了</w:t>
      </w:r>
      <w:r w:rsidRPr="009A1F0C">
        <w:rPr>
          <w:rFonts w:ascii="楷体" w:eastAsia="楷体" w:hAnsi="楷体"/>
          <w:sz w:val="28"/>
          <w:szCs w:val="28"/>
        </w:rPr>
        <w:t>Elastic Compute Cloud (EC2)</w:t>
      </w:r>
      <w:r>
        <w:rPr>
          <w:rFonts w:ascii="楷体" w:eastAsia="楷体" w:hAnsi="楷体" w:hint="eastAsia"/>
          <w:sz w:val="28"/>
          <w:szCs w:val="28"/>
        </w:rPr>
        <w:t>，标志着现代云计算的起点，从这之后，互联网巨头们纷纷开始自建大规模数据中心，以支撑其不断扩张的业务。</w:t>
      </w:r>
    </w:p>
    <w:p w14:paraId="171FE69C"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Web2.0和云时代激增的数据密度对于数据传输提出了更高要求，其结果是通信及计算终端功能的再调整，以SFP（</w:t>
      </w:r>
      <w:r w:rsidRPr="001935B6">
        <w:rPr>
          <w:rFonts w:ascii="楷体" w:eastAsia="楷体" w:hAnsi="楷体"/>
          <w:sz w:val="28"/>
          <w:szCs w:val="28"/>
        </w:rPr>
        <w:t>小型封装热插拔收发器，Small form-factor</w:t>
      </w:r>
      <w:r>
        <w:rPr>
          <w:rFonts w:ascii="楷体" w:eastAsia="楷体" w:hAnsi="楷体" w:hint="eastAsia"/>
          <w:sz w:val="28"/>
          <w:szCs w:val="28"/>
        </w:rPr>
        <w:t xml:space="preserve"> </w:t>
      </w:r>
      <w:r w:rsidRPr="001935B6">
        <w:rPr>
          <w:rFonts w:ascii="楷体" w:eastAsia="楷体" w:hAnsi="楷体"/>
          <w:sz w:val="28"/>
          <w:szCs w:val="28"/>
        </w:rPr>
        <w:t>pluggable</w:t>
      </w:r>
      <w:r>
        <w:rPr>
          <w:rFonts w:ascii="楷体" w:eastAsia="楷体" w:hAnsi="楷体" w:hint="eastAsia"/>
          <w:sz w:val="28"/>
          <w:szCs w:val="28"/>
        </w:rPr>
        <w:t xml:space="preserve"> </w:t>
      </w:r>
      <w:r w:rsidRPr="001935B6">
        <w:rPr>
          <w:rFonts w:ascii="楷体" w:eastAsia="楷体" w:hAnsi="楷体"/>
          <w:sz w:val="28"/>
          <w:szCs w:val="28"/>
        </w:rPr>
        <w:t>transceiver</w:t>
      </w:r>
      <w:r>
        <w:rPr>
          <w:rFonts w:ascii="楷体" w:eastAsia="楷体" w:hAnsi="楷体" w:hint="eastAsia"/>
          <w:sz w:val="28"/>
          <w:szCs w:val="28"/>
        </w:rPr>
        <w:t>）技术为代表的光模块新范式诞生，其体积相较传统的GBIC缩减50%以上，并去除了部分不必要的功能，使得其在端口密度，功耗，散热上相较GBIC都有了巨大的提升。</w:t>
      </w:r>
    </w:p>
    <w:p w14:paraId="3DDEA4FF" w14:textId="77777777" w:rsidR="007368E3" w:rsidRPr="00983AC3" w:rsidRDefault="007368E3" w:rsidP="007368E3">
      <w:pPr>
        <w:jc w:val="center"/>
        <w:rPr>
          <w:rFonts w:ascii="楷体" w:eastAsia="楷体" w:hAnsi="楷体" w:hint="eastAsia"/>
          <w:sz w:val="21"/>
          <w:szCs w:val="21"/>
        </w:rPr>
      </w:pPr>
      <w:r w:rsidRPr="00983AC3">
        <w:rPr>
          <w:rFonts w:ascii="楷体" w:eastAsia="楷体" w:hAnsi="楷体" w:hint="eastAsia"/>
          <w:sz w:val="21"/>
          <w:szCs w:val="21"/>
        </w:rPr>
        <w:lastRenderedPageBreak/>
        <w:t>图：SFP图例</w:t>
      </w:r>
    </w:p>
    <w:p w14:paraId="216C9890" w14:textId="77777777" w:rsidR="007368E3" w:rsidRDefault="007368E3" w:rsidP="007368E3">
      <w:pPr>
        <w:jc w:val="center"/>
        <w:rPr>
          <w:rFonts w:ascii="楷体" w:eastAsia="楷体" w:hAnsi="楷体" w:hint="eastAsia"/>
          <w:sz w:val="28"/>
          <w:szCs w:val="28"/>
        </w:rPr>
      </w:pPr>
      <w:r>
        <w:rPr>
          <w:rFonts w:hint="eastAsia"/>
          <w:noProof/>
        </w:rPr>
        <w:drawing>
          <wp:inline distT="0" distB="0" distL="0" distR="0" wp14:anchorId="3FE64B5F" wp14:editId="00E65C66">
            <wp:extent cx="3713259" cy="1341172"/>
            <wp:effectExtent l="0" t="0" r="1905" b="0"/>
            <wp:docPr id="21383141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38558" cy="1350310"/>
                    </a:xfrm>
                    <a:prstGeom prst="rect">
                      <a:avLst/>
                    </a:prstGeom>
                    <a:noFill/>
                    <a:ln>
                      <a:noFill/>
                    </a:ln>
                  </pic:spPr>
                </pic:pic>
              </a:graphicData>
            </a:graphic>
          </wp:inline>
        </w:drawing>
      </w:r>
    </w:p>
    <w:p w14:paraId="5E25A28E" w14:textId="77777777" w:rsidR="007368E3" w:rsidRPr="00983AC3" w:rsidRDefault="007368E3" w:rsidP="007368E3">
      <w:pPr>
        <w:rPr>
          <w:rFonts w:ascii="楷体" w:eastAsia="楷体" w:hAnsi="楷体" w:hint="eastAsia"/>
          <w:sz w:val="21"/>
          <w:szCs w:val="21"/>
        </w:rPr>
      </w:pPr>
      <w:r w:rsidRPr="00983AC3">
        <w:rPr>
          <w:rFonts w:ascii="楷体" w:eastAsia="楷体" w:hAnsi="楷体" w:hint="eastAsia"/>
          <w:sz w:val="21"/>
          <w:szCs w:val="21"/>
        </w:rPr>
        <w:t>数据来源：</w:t>
      </w:r>
      <w:r w:rsidRPr="006103D8">
        <w:rPr>
          <w:rFonts w:ascii="楷体" w:eastAsia="楷体" w:hAnsi="楷体" w:hint="eastAsia"/>
          <w:sz w:val="21"/>
          <w:szCs w:val="21"/>
        </w:rPr>
        <w:t>网络技术联盟站</w:t>
      </w:r>
      <w:r>
        <w:rPr>
          <w:rFonts w:ascii="楷体" w:eastAsia="楷体" w:hAnsi="楷体" w:hint="eastAsia"/>
          <w:sz w:val="21"/>
          <w:szCs w:val="21"/>
        </w:rPr>
        <w:t>，腾讯云</w:t>
      </w:r>
    </w:p>
    <w:p w14:paraId="64D9FE0C"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而其更小的体积和简化的电路设计，又使得其成本显著低于GBIC，于是SFP一系的产品通过取代GBIC获得了长足发展。最初的SFP只有1G的速率，在大速率传输上，使用的是XFP（</w:t>
      </w:r>
      <w:r w:rsidRPr="00757FBC">
        <w:rPr>
          <w:rFonts w:ascii="楷体" w:eastAsia="楷体" w:hAnsi="楷体"/>
          <w:sz w:val="28"/>
          <w:szCs w:val="28"/>
        </w:rPr>
        <w:t>10Gigabit Small Form Factor Pluggable</w:t>
      </w:r>
      <w:r>
        <w:rPr>
          <w:rFonts w:ascii="楷体" w:eastAsia="楷体" w:hAnsi="楷体" w:hint="eastAsia"/>
          <w:sz w:val="28"/>
          <w:szCs w:val="28"/>
        </w:rPr>
        <w:t>，X即罗马数字10），但在2009年SFP升级为SFP+</w:t>
      </w:r>
      <w:r w:rsidRPr="002545AA">
        <w:rPr>
          <w:rFonts w:ascii="楷体" w:eastAsia="楷体" w:hAnsi="楷体"/>
          <w:b/>
          <w:bCs/>
          <w:sz w:val="28"/>
          <w:szCs w:val="28"/>
        </w:rPr>
        <w:t>（增强型小型可插拔接口）</w:t>
      </w:r>
      <w:r>
        <w:rPr>
          <w:rFonts w:ascii="楷体" w:eastAsia="楷体" w:hAnsi="楷体" w:hint="eastAsia"/>
          <w:sz w:val="28"/>
          <w:szCs w:val="28"/>
        </w:rPr>
        <w:t>，速率达到10G时，XFP也被淘汰。</w:t>
      </w:r>
    </w:p>
    <w:p w14:paraId="19F3F1BF" w14:textId="77777777" w:rsidR="007368E3" w:rsidRPr="0083419E" w:rsidRDefault="007368E3" w:rsidP="007368E3">
      <w:pPr>
        <w:jc w:val="center"/>
        <w:rPr>
          <w:rFonts w:ascii="楷体" w:eastAsia="楷体" w:hAnsi="楷体" w:hint="eastAsia"/>
          <w:sz w:val="21"/>
          <w:szCs w:val="21"/>
        </w:rPr>
      </w:pPr>
      <w:r w:rsidRPr="00983AC3">
        <w:rPr>
          <w:rFonts w:ascii="楷体" w:eastAsia="楷体" w:hAnsi="楷体" w:hint="eastAsia"/>
          <w:sz w:val="21"/>
          <w:szCs w:val="21"/>
        </w:rPr>
        <w:t>图：SFP</w:t>
      </w:r>
      <w:r>
        <w:rPr>
          <w:rFonts w:ascii="楷体" w:eastAsia="楷体" w:hAnsi="楷体" w:hint="eastAsia"/>
          <w:sz w:val="21"/>
          <w:szCs w:val="21"/>
        </w:rPr>
        <w:t>+</w:t>
      </w:r>
      <w:r w:rsidRPr="00983AC3">
        <w:rPr>
          <w:rFonts w:ascii="楷体" w:eastAsia="楷体" w:hAnsi="楷体" w:hint="eastAsia"/>
          <w:sz w:val="21"/>
          <w:szCs w:val="21"/>
        </w:rPr>
        <w:t>图例</w:t>
      </w:r>
    </w:p>
    <w:p w14:paraId="3E8DE8A1" w14:textId="77777777" w:rsidR="007368E3" w:rsidRDefault="007368E3" w:rsidP="007368E3">
      <w:pPr>
        <w:jc w:val="center"/>
        <w:rPr>
          <w:rFonts w:ascii="楷体" w:eastAsia="楷体" w:hAnsi="楷体" w:hint="eastAsia"/>
          <w:sz w:val="28"/>
          <w:szCs w:val="28"/>
        </w:rPr>
      </w:pPr>
      <w:r>
        <w:rPr>
          <w:rFonts w:hint="eastAsia"/>
          <w:noProof/>
        </w:rPr>
        <w:drawing>
          <wp:inline distT="0" distB="0" distL="0" distR="0" wp14:anchorId="20736336" wp14:editId="3F56B5C8">
            <wp:extent cx="3323645" cy="2070776"/>
            <wp:effectExtent l="0" t="0" r="0" b="5715"/>
            <wp:docPr id="14291030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55566" cy="2090664"/>
                    </a:xfrm>
                    <a:prstGeom prst="rect">
                      <a:avLst/>
                    </a:prstGeom>
                    <a:noFill/>
                    <a:ln>
                      <a:noFill/>
                    </a:ln>
                  </pic:spPr>
                </pic:pic>
              </a:graphicData>
            </a:graphic>
          </wp:inline>
        </w:drawing>
      </w:r>
    </w:p>
    <w:p w14:paraId="652243D3" w14:textId="77777777" w:rsidR="007368E3" w:rsidRPr="0083419E" w:rsidRDefault="007368E3" w:rsidP="007368E3">
      <w:pPr>
        <w:rPr>
          <w:rFonts w:ascii="楷体" w:eastAsia="楷体" w:hAnsi="楷体" w:hint="eastAsia"/>
          <w:sz w:val="21"/>
          <w:szCs w:val="21"/>
        </w:rPr>
      </w:pPr>
      <w:r w:rsidRPr="00983AC3">
        <w:rPr>
          <w:rFonts w:ascii="楷体" w:eastAsia="楷体" w:hAnsi="楷体" w:hint="eastAsia"/>
          <w:sz w:val="21"/>
          <w:szCs w:val="21"/>
        </w:rPr>
        <w:t>数据来源：</w:t>
      </w:r>
      <w:r w:rsidRPr="006103D8">
        <w:rPr>
          <w:rFonts w:ascii="楷体" w:eastAsia="楷体" w:hAnsi="楷体" w:hint="eastAsia"/>
          <w:sz w:val="21"/>
          <w:szCs w:val="21"/>
        </w:rPr>
        <w:t>网络技术联盟站</w:t>
      </w:r>
      <w:r>
        <w:rPr>
          <w:rFonts w:ascii="楷体" w:eastAsia="楷体" w:hAnsi="楷体" w:hint="eastAsia"/>
          <w:sz w:val="21"/>
          <w:szCs w:val="21"/>
        </w:rPr>
        <w:t>，腾讯云</w:t>
      </w:r>
    </w:p>
    <w:p w14:paraId="6E90DF99" w14:textId="77777777" w:rsidR="007368E3" w:rsidRDefault="007368E3" w:rsidP="007368E3">
      <w:pPr>
        <w:rPr>
          <w:rFonts w:ascii="楷体" w:eastAsia="楷体" w:hAnsi="楷体" w:hint="eastAsia"/>
          <w:sz w:val="28"/>
          <w:szCs w:val="28"/>
        </w:rPr>
      </w:pPr>
      <w:r w:rsidRPr="0083419E">
        <w:rPr>
          <w:rFonts w:ascii="楷体" w:eastAsia="楷体" w:hAnsi="楷体"/>
          <w:sz w:val="28"/>
          <w:szCs w:val="28"/>
        </w:rPr>
        <w:t>SFP+直连线缆（即SFP+ DAC高速线缆和AOC有源光缆</w:t>
      </w:r>
      <w:r>
        <w:rPr>
          <w:rFonts w:ascii="楷体" w:eastAsia="楷体" w:hAnsi="楷体" w:hint="eastAsia"/>
          <w:sz w:val="28"/>
          <w:szCs w:val="28"/>
        </w:rPr>
        <w:t>，SFP本身是一个接口标准，光电都可以接，不强制绑定光和电</w:t>
      </w:r>
      <w:r w:rsidRPr="0083419E">
        <w:rPr>
          <w:rFonts w:ascii="楷体" w:eastAsia="楷体" w:hAnsi="楷体"/>
          <w:sz w:val="28"/>
          <w:szCs w:val="28"/>
        </w:rPr>
        <w:t>）可以连接两个SFP+端口，无需额外增加光模块和线缆（网线或光纤跳线）</w:t>
      </w:r>
      <w:r>
        <w:rPr>
          <w:rFonts w:ascii="楷体" w:eastAsia="楷体" w:hAnsi="楷体" w:hint="eastAsia"/>
          <w:sz w:val="28"/>
          <w:szCs w:val="28"/>
        </w:rPr>
        <w:t>在第二</w:t>
      </w:r>
      <w:r>
        <w:rPr>
          <w:rFonts w:ascii="楷体" w:eastAsia="楷体" w:hAnsi="楷体" w:hint="eastAsia"/>
          <w:sz w:val="28"/>
          <w:szCs w:val="28"/>
        </w:rPr>
        <w:lastRenderedPageBreak/>
        <w:t>阶段末期，机架内部有SFP+DAC高速直接铜缆为主，机架到上级交换机以SFP+光纤为主。</w:t>
      </w:r>
    </w:p>
    <w:p w14:paraId="46DEEAA4" w14:textId="77777777" w:rsidR="007368E3" w:rsidRPr="00BB75A4" w:rsidRDefault="007368E3" w:rsidP="007368E3">
      <w:pPr>
        <w:jc w:val="center"/>
        <w:rPr>
          <w:rFonts w:ascii="楷体" w:eastAsia="楷体" w:hAnsi="楷体" w:hint="eastAsia"/>
          <w:sz w:val="21"/>
          <w:szCs w:val="21"/>
        </w:rPr>
      </w:pPr>
      <w:r w:rsidRPr="00983AC3">
        <w:rPr>
          <w:rFonts w:ascii="楷体" w:eastAsia="楷体" w:hAnsi="楷体" w:hint="eastAsia"/>
          <w:sz w:val="21"/>
          <w:szCs w:val="21"/>
        </w:rPr>
        <w:t>图：</w:t>
      </w:r>
      <w:r>
        <w:rPr>
          <w:rFonts w:ascii="楷体" w:eastAsia="楷体" w:hAnsi="楷体" w:hint="eastAsia"/>
          <w:sz w:val="21"/>
          <w:szCs w:val="21"/>
        </w:rPr>
        <w:t>Q</w:t>
      </w:r>
      <w:r w:rsidRPr="00983AC3">
        <w:rPr>
          <w:rFonts w:ascii="楷体" w:eastAsia="楷体" w:hAnsi="楷体" w:hint="eastAsia"/>
          <w:sz w:val="21"/>
          <w:szCs w:val="21"/>
        </w:rPr>
        <w:t>SFP</w:t>
      </w:r>
      <w:r>
        <w:rPr>
          <w:rFonts w:ascii="楷体" w:eastAsia="楷体" w:hAnsi="楷体" w:hint="eastAsia"/>
          <w:sz w:val="21"/>
          <w:szCs w:val="21"/>
        </w:rPr>
        <w:t>+</w:t>
      </w:r>
      <w:r w:rsidRPr="00983AC3">
        <w:rPr>
          <w:rFonts w:ascii="楷体" w:eastAsia="楷体" w:hAnsi="楷体" w:hint="eastAsia"/>
          <w:sz w:val="21"/>
          <w:szCs w:val="21"/>
        </w:rPr>
        <w:t>图例</w:t>
      </w:r>
    </w:p>
    <w:p w14:paraId="70DC6B5E" w14:textId="77777777" w:rsidR="007368E3" w:rsidRDefault="007368E3" w:rsidP="007368E3">
      <w:pPr>
        <w:jc w:val="center"/>
        <w:rPr>
          <w:rFonts w:ascii="楷体" w:eastAsia="楷体" w:hAnsi="楷体" w:hint="eastAsia"/>
          <w:sz w:val="28"/>
          <w:szCs w:val="28"/>
        </w:rPr>
      </w:pPr>
      <w:r>
        <w:rPr>
          <w:rFonts w:hint="eastAsia"/>
          <w:noProof/>
        </w:rPr>
        <w:drawing>
          <wp:inline distT="0" distB="0" distL="0" distR="0" wp14:anchorId="148EB4EC" wp14:editId="41BF8402">
            <wp:extent cx="5274310" cy="975360"/>
            <wp:effectExtent l="0" t="0" r="2540" b="0"/>
            <wp:docPr id="14220948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975360"/>
                    </a:xfrm>
                    <a:prstGeom prst="rect">
                      <a:avLst/>
                    </a:prstGeom>
                    <a:noFill/>
                    <a:ln>
                      <a:noFill/>
                    </a:ln>
                  </pic:spPr>
                </pic:pic>
              </a:graphicData>
            </a:graphic>
          </wp:inline>
        </w:drawing>
      </w:r>
    </w:p>
    <w:p w14:paraId="530FF487" w14:textId="77777777" w:rsidR="007368E3" w:rsidRPr="00BB75A4" w:rsidRDefault="007368E3" w:rsidP="007368E3">
      <w:pPr>
        <w:rPr>
          <w:rFonts w:ascii="楷体" w:eastAsia="楷体" w:hAnsi="楷体" w:hint="eastAsia"/>
          <w:sz w:val="21"/>
          <w:szCs w:val="21"/>
        </w:rPr>
      </w:pPr>
      <w:r w:rsidRPr="00983AC3">
        <w:rPr>
          <w:rFonts w:ascii="楷体" w:eastAsia="楷体" w:hAnsi="楷体" w:hint="eastAsia"/>
          <w:sz w:val="21"/>
          <w:szCs w:val="21"/>
        </w:rPr>
        <w:t>数据来源：</w:t>
      </w:r>
      <w:r w:rsidRPr="006103D8">
        <w:rPr>
          <w:rFonts w:ascii="楷体" w:eastAsia="楷体" w:hAnsi="楷体" w:hint="eastAsia"/>
          <w:sz w:val="21"/>
          <w:szCs w:val="21"/>
        </w:rPr>
        <w:t>网络技术联盟站</w:t>
      </w:r>
      <w:r>
        <w:rPr>
          <w:rFonts w:ascii="楷体" w:eastAsia="楷体" w:hAnsi="楷体" w:hint="eastAsia"/>
          <w:sz w:val="21"/>
          <w:szCs w:val="21"/>
        </w:rPr>
        <w:t>，腾讯云</w:t>
      </w:r>
    </w:p>
    <w:p w14:paraId="2624B0CB"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上级交换机的上行和边界出口交互则以继承自QSFP的QSFP+（</w:t>
      </w:r>
      <w:r w:rsidRPr="00BC03F5">
        <w:rPr>
          <w:rFonts w:ascii="Calibri" w:eastAsia="楷体" w:hAnsi="Calibri" w:cs="Calibri"/>
          <w:sz w:val="28"/>
          <w:szCs w:val="28"/>
        </w:rPr>
        <w:t> </w:t>
      </w:r>
      <w:r w:rsidRPr="00BC03F5">
        <w:rPr>
          <w:rFonts w:ascii="楷体" w:eastAsia="楷体" w:hAnsi="楷体"/>
          <w:sz w:val="28"/>
          <w:szCs w:val="28"/>
        </w:rPr>
        <w:t>Quad Small Form-factor Pluggable</w:t>
      </w:r>
      <w:r>
        <w:rPr>
          <w:rFonts w:ascii="楷体" w:eastAsia="楷体" w:hAnsi="楷体" w:hint="eastAsia"/>
          <w:sz w:val="28"/>
          <w:szCs w:val="28"/>
        </w:rPr>
        <w:t xml:space="preserve"> plus 增强型</w:t>
      </w:r>
      <w:r w:rsidRPr="00312AFD">
        <w:rPr>
          <w:rFonts w:ascii="楷体" w:eastAsia="楷体" w:hAnsi="楷体"/>
          <w:sz w:val="28"/>
          <w:szCs w:val="28"/>
        </w:rPr>
        <w:t>四通道小型可插拔光模块</w:t>
      </w:r>
      <w:r>
        <w:rPr>
          <w:rFonts w:ascii="楷体" w:eastAsia="楷体" w:hAnsi="楷体" w:hint="eastAsia"/>
          <w:sz w:val="28"/>
          <w:szCs w:val="28"/>
        </w:rPr>
        <w:t>，比标准SFP大30%，支持单通道10Gbps速率）为主（对外大流量通信以40G速率为主）</w:t>
      </w:r>
    </w:p>
    <w:p w14:paraId="689F15BD" w14:textId="77777777" w:rsidR="007368E3" w:rsidRPr="00CD2031" w:rsidRDefault="007368E3" w:rsidP="007368E3">
      <w:pPr>
        <w:jc w:val="center"/>
        <w:rPr>
          <w:rFonts w:ascii="楷体" w:eastAsia="楷体" w:hAnsi="楷体" w:hint="eastAsia"/>
          <w:sz w:val="21"/>
          <w:szCs w:val="21"/>
        </w:rPr>
      </w:pPr>
      <w:r w:rsidRPr="00CD2031">
        <w:rPr>
          <w:rFonts w:ascii="楷体" w:eastAsia="楷体" w:hAnsi="楷体" w:hint="eastAsia"/>
          <w:sz w:val="21"/>
          <w:szCs w:val="21"/>
        </w:rPr>
        <w:t>图：第二阶段的技术迭代情况</w:t>
      </w:r>
    </w:p>
    <w:p w14:paraId="3A11E421" w14:textId="77777777" w:rsidR="007368E3" w:rsidRDefault="007368E3" w:rsidP="007368E3">
      <w:pPr>
        <w:rPr>
          <w:rFonts w:ascii="楷体" w:eastAsia="楷体" w:hAnsi="楷体" w:hint="eastAsia"/>
          <w:sz w:val="28"/>
          <w:szCs w:val="28"/>
        </w:rPr>
      </w:pPr>
      <w:r>
        <w:rPr>
          <w:noProof/>
          <w14:ligatures w14:val="none"/>
        </w:rPr>
        <w:drawing>
          <wp:inline distT="0" distB="0" distL="0" distR="0" wp14:anchorId="6B3820BF" wp14:editId="634D23A4">
            <wp:extent cx="2828571" cy="1714286"/>
            <wp:effectExtent l="0" t="0" r="0" b="635"/>
            <wp:docPr id="1397109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09354" name=""/>
                    <pic:cNvPicPr/>
                  </pic:nvPicPr>
                  <pic:blipFill>
                    <a:blip r:embed="rId18"/>
                    <a:stretch>
                      <a:fillRect/>
                    </a:stretch>
                  </pic:blipFill>
                  <pic:spPr>
                    <a:xfrm>
                      <a:off x="0" y="0"/>
                      <a:ext cx="2828571" cy="1714286"/>
                    </a:xfrm>
                    <a:prstGeom prst="rect">
                      <a:avLst/>
                    </a:prstGeom>
                  </pic:spPr>
                </pic:pic>
              </a:graphicData>
            </a:graphic>
          </wp:inline>
        </w:drawing>
      </w:r>
      <w:r w:rsidRPr="005F1E3C">
        <w:rPr>
          <w:noProof/>
          <w14:ligatures w14:val="none"/>
        </w:rPr>
        <w:t xml:space="preserve"> </w:t>
      </w:r>
      <w:r>
        <w:rPr>
          <w:noProof/>
          <w14:ligatures w14:val="none"/>
        </w:rPr>
        <w:drawing>
          <wp:inline distT="0" distB="0" distL="0" distR="0" wp14:anchorId="215D25EB" wp14:editId="0D846BF6">
            <wp:extent cx="1535196" cy="1709403"/>
            <wp:effectExtent l="0" t="0" r="8255" b="5715"/>
            <wp:docPr id="803296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96418" name=""/>
                    <pic:cNvPicPr/>
                  </pic:nvPicPr>
                  <pic:blipFill>
                    <a:blip r:embed="rId19"/>
                    <a:stretch>
                      <a:fillRect/>
                    </a:stretch>
                  </pic:blipFill>
                  <pic:spPr>
                    <a:xfrm>
                      <a:off x="0" y="0"/>
                      <a:ext cx="1540385" cy="1715181"/>
                    </a:xfrm>
                    <a:prstGeom prst="rect">
                      <a:avLst/>
                    </a:prstGeom>
                  </pic:spPr>
                </pic:pic>
              </a:graphicData>
            </a:graphic>
          </wp:inline>
        </w:drawing>
      </w:r>
    </w:p>
    <w:p w14:paraId="5B69921D" w14:textId="77777777" w:rsidR="007368E3" w:rsidRDefault="007368E3" w:rsidP="007368E3">
      <w:pPr>
        <w:rPr>
          <w:rFonts w:ascii="楷体" w:eastAsia="楷体" w:hAnsi="楷体" w:hint="eastAsia"/>
          <w:sz w:val="21"/>
          <w:szCs w:val="21"/>
        </w:rPr>
      </w:pPr>
      <w:r w:rsidRPr="00CD2031">
        <w:rPr>
          <w:rFonts w:ascii="楷体" w:eastAsia="楷体" w:hAnsi="楷体" w:hint="eastAsia"/>
          <w:sz w:val="21"/>
          <w:szCs w:val="21"/>
        </w:rPr>
        <w:t>数据来源：</w:t>
      </w:r>
      <w:r>
        <w:rPr>
          <w:rFonts w:ascii="楷体" w:eastAsia="楷体" w:hAnsi="楷体" w:hint="eastAsia"/>
          <w:sz w:val="21"/>
          <w:szCs w:val="21"/>
        </w:rPr>
        <w:t>kimi</w:t>
      </w:r>
      <w:r w:rsidRPr="00CD2031">
        <w:rPr>
          <w:rFonts w:ascii="楷体" w:eastAsia="楷体" w:hAnsi="楷体" w:hint="eastAsia"/>
          <w:sz w:val="21"/>
          <w:szCs w:val="21"/>
        </w:rPr>
        <w:t>程序作图</w:t>
      </w:r>
    </w:p>
    <w:p w14:paraId="7C17515A" w14:textId="77777777" w:rsidR="007368E3" w:rsidRPr="00D47068" w:rsidRDefault="007368E3" w:rsidP="007368E3">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3.1.</w:t>
      </w:r>
      <w:r>
        <w:rPr>
          <w:rFonts w:ascii="楷体" w:eastAsia="楷体" w:hAnsi="楷体" w:hint="eastAsia"/>
          <w:color w:val="000000" w:themeColor="text1"/>
          <w:sz w:val="30"/>
          <w:szCs w:val="30"/>
        </w:rPr>
        <w:t>4</w:t>
      </w:r>
      <w:r w:rsidRPr="00182AB4">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第三阶段</w:t>
      </w:r>
      <w:r w:rsidRPr="00182AB4">
        <w:rPr>
          <w:rFonts w:ascii="楷体" w:eastAsia="楷体" w:hAnsi="楷体" w:hint="eastAsia"/>
          <w:color w:val="000000" w:themeColor="text1"/>
          <w:sz w:val="30"/>
          <w:szCs w:val="30"/>
        </w:rPr>
        <w:t>：</w:t>
      </w:r>
      <w:r>
        <w:rPr>
          <w:rFonts w:ascii="楷体" w:eastAsia="楷体" w:hAnsi="楷体" w:hint="eastAsia"/>
          <w:color w:val="000000" w:themeColor="text1"/>
          <w:sz w:val="30"/>
          <w:szCs w:val="30"/>
        </w:rPr>
        <w:t>云与SFP28&amp;QSFP28</w:t>
      </w:r>
      <w:r w:rsidRPr="004C266C">
        <w:rPr>
          <w:rFonts w:ascii="楷体" w:eastAsia="楷体" w:hAnsi="楷体" w:hint="eastAsia"/>
          <w:color w:val="000000" w:themeColor="text1"/>
          <w:sz w:val="30"/>
          <w:szCs w:val="30"/>
        </w:rPr>
        <w:t xml:space="preserve"> </w:t>
      </w:r>
    </w:p>
    <w:p w14:paraId="2598DC56" w14:textId="56E7B31C" w:rsidR="007368E3" w:rsidRPr="00995843" w:rsidRDefault="007368E3" w:rsidP="007368E3">
      <w:pPr>
        <w:rPr>
          <w:rFonts w:ascii="楷体" w:eastAsia="楷体" w:hAnsi="楷体" w:hint="eastAsia"/>
          <w:sz w:val="28"/>
          <w:szCs w:val="28"/>
        </w:rPr>
      </w:pPr>
      <w:r>
        <w:rPr>
          <w:rFonts w:ascii="楷体" w:eastAsia="楷体" w:hAnsi="楷体" w:hint="eastAsia"/>
          <w:sz w:val="28"/>
          <w:szCs w:val="28"/>
        </w:rPr>
        <w:t>第三阶段为2010年到2017年，主要动力为云计算从初步商业化到落地为基础设施，亚马逊AWS之后，2009年阿里云建立，2011年开始大规模提供服务。2010年微软Azure建立，2013-2014年随着全球数据中心扩张开始规模化增长。类似地，谷歌GCP在2015年开始</w:t>
      </w:r>
      <w:r>
        <w:rPr>
          <w:rFonts w:ascii="楷体" w:eastAsia="楷体" w:hAnsi="楷体" w:hint="eastAsia"/>
          <w:sz w:val="28"/>
          <w:szCs w:val="28"/>
        </w:rPr>
        <w:lastRenderedPageBreak/>
        <w:t>上量。腾讯云在2015-2016年全面爆发。大厂对云业务的入局导致了大量计算终端的落地，同时也让数据传输的需求更上一个阶梯。云的属性和工作性质决定了其在虚拟机迁移，分布式存储，主机虚拟化上会产生大量服务器间/机柜间通信，叠加视频流媒体的兴起对于实时数据同步需求的提高，东西流量(即数据中心内部流转的流量，与南北流量相对，南北流量指从数据中心外部对于内部的访问流量)爆发和不断增长的数据通信需求推动数据中心架构从三层网络向spine-leaf结构演进。</w:t>
      </w:r>
    </w:p>
    <w:p w14:paraId="7449A5C8" w14:textId="77777777" w:rsidR="007368E3" w:rsidRPr="00F57074" w:rsidRDefault="007368E3" w:rsidP="007368E3">
      <w:pPr>
        <w:jc w:val="center"/>
        <w:rPr>
          <w:rFonts w:ascii="楷体" w:eastAsia="楷体" w:hAnsi="楷体" w:hint="eastAsia"/>
          <w:sz w:val="21"/>
          <w:szCs w:val="21"/>
        </w:rPr>
      </w:pPr>
      <w:r>
        <w:rPr>
          <w:rFonts w:ascii="楷体" w:eastAsia="楷体" w:hAnsi="楷体" w:hint="eastAsia"/>
          <w:sz w:val="21"/>
          <w:szCs w:val="21"/>
        </w:rPr>
        <w:t>图：旧式三层架构</w:t>
      </w:r>
    </w:p>
    <w:p w14:paraId="4869E1FE" w14:textId="77777777" w:rsidR="007368E3" w:rsidRDefault="007368E3" w:rsidP="007368E3">
      <w:pPr>
        <w:rPr>
          <w:rFonts w:ascii="楷体" w:eastAsia="楷体" w:hAnsi="楷体" w:hint="eastAsia"/>
          <w:sz w:val="28"/>
          <w:szCs w:val="28"/>
        </w:rPr>
      </w:pPr>
      <w:r>
        <w:rPr>
          <w:noProof/>
          <w14:ligatures w14:val="none"/>
        </w:rPr>
        <w:drawing>
          <wp:inline distT="0" distB="0" distL="0" distR="0" wp14:anchorId="2C2E69B3" wp14:editId="0B99CDC0">
            <wp:extent cx="5274310" cy="3320415"/>
            <wp:effectExtent l="0" t="0" r="2540" b="0"/>
            <wp:docPr id="163045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5722" name=""/>
                    <pic:cNvPicPr/>
                  </pic:nvPicPr>
                  <pic:blipFill>
                    <a:blip r:embed="rId20"/>
                    <a:stretch>
                      <a:fillRect/>
                    </a:stretch>
                  </pic:blipFill>
                  <pic:spPr>
                    <a:xfrm>
                      <a:off x="0" y="0"/>
                      <a:ext cx="5274310" cy="3320415"/>
                    </a:xfrm>
                    <a:prstGeom prst="rect">
                      <a:avLst/>
                    </a:prstGeom>
                  </pic:spPr>
                </pic:pic>
              </a:graphicData>
            </a:graphic>
          </wp:inline>
        </w:drawing>
      </w:r>
    </w:p>
    <w:p w14:paraId="210F9C53" w14:textId="77777777" w:rsidR="007368E3" w:rsidRPr="007471C2" w:rsidRDefault="007368E3" w:rsidP="007368E3">
      <w:pPr>
        <w:rPr>
          <w:rFonts w:ascii="楷体" w:eastAsia="楷体" w:hAnsi="楷体" w:hint="eastAsia"/>
          <w:sz w:val="21"/>
          <w:szCs w:val="21"/>
        </w:rPr>
      </w:pPr>
      <w:r w:rsidRPr="007471C2">
        <w:rPr>
          <w:rFonts w:ascii="楷体" w:eastAsia="楷体" w:hAnsi="楷体" w:hint="eastAsia"/>
          <w:sz w:val="21"/>
          <w:szCs w:val="21"/>
        </w:rPr>
        <w:t>数据来源：networkacademy</w:t>
      </w:r>
    </w:p>
    <w:p w14:paraId="6EECE7D4"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旧式的三层网络，如果接入层（Access layer）的信息需要和同接入层的服务器通信，则必须向上层交换机一路传输，直到上层交换机之间有通信为止。最坏的情况下，可能需要上到最上层核心层进</w:t>
      </w:r>
      <w:r>
        <w:rPr>
          <w:rFonts w:ascii="楷体" w:eastAsia="楷体" w:hAnsi="楷体" w:hint="eastAsia"/>
          <w:sz w:val="28"/>
          <w:szCs w:val="28"/>
        </w:rPr>
        <w:lastRenderedPageBreak/>
        <w:t>行数据交换。这导致了不可预测的路径长度和高延迟问题。</w:t>
      </w:r>
    </w:p>
    <w:p w14:paraId="11869B64" w14:textId="77777777" w:rsidR="007368E3" w:rsidRPr="00F57074" w:rsidRDefault="007368E3" w:rsidP="007368E3">
      <w:pPr>
        <w:jc w:val="center"/>
        <w:rPr>
          <w:rFonts w:ascii="楷体" w:eastAsia="楷体" w:hAnsi="楷体" w:hint="eastAsia"/>
          <w:sz w:val="21"/>
          <w:szCs w:val="21"/>
        </w:rPr>
      </w:pPr>
      <w:r w:rsidRPr="00F57074">
        <w:rPr>
          <w:rFonts w:ascii="楷体" w:eastAsia="楷体" w:hAnsi="楷体" w:hint="eastAsia"/>
          <w:sz w:val="21"/>
          <w:szCs w:val="21"/>
        </w:rPr>
        <w:t>图：clos/spine-leaf架构</w:t>
      </w:r>
    </w:p>
    <w:p w14:paraId="74040A0A" w14:textId="77777777" w:rsidR="007368E3" w:rsidRDefault="007368E3" w:rsidP="007368E3">
      <w:pPr>
        <w:rPr>
          <w:rFonts w:ascii="楷体" w:eastAsia="楷体" w:hAnsi="楷体" w:hint="eastAsia"/>
          <w:sz w:val="28"/>
          <w:szCs w:val="28"/>
        </w:rPr>
      </w:pPr>
      <w:r>
        <w:rPr>
          <w:rFonts w:hint="eastAsia"/>
          <w:noProof/>
        </w:rPr>
        <w:drawing>
          <wp:inline distT="0" distB="0" distL="0" distR="0" wp14:anchorId="2676EA6F" wp14:editId="3B0C7A31">
            <wp:extent cx="5274310" cy="2068830"/>
            <wp:effectExtent l="0" t="0" r="2540" b="7620"/>
            <wp:docPr id="8216303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068830"/>
                    </a:xfrm>
                    <a:prstGeom prst="rect">
                      <a:avLst/>
                    </a:prstGeom>
                    <a:noFill/>
                    <a:ln>
                      <a:noFill/>
                    </a:ln>
                  </pic:spPr>
                </pic:pic>
              </a:graphicData>
            </a:graphic>
          </wp:inline>
        </w:drawing>
      </w:r>
    </w:p>
    <w:p w14:paraId="5A02231C" w14:textId="77777777" w:rsidR="007368E3" w:rsidRDefault="007368E3" w:rsidP="007368E3">
      <w:pPr>
        <w:rPr>
          <w:rFonts w:ascii="楷体" w:eastAsia="楷体" w:hAnsi="楷体" w:hint="eastAsia"/>
          <w:sz w:val="21"/>
          <w:szCs w:val="21"/>
        </w:rPr>
      </w:pPr>
      <w:r w:rsidRPr="00F57074">
        <w:rPr>
          <w:rFonts w:ascii="楷体" w:eastAsia="楷体" w:hAnsi="楷体" w:hint="eastAsia"/>
          <w:sz w:val="21"/>
          <w:szCs w:val="21"/>
        </w:rPr>
        <w:t>数据来源：FS.com</w:t>
      </w:r>
    </w:p>
    <w:p w14:paraId="1F09BE38"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而spine-leaf架构在很大程度上解决了这个问题。一个spine-leaf架构通常有着足够的spine交换机节点。每一个leaf交换机会连接所有的spine交换机，每一个spine交换机也会连接所有leaf交换机。在这种情况下，无论何种情况，leaf和leaf之间的通信路径都只需要经过一个spine节点，路径长度固定为两跳。因此数据传输速度相较三层结构时期会得到很大提升。而且由于全互联结构的原因，每个Leaf的聚合带宽都大大加强，大大减少拥堵和延迟的发生。</w:t>
      </w:r>
    </w:p>
    <w:p w14:paraId="53D3240A" w14:textId="77777777" w:rsidR="007368E3" w:rsidRPr="00CD2031" w:rsidRDefault="007368E3" w:rsidP="007368E3">
      <w:pPr>
        <w:rPr>
          <w:rFonts w:ascii="楷体" w:eastAsia="楷体" w:hAnsi="楷体" w:hint="eastAsia"/>
          <w:sz w:val="28"/>
          <w:szCs w:val="28"/>
        </w:rPr>
      </w:pPr>
      <w:r>
        <w:rPr>
          <w:rFonts w:ascii="楷体" w:eastAsia="楷体" w:hAnsi="楷体" w:hint="eastAsia"/>
          <w:sz w:val="28"/>
          <w:szCs w:val="28"/>
        </w:rPr>
        <w:t>在这一时期，在2014-2015年，服务器接入侧原本用于内部通信和服务器接入的SFP+被扩展为SFP28，其大小与SFP+相同，通信速率到达了25Gbps。</w:t>
      </w:r>
    </w:p>
    <w:p w14:paraId="661A683A" w14:textId="77777777" w:rsidR="007368E3" w:rsidRPr="00D81E7E" w:rsidRDefault="007368E3" w:rsidP="007368E3">
      <w:pPr>
        <w:jc w:val="center"/>
        <w:rPr>
          <w:rFonts w:ascii="楷体" w:eastAsia="楷体" w:hAnsi="楷体" w:hint="eastAsia"/>
          <w:sz w:val="21"/>
          <w:szCs w:val="21"/>
        </w:rPr>
      </w:pPr>
      <w:r w:rsidRPr="00D81E7E">
        <w:rPr>
          <w:rFonts w:ascii="楷体" w:eastAsia="楷体" w:hAnsi="楷体" w:hint="eastAsia"/>
          <w:sz w:val="21"/>
          <w:szCs w:val="21"/>
        </w:rPr>
        <w:t>图：SFP28图例</w:t>
      </w:r>
    </w:p>
    <w:p w14:paraId="1E1D55AF" w14:textId="77777777" w:rsidR="007368E3" w:rsidRPr="00CD2031" w:rsidRDefault="007368E3" w:rsidP="007368E3">
      <w:pPr>
        <w:jc w:val="center"/>
        <w:rPr>
          <w:rFonts w:ascii="楷体" w:eastAsia="楷体" w:hAnsi="楷体" w:hint="eastAsia"/>
          <w:sz w:val="28"/>
          <w:szCs w:val="28"/>
        </w:rPr>
      </w:pPr>
      <w:r>
        <w:rPr>
          <w:noProof/>
          <w14:ligatures w14:val="none"/>
        </w:rPr>
        <w:lastRenderedPageBreak/>
        <w:drawing>
          <wp:inline distT="0" distB="0" distL="0" distR="0" wp14:anchorId="68B889C8" wp14:editId="0A8AB1A6">
            <wp:extent cx="4468633" cy="2591011"/>
            <wp:effectExtent l="0" t="0" r="8255" b="0"/>
            <wp:docPr id="1295847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47740" name=""/>
                    <pic:cNvPicPr/>
                  </pic:nvPicPr>
                  <pic:blipFill>
                    <a:blip r:embed="rId22"/>
                    <a:stretch>
                      <a:fillRect/>
                    </a:stretch>
                  </pic:blipFill>
                  <pic:spPr>
                    <a:xfrm>
                      <a:off x="0" y="0"/>
                      <a:ext cx="4474318" cy="2594307"/>
                    </a:xfrm>
                    <a:prstGeom prst="rect">
                      <a:avLst/>
                    </a:prstGeom>
                  </pic:spPr>
                </pic:pic>
              </a:graphicData>
            </a:graphic>
          </wp:inline>
        </w:drawing>
      </w:r>
    </w:p>
    <w:p w14:paraId="666CE187" w14:textId="77777777" w:rsidR="007368E3" w:rsidRPr="00D81E7E" w:rsidRDefault="007368E3" w:rsidP="007368E3">
      <w:pPr>
        <w:rPr>
          <w:rFonts w:ascii="楷体" w:eastAsia="楷体" w:hAnsi="楷体" w:hint="eastAsia"/>
          <w:sz w:val="21"/>
          <w:szCs w:val="21"/>
        </w:rPr>
      </w:pPr>
      <w:r w:rsidRPr="00D81E7E">
        <w:rPr>
          <w:rFonts w:ascii="楷体" w:eastAsia="楷体" w:hAnsi="楷体" w:hint="eastAsia"/>
          <w:sz w:val="21"/>
          <w:szCs w:val="21"/>
        </w:rPr>
        <w:t>数据来源：FS.com</w:t>
      </w:r>
    </w:p>
    <w:p w14:paraId="7A14F8C4"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在上级交换机上行与边界出口方面，2013-2014年来自长距离电信领域的100G CFP</w:t>
      </w:r>
      <w:r w:rsidRPr="004757E0">
        <w:rPr>
          <w:rFonts w:ascii="楷体" w:eastAsia="楷体" w:hAnsi="楷体"/>
          <w:sz w:val="28"/>
          <w:szCs w:val="32"/>
        </w:rPr>
        <w:t>（Centum Form-factor Pluggable</w:t>
      </w:r>
      <w:r>
        <w:rPr>
          <w:rFonts w:ascii="楷体" w:eastAsia="楷体" w:hAnsi="楷体" w:hint="eastAsia"/>
          <w:sz w:val="28"/>
          <w:szCs w:val="32"/>
        </w:rPr>
        <w:t xml:space="preserve"> 密集波分可插拔模块</w:t>
      </w:r>
      <w:r w:rsidRPr="004757E0">
        <w:rPr>
          <w:rFonts w:ascii="楷体" w:eastAsia="楷体" w:hAnsi="楷体"/>
          <w:sz w:val="28"/>
          <w:szCs w:val="32"/>
        </w:rPr>
        <w:t>）</w:t>
      </w:r>
      <w:r>
        <w:rPr>
          <w:rFonts w:ascii="楷体" w:eastAsia="楷体" w:hAnsi="楷体" w:hint="eastAsia"/>
          <w:sz w:val="28"/>
          <w:szCs w:val="32"/>
        </w:rPr>
        <w:t>系列曾尝试过接替QSFP+的位置。</w:t>
      </w:r>
    </w:p>
    <w:p w14:paraId="119879A8" w14:textId="77777777" w:rsidR="007368E3" w:rsidRPr="006C0F6B" w:rsidRDefault="007368E3" w:rsidP="007368E3">
      <w:pPr>
        <w:jc w:val="center"/>
        <w:rPr>
          <w:rFonts w:ascii="楷体" w:eastAsia="楷体" w:hAnsi="楷体" w:hint="eastAsia"/>
          <w:sz w:val="21"/>
          <w:szCs w:val="21"/>
        </w:rPr>
      </w:pPr>
      <w:r w:rsidRPr="00D81E7E">
        <w:rPr>
          <w:rFonts w:ascii="楷体" w:eastAsia="楷体" w:hAnsi="楷体" w:hint="eastAsia"/>
          <w:sz w:val="21"/>
          <w:szCs w:val="21"/>
        </w:rPr>
        <w:t>图：</w:t>
      </w:r>
      <w:r>
        <w:rPr>
          <w:rFonts w:ascii="楷体" w:eastAsia="楷体" w:hAnsi="楷体" w:hint="eastAsia"/>
          <w:sz w:val="21"/>
          <w:szCs w:val="21"/>
        </w:rPr>
        <w:t>C</w:t>
      </w:r>
      <w:r w:rsidRPr="00D81E7E">
        <w:rPr>
          <w:rFonts w:ascii="楷体" w:eastAsia="楷体" w:hAnsi="楷体" w:hint="eastAsia"/>
          <w:sz w:val="21"/>
          <w:szCs w:val="21"/>
        </w:rPr>
        <w:t>FP图例</w:t>
      </w:r>
      <w:r>
        <w:rPr>
          <w:rFonts w:ascii="楷体" w:eastAsia="楷体" w:hAnsi="楷体" w:hint="eastAsia"/>
          <w:sz w:val="21"/>
          <w:szCs w:val="21"/>
        </w:rPr>
        <w:t>，本例中是一个CFP2</w:t>
      </w:r>
    </w:p>
    <w:p w14:paraId="217FDEA7" w14:textId="77777777" w:rsidR="007368E3" w:rsidRDefault="007368E3" w:rsidP="007368E3">
      <w:pPr>
        <w:jc w:val="center"/>
        <w:rPr>
          <w:rFonts w:ascii="楷体" w:eastAsia="楷体" w:hAnsi="楷体" w:hint="eastAsia"/>
          <w:sz w:val="28"/>
          <w:szCs w:val="32"/>
        </w:rPr>
      </w:pPr>
      <w:r>
        <w:rPr>
          <w:rFonts w:hint="eastAsia"/>
          <w:noProof/>
        </w:rPr>
        <w:drawing>
          <wp:inline distT="0" distB="0" distL="0" distR="0" wp14:anchorId="05CDE7AD" wp14:editId="473D9E6E">
            <wp:extent cx="2297927" cy="2297927"/>
            <wp:effectExtent l="0" t="0" r="7620" b="7620"/>
            <wp:docPr id="171297249" name="图片 8" descr="100GbE CFP/CFP2/CFP4/CXP 光模块| 光模块- 飞速（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00GbE CFP/CFP2/CFP4/CXP 光模块| 光模块- 飞速（F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13765" cy="2313765"/>
                    </a:xfrm>
                    <a:prstGeom prst="rect">
                      <a:avLst/>
                    </a:prstGeom>
                    <a:noFill/>
                    <a:ln>
                      <a:noFill/>
                    </a:ln>
                  </pic:spPr>
                </pic:pic>
              </a:graphicData>
            </a:graphic>
          </wp:inline>
        </w:drawing>
      </w:r>
    </w:p>
    <w:p w14:paraId="418D5E1F" w14:textId="77777777" w:rsidR="007368E3" w:rsidRPr="006C0F6B" w:rsidRDefault="007368E3" w:rsidP="007368E3">
      <w:pPr>
        <w:rPr>
          <w:rFonts w:ascii="楷体" w:eastAsia="楷体" w:hAnsi="楷体" w:hint="eastAsia"/>
          <w:sz w:val="21"/>
          <w:szCs w:val="21"/>
        </w:rPr>
      </w:pPr>
      <w:r w:rsidRPr="00D81E7E">
        <w:rPr>
          <w:rFonts w:ascii="楷体" w:eastAsia="楷体" w:hAnsi="楷体" w:hint="eastAsia"/>
          <w:sz w:val="21"/>
          <w:szCs w:val="21"/>
        </w:rPr>
        <w:t>数据来源：FS.com</w:t>
      </w:r>
    </w:p>
    <w:p w14:paraId="6760A09A" w14:textId="77777777" w:rsidR="007368E3" w:rsidRPr="00D81E7E" w:rsidRDefault="007368E3" w:rsidP="007368E3">
      <w:pPr>
        <w:rPr>
          <w:rFonts w:ascii="楷体" w:eastAsia="楷体" w:hAnsi="楷体" w:hint="eastAsia"/>
          <w:sz w:val="28"/>
          <w:szCs w:val="32"/>
        </w:rPr>
      </w:pPr>
      <w:r>
        <w:rPr>
          <w:rFonts w:ascii="楷体" w:eastAsia="楷体" w:hAnsi="楷体" w:hint="eastAsia"/>
          <w:sz w:val="28"/>
          <w:szCs w:val="32"/>
        </w:rPr>
        <w:t>但是由于体积（是同期QSFP系列的三倍）和能耗过大（是同期QSFP的两倍以上），最终在2015年CFP还是被继承自40G QSFP+的100G QSFP28所取代。</w:t>
      </w:r>
    </w:p>
    <w:p w14:paraId="00FE2FE2" w14:textId="77777777" w:rsidR="007368E3" w:rsidRPr="00D81E7E" w:rsidRDefault="007368E3" w:rsidP="007368E3">
      <w:pPr>
        <w:jc w:val="center"/>
        <w:rPr>
          <w:rFonts w:ascii="楷体" w:eastAsia="楷体" w:hAnsi="楷体" w:hint="eastAsia"/>
          <w:sz w:val="28"/>
          <w:szCs w:val="32"/>
        </w:rPr>
      </w:pPr>
      <w:r w:rsidRPr="00D81E7E">
        <w:rPr>
          <w:rFonts w:ascii="楷体" w:eastAsia="楷体" w:hAnsi="楷体" w:hint="eastAsia"/>
          <w:sz w:val="21"/>
          <w:szCs w:val="21"/>
        </w:rPr>
        <w:lastRenderedPageBreak/>
        <w:t>图：</w:t>
      </w:r>
      <w:r>
        <w:rPr>
          <w:rFonts w:ascii="楷体" w:eastAsia="楷体" w:hAnsi="楷体" w:hint="eastAsia"/>
          <w:sz w:val="21"/>
          <w:szCs w:val="21"/>
        </w:rPr>
        <w:t>QSFP28图例</w:t>
      </w:r>
    </w:p>
    <w:p w14:paraId="327F8ED9" w14:textId="77777777" w:rsidR="007368E3" w:rsidRPr="00D81E7E" w:rsidRDefault="007368E3" w:rsidP="007368E3">
      <w:pPr>
        <w:jc w:val="center"/>
        <w:rPr>
          <w:rFonts w:ascii="楷体" w:eastAsia="楷体" w:hAnsi="楷体" w:hint="eastAsia"/>
          <w:sz w:val="28"/>
          <w:szCs w:val="32"/>
        </w:rPr>
      </w:pPr>
      <w:r>
        <w:rPr>
          <w:rFonts w:hint="eastAsia"/>
          <w:noProof/>
        </w:rPr>
        <w:drawing>
          <wp:inline distT="0" distB="0" distL="0" distR="0" wp14:anchorId="21F3BFD9" wp14:editId="1F13B22A">
            <wp:extent cx="3101008" cy="1969772"/>
            <wp:effectExtent l="0" t="0" r="4445" b="0"/>
            <wp:docPr id="604428750" name="图片 9" descr="24 types of 100G QSFP28 transceivers overview | Fiber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4 types of 100G QSFP28 transceivers overview | FiberMal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39407" cy="1994163"/>
                    </a:xfrm>
                    <a:prstGeom prst="rect">
                      <a:avLst/>
                    </a:prstGeom>
                    <a:noFill/>
                    <a:ln>
                      <a:noFill/>
                    </a:ln>
                  </pic:spPr>
                </pic:pic>
              </a:graphicData>
            </a:graphic>
          </wp:inline>
        </w:drawing>
      </w:r>
    </w:p>
    <w:p w14:paraId="6297F8F1" w14:textId="77777777" w:rsidR="007368E3" w:rsidRPr="00F26E43" w:rsidRDefault="007368E3" w:rsidP="007368E3">
      <w:pPr>
        <w:rPr>
          <w:rFonts w:ascii="楷体" w:eastAsia="楷体" w:hAnsi="楷体" w:hint="eastAsia"/>
          <w:sz w:val="21"/>
          <w:szCs w:val="21"/>
        </w:rPr>
      </w:pPr>
      <w:r w:rsidRPr="00D81E7E">
        <w:rPr>
          <w:rFonts w:ascii="楷体" w:eastAsia="楷体" w:hAnsi="楷体" w:hint="eastAsia"/>
          <w:sz w:val="21"/>
          <w:szCs w:val="21"/>
        </w:rPr>
        <w:t>数据来源：F</w:t>
      </w:r>
      <w:r>
        <w:rPr>
          <w:rFonts w:ascii="楷体" w:eastAsia="楷体" w:hAnsi="楷体" w:hint="eastAsia"/>
          <w:sz w:val="21"/>
          <w:szCs w:val="21"/>
        </w:rPr>
        <w:t>iberMall</w:t>
      </w:r>
    </w:p>
    <w:p w14:paraId="7B362048" w14:textId="77777777" w:rsidR="007368E3" w:rsidRPr="009E7DE9" w:rsidRDefault="007368E3" w:rsidP="007368E3">
      <w:pPr>
        <w:jc w:val="center"/>
        <w:rPr>
          <w:rFonts w:ascii="楷体" w:eastAsia="楷体" w:hAnsi="楷体" w:hint="eastAsia"/>
          <w:noProof/>
          <w:sz w:val="21"/>
          <w:szCs w:val="22"/>
          <w14:ligatures w14:val="none"/>
        </w:rPr>
      </w:pPr>
      <w:r w:rsidRPr="009E7DE9">
        <w:rPr>
          <w:rFonts w:ascii="楷体" w:eastAsia="楷体" w:hAnsi="楷体" w:hint="eastAsia"/>
          <w:noProof/>
          <w:sz w:val="21"/>
          <w:szCs w:val="22"/>
          <w14:ligatures w14:val="none"/>
        </w:rPr>
        <w:t>图：第三阶段技术迭代情况</w:t>
      </w:r>
    </w:p>
    <w:p w14:paraId="668173DF" w14:textId="77777777" w:rsidR="007368E3" w:rsidRPr="00D81E7E" w:rsidRDefault="007368E3" w:rsidP="007368E3">
      <w:pPr>
        <w:rPr>
          <w:rFonts w:ascii="楷体" w:eastAsia="楷体" w:hAnsi="楷体" w:hint="eastAsia"/>
          <w:sz w:val="28"/>
          <w:szCs w:val="32"/>
        </w:rPr>
      </w:pPr>
      <w:r>
        <w:rPr>
          <w:noProof/>
          <w14:ligatures w14:val="none"/>
        </w:rPr>
        <w:drawing>
          <wp:inline distT="0" distB="0" distL="0" distR="0" wp14:anchorId="51A6AFED" wp14:editId="02B7F98F">
            <wp:extent cx="5274310" cy="1828800"/>
            <wp:effectExtent l="0" t="0" r="2540" b="0"/>
            <wp:docPr id="175549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9084" name=""/>
                    <pic:cNvPicPr/>
                  </pic:nvPicPr>
                  <pic:blipFill rotWithShape="1">
                    <a:blip r:embed="rId25"/>
                    <a:srcRect b="33930"/>
                    <a:stretch>
                      <a:fillRect/>
                    </a:stretch>
                  </pic:blipFill>
                  <pic:spPr bwMode="auto">
                    <a:xfrm>
                      <a:off x="0" y="0"/>
                      <a:ext cx="5274310" cy="1828800"/>
                    </a:xfrm>
                    <a:prstGeom prst="rect">
                      <a:avLst/>
                    </a:prstGeom>
                    <a:ln>
                      <a:noFill/>
                    </a:ln>
                    <a:extLst>
                      <a:ext uri="{53640926-AAD7-44D8-BBD7-CCE9431645EC}">
                        <a14:shadowObscured xmlns:a14="http://schemas.microsoft.com/office/drawing/2010/main"/>
                      </a:ext>
                    </a:extLst>
                  </pic:spPr>
                </pic:pic>
              </a:graphicData>
            </a:graphic>
          </wp:inline>
        </w:drawing>
      </w:r>
    </w:p>
    <w:p w14:paraId="0F472CD3" w14:textId="77777777" w:rsidR="007368E3" w:rsidRDefault="007368E3" w:rsidP="007368E3">
      <w:pPr>
        <w:rPr>
          <w:rFonts w:ascii="楷体" w:eastAsia="楷体" w:hAnsi="楷体" w:hint="eastAsia"/>
          <w:sz w:val="21"/>
          <w:szCs w:val="21"/>
        </w:rPr>
      </w:pPr>
      <w:r w:rsidRPr="00CD2031">
        <w:rPr>
          <w:rFonts w:ascii="楷体" w:eastAsia="楷体" w:hAnsi="楷体" w:hint="eastAsia"/>
          <w:sz w:val="21"/>
          <w:szCs w:val="21"/>
        </w:rPr>
        <w:t>数据来源：</w:t>
      </w:r>
      <w:r>
        <w:rPr>
          <w:rFonts w:ascii="楷体" w:eastAsia="楷体" w:hAnsi="楷体" w:hint="eastAsia"/>
          <w:sz w:val="21"/>
          <w:szCs w:val="21"/>
        </w:rPr>
        <w:t>kimi</w:t>
      </w:r>
      <w:r w:rsidRPr="00CD2031">
        <w:rPr>
          <w:rFonts w:ascii="楷体" w:eastAsia="楷体" w:hAnsi="楷体" w:hint="eastAsia"/>
          <w:sz w:val="21"/>
          <w:szCs w:val="21"/>
        </w:rPr>
        <w:t>程序作图</w:t>
      </w:r>
    </w:p>
    <w:p w14:paraId="388F42F7" w14:textId="77777777" w:rsidR="007368E3" w:rsidRPr="001514BF" w:rsidRDefault="007368E3" w:rsidP="007368E3">
      <w:pPr>
        <w:rPr>
          <w:rFonts w:ascii="楷体" w:eastAsia="楷体" w:hAnsi="楷体" w:hint="eastAsia"/>
          <w:sz w:val="28"/>
          <w:szCs w:val="32"/>
        </w:rPr>
      </w:pPr>
      <w:r>
        <w:rPr>
          <w:rFonts w:ascii="楷体" w:eastAsia="楷体" w:hAnsi="楷体" w:hint="eastAsia"/>
          <w:sz w:val="28"/>
          <w:szCs w:val="32"/>
        </w:rPr>
        <w:t>值得一提的是，在第三阶段末期，DCI需求（数据中心互联Data Center Interconnection，至计算集群与集群之前的互联，互联距离通常在千米距离以上。，也即后文提到的scale across需求</w:t>
      </w:r>
      <w:r>
        <w:rPr>
          <w:rFonts w:ascii="楷体" w:eastAsia="楷体" w:hAnsi="楷体"/>
          <w:sz w:val="28"/>
          <w:szCs w:val="32"/>
        </w:rPr>
        <w:t>）</w:t>
      </w:r>
      <w:r>
        <w:rPr>
          <w:rFonts w:ascii="楷体" w:eastAsia="楷体" w:hAnsi="楷体" w:hint="eastAsia"/>
          <w:sz w:val="28"/>
          <w:szCs w:val="32"/>
        </w:rPr>
        <w:t>已经进入放量前夜，可用技术储备和专用平台均已出现，CFP2-ACO就是解决这一问题的第一代方案。</w:t>
      </w:r>
    </w:p>
    <w:p w14:paraId="6B08CCED" w14:textId="77777777" w:rsidR="007368E3" w:rsidRPr="00D47068" w:rsidRDefault="007368E3" w:rsidP="007368E3">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3.1.</w:t>
      </w:r>
      <w:r>
        <w:rPr>
          <w:rFonts w:ascii="楷体" w:eastAsia="楷体" w:hAnsi="楷体" w:hint="eastAsia"/>
          <w:color w:val="000000" w:themeColor="text1"/>
          <w:sz w:val="30"/>
          <w:szCs w:val="30"/>
        </w:rPr>
        <w:t>5</w:t>
      </w:r>
      <w:r w:rsidRPr="00182AB4">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第四阶段</w:t>
      </w:r>
      <w:r w:rsidRPr="00182AB4">
        <w:rPr>
          <w:rFonts w:ascii="楷体" w:eastAsia="楷体" w:hAnsi="楷体" w:hint="eastAsia"/>
          <w:color w:val="000000" w:themeColor="text1"/>
          <w:sz w:val="30"/>
          <w:szCs w:val="30"/>
        </w:rPr>
        <w:t>：</w:t>
      </w:r>
      <w:r w:rsidRPr="004C266C">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云的升级与AI的前夜</w:t>
      </w:r>
    </w:p>
    <w:p w14:paraId="4BAAA013"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第四阶段为2017年到2022年，这一阶段的主要驱动是第三阶段成型的，云寡头之间的军备竞赛，以及不断提升能效比的需求。这其</w:t>
      </w:r>
      <w:r>
        <w:rPr>
          <w:rFonts w:ascii="楷体" w:eastAsia="楷体" w:hAnsi="楷体" w:hint="eastAsia"/>
          <w:sz w:val="28"/>
          <w:szCs w:val="32"/>
        </w:rPr>
        <w:lastRenderedPageBreak/>
        <w:t>中细分的原因多而杂，重点的讲：</w:t>
      </w:r>
    </w:p>
    <w:p w14:paraId="6BCBDC08"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1）架构的必要性：速率的扩充本来就是spine-leaf结构发展的应尽之义，全互联的拓扑结构和胖树（网络通道速率从下向上呈现加和特征）的架构性质特质使得第三阶段100G主干/25G接入的格局在2019-2020年25G服务器大规模普及，Leaf上行端口指数增长之后变得十分紧张，spine100G端口密度形成了阻碍数据通信的性能瓶颈。</w:t>
      </w:r>
    </w:p>
    <w:p w14:paraId="06C504AA"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2）业务的必要性：云厂业务的性质导致了大规模分布式系统，分布式存储和容器化的快速发展。加之云服务商普遍的乐观预期与提前布局（2023年疫情后的回吐非常明显，云厂在近疫情和疫情中期有过一波繁荣和非理性扩张），使得探索400G/100G变得势在必行。</w:t>
      </w:r>
    </w:p>
    <w:p w14:paraId="4F5094A5"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3）经济的必要性：对于云服务商来说，向400G的升级本身在经济上是可执行的，以400G QSFP-DD为例子，其带宽密度在1U面板上是100G方案的4.5倍，这意味着可以用更少的交换机和线缆达成相同的总带宽能力，降低能耗，简化运维，节省机房空间。</w:t>
      </w:r>
    </w:p>
    <w:p w14:paraId="61636232"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4）AI的前夜；2016年AlphaGo问世，2017年，深度神经网络和AI历史上最重要的论文，标志着Transformer结构问世的《Attention is ALL you need》发表，Transformer结构的出现</w:t>
      </w:r>
      <w:r w:rsidRPr="00821E1D">
        <w:rPr>
          <w:rFonts w:ascii="楷体" w:eastAsia="楷体" w:hAnsi="楷体"/>
          <w:sz w:val="28"/>
          <w:szCs w:val="32"/>
        </w:rPr>
        <w:t>标志着大语言模型训练对海量参数并行通信的需求开始与数据中心网络架构深度耦合，虽然初期占比有限，但为后续</w:t>
      </w:r>
      <w:r>
        <w:rPr>
          <w:rFonts w:ascii="楷体" w:eastAsia="楷体" w:hAnsi="楷体" w:hint="eastAsia"/>
          <w:sz w:val="28"/>
          <w:szCs w:val="32"/>
        </w:rPr>
        <w:t>增速可观，为</w:t>
      </w:r>
      <w:r w:rsidRPr="00821E1D">
        <w:rPr>
          <w:rFonts w:ascii="楷体" w:eastAsia="楷体" w:hAnsi="楷体"/>
          <w:sz w:val="28"/>
          <w:szCs w:val="32"/>
        </w:rPr>
        <w:t>AI主导光模块需求埋下了伏笔。</w:t>
      </w:r>
    </w:p>
    <w:p w14:paraId="3CBAF35A"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lastRenderedPageBreak/>
        <w:t>在这一阶段，在服务器接入侧，25G SFP28逐渐取代存量的10G SFP+，在2019年之后，又逐渐为50G SFP56所取代。总体上逐渐从10G和25G混合的格局进化到25G/50G混合的格局，截至本阶段末，服务器接入侧100G产品已有试点。</w:t>
      </w:r>
    </w:p>
    <w:p w14:paraId="6B169FB4" w14:textId="77777777" w:rsidR="007368E3" w:rsidRPr="00777AAB" w:rsidRDefault="007368E3" w:rsidP="007368E3">
      <w:pPr>
        <w:jc w:val="center"/>
        <w:rPr>
          <w:rFonts w:ascii="楷体" w:eastAsia="楷体" w:hAnsi="楷体" w:hint="eastAsia"/>
          <w:sz w:val="21"/>
          <w:szCs w:val="22"/>
        </w:rPr>
      </w:pPr>
      <w:r w:rsidRPr="00777AAB">
        <w:rPr>
          <w:rFonts w:ascii="楷体" w:eastAsia="楷体" w:hAnsi="楷体" w:hint="eastAsia"/>
          <w:sz w:val="21"/>
          <w:szCs w:val="22"/>
        </w:rPr>
        <w:t>图：SFP56图例</w:t>
      </w:r>
    </w:p>
    <w:p w14:paraId="5DF9BEB0" w14:textId="77777777" w:rsidR="007368E3" w:rsidRPr="00777AAB" w:rsidRDefault="007368E3" w:rsidP="007368E3">
      <w:pPr>
        <w:jc w:val="center"/>
        <w:rPr>
          <w:rFonts w:ascii="楷体" w:eastAsia="楷体" w:hAnsi="楷体" w:hint="eastAsia"/>
          <w:sz w:val="21"/>
          <w:szCs w:val="22"/>
        </w:rPr>
      </w:pPr>
      <w:r w:rsidRPr="00777AAB">
        <w:rPr>
          <w:noProof/>
          <w:sz w:val="18"/>
          <w:szCs w:val="20"/>
          <w14:ligatures w14:val="none"/>
        </w:rPr>
        <w:drawing>
          <wp:inline distT="0" distB="0" distL="0" distR="0" wp14:anchorId="66ED89FC" wp14:editId="41D37ABD">
            <wp:extent cx="3795623" cy="2182830"/>
            <wp:effectExtent l="0" t="0" r="0" b="8255"/>
            <wp:docPr id="274687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87445" name=""/>
                    <pic:cNvPicPr/>
                  </pic:nvPicPr>
                  <pic:blipFill>
                    <a:blip r:embed="rId26"/>
                    <a:stretch>
                      <a:fillRect/>
                    </a:stretch>
                  </pic:blipFill>
                  <pic:spPr>
                    <a:xfrm>
                      <a:off x="0" y="0"/>
                      <a:ext cx="3814879" cy="2193904"/>
                    </a:xfrm>
                    <a:prstGeom prst="rect">
                      <a:avLst/>
                    </a:prstGeom>
                  </pic:spPr>
                </pic:pic>
              </a:graphicData>
            </a:graphic>
          </wp:inline>
        </w:drawing>
      </w:r>
    </w:p>
    <w:p w14:paraId="51156158" w14:textId="77777777" w:rsidR="007368E3" w:rsidRPr="00777AAB" w:rsidRDefault="007368E3" w:rsidP="007368E3">
      <w:pPr>
        <w:rPr>
          <w:rFonts w:ascii="楷体" w:eastAsia="楷体" w:hAnsi="楷体" w:hint="eastAsia"/>
          <w:sz w:val="21"/>
          <w:szCs w:val="22"/>
        </w:rPr>
      </w:pPr>
      <w:r w:rsidRPr="00777AAB">
        <w:rPr>
          <w:rFonts w:ascii="楷体" w:eastAsia="楷体" w:hAnsi="楷体" w:hint="eastAsia"/>
          <w:sz w:val="21"/>
          <w:szCs w:val="22"/>
        </w:rPr>
        <w:t>数据来源：l-p.com</w:t>
      </w:r>
    </w:p>
    <w:p w14:paraId="3C444D07"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在主干互联侧， 40G QSFP+逐渐让位于100G QSFP28，2019年后400G QSFP-DD（DD，即Double density，指接口相较常规模块密度翻倍，从原来的四通道（lane）升级为八通道，有读者可能会好奇如果翻倍为什么不是200G，这是因为此处使用了一个新的信道调制技术PAM4,从信号形态上，其实是一种四进制形态的通信技术，其传输速率是传统二进制NRZ技术的两倍，结果上可以使得QSFP的单通道速率在增强调制技术的支持下，从25G单通道提升至50G单通道，50</w:t>
      </w:r>
      <w:r>
        <w:rPr>
          <w:rFonts w:ascii="Segoe UI Symbol" w:eastAsia="楷体" w:hAnsi="Segoe UI Symbol" w:cs="Segoe UI Symbol" w:hint="eastAsia"/>
          <w:sz w:val="28"/>
          <w:szCs w:val="32"/>
        </w:rPr>
        <w:t>✖</w:t>
      </w:r>
      <w:r>
        <w:rPr>
          <w:rFonts w:ascii="Segoe UI Symbol" w:eastAsia="楷体" w:hAnsi="Segoe UI Symbol" w:cs="Segoe UI Symbol" w:hint="eastAsia"/>
          <w:sz w:val="28"/>
          <w:szCs w:val="32"/>
        </w:rPr>
        <w:t>8=400</w:t>
      </w:r>
      <w:r>
        <w:rPr>
          <w:rFonts w:ascii="楷体" w:eastAsia="楷体" w:hAnsi="楷体" w:hint="eastAsia"/>
          <w:sz w:val="28"/>
          <w:szCs w:val="32"/>
        </w:rPr>
        <w:t>）开始导入，并在之后的三年逐渐成为主流。</w:t>
      </w:r>
    </w:p>
    <w:p w14:paraId="234BDA24" w14:textId="77777777" w:rsidR="007368E3" w:rsidRPr="00807FAA" w:rsidRDefault="007368E3" w:rsidP="007368E3">
      <w:pPr>
        <w:jc w:val="center"/>
        <w:rPr>
          <w:rFonts w:ascii="楷体" w:eastAsia="楷体" w:hAnsi="楷体" w:hint="eastAsia"/>
          <w:sz w:val="21"/>
          <w:szCs w:val="22"/>
        </w:rPr>
      </w:pPr>
      <w:r w:rsidRPr="00777AAB">
        <w:rPr>
          <w:rFonts w:ascii="楷体" w:eastAsia="楷体" w:hAnsi="楷体" w:hint="eastAsia"/>
          <w:sz w:val="21"/>
          <w:szCs w:val="22"/>
        </w:rPr>
        <w:t>图：</w:t>
      </w:r>
      <w:r>
        <w:rPr>
          <w:rFonts w:ascii="楷体" w:eastAsia="楷体" w:hAnsi="楷体" w:hint="eastAsia"/>
          <w:sz w:val="21"/>
          <w:szCs w:val="22"/>
        </w:rPr>
        <w:t>Q</w:t>
      </w:r>
      <w:r w:rsidRPr="00777AAB">
        <w:rPr>
          <w:rFonts w:ascii="楷体" w:eastAsia="楷体" w:hAnsi="楷体" w:hint="eastAsia"/>
          <w:sz w:val="21"/>
          <w:szCs w:val="22"/>
        </w:rPr>
        <w:t>SFP</w:t>
      </w:r>
      <w:r>
        <w:rPr>
          <w:rFonts w:ascii="楷体" w:eastAsia="楷体" w:hAnsi="楷体" w:hint="eastAsia"/>
          <w:sz w:val="21"/>
          <w:szCs w:val="22"/>
        </w:rPr>
        <w:t>-DD</w:t>
      </w:r>
      <w:r w:rsidRPr="00777AAB">
        <w:rPr>
          <w:rFonts w:ascii="楷体" w:eastAsia="楷体" w:hAnsi="楷体" w:hint="eastAsia"/>
          <w:sz w:val="21"/>
          <w:szCs w:val="22"/>
        </w:rPr>
        <w:t>图例</w:t>
      </w:r>
    </w:p>
    <w:p w14:paraId="2FFC4D54" w14:textId="77777777" w:rsidR="007368E3" w:rsidRDefault="007368E3" w:rsidP="007368E3">
      <w:pPr>
        <w:rPr>
          <w:rFonts w:ascii="楷体" w:eastAsia="楷体" w:hAnsi="楷体" w:hint="eastAsia"/>
          <w:sz w:val="28"/>
          <w:szCs w:val="32"/>
        </w:rPr>
      </w:pPr>
      <w:r>
        <w:rPr>
          <w:rFonts w:hint="eastAsia"/>
          <w:noProof/>
        </w:rPr>
        <w:lastRenderedPageBreak/>
        <w:drawing>
          <wp:inline distT="0" distB="0" distL="0" distR="0" wp14:anchorId="69188E9B" wp14:editId="659C7C3A">
            <wp:extent cx="5274310" cy="2549525"/>
            <wp:effectExtent l="0" t="0" r="2540" b="3175"/>
            <wp:docPr id="1574739931" name="图片 14" descr="QSFP-DD 400G LR4 optical transceiver, single-mode 4 CWDM channels, 10Km reach over SMF, LC connectors, QSFP-40010-L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QSFP-DD 400G LR4 optical transceiver, single-mode 4 CWDM channels, 10Km reach over SMF, LC connectors, QSFP-40010-LR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549525"/>
                    </a:xfrm>
                    <a:prstGeom prst="rect">
                      <a:avLst/>
                    </a:prstGeom>
                    <a:noFill/>
                    <a:ln>
                      <a:noFill/>
                    </a:ln>
                  </pic:spPr>
                </pic:pic>
              </a:graphicData>
            </a:graphic>
          </wp:inline>
        </w:drawing>
      </w:r>
    </w:p>
    <w:p w14:paraId="7D2F5678" w14:textId="77777777" w:rsidR="007368E3" w:rsidRPr="00595814" w:rsidRDefault="007368E3" w:rsidP="007368E3">
      <w:pPr>
        <w:rPr>
          <w:rFonts w:ascii="楷体" w:eastAsia="楷体" w:hAnsi="楷体" w:hint="eastAsia"/>
          <w:sz w:val="21"/>
          <w:szCs w:val="22"/>
        </w:rPr>
      </w:pPr>
      <w:r w:rsidRPr="00777AAB">
        <w:rPr>
          <w:rFonts w:ascii="楷体" w:eastAsia="楷体" w:hAnsi="楷体" w:hint="eastAsia"/>
          <w:sz w:val="21"/>
          <w:szCs w:val="22"/>
        </w:rPr>
        <w:t>数据来源：</w:t>
      </w:r>
      <w:r>
        <w:rPr>
          <w:rFonts w:ascii="楷体" w:eastAsia="楷体" w:hAnsi="楷体" w:hint="eastAsia"/>
          <w:sz w:val="21"/>
          <w:szCs w:val="22"/>
        </w:rPr>
        <w:t>DataInterface</w:t>
      </w:r>
      <w:r w:rsidRPr="00777AAB">
        <w:rPr>
          <w:rFonts w:ascii="楷体" w:eastAsia="楷体" w:hAnsi="楷体" w:hint="eastAsia"/>
          <w:sz w:val="21"/>
          <w:szCs w:val="22"/>
        </w:rPr>
        <w:t>.com</w:t>
      </w:r>
    </w:p>
    <w:p w14:paraId="1C153A53" w14:textId="7FE38343" w:rsidR="007368E3" w:rsidRDefault="007368E3" w:rsidP="007368E3">
      <w:pPr>
        <w:rPr>
          <w:rFonts w:ascii="楷体" w:eastAsia="楷体" w:hAnsi="楷体" w:hint="eastAsia"/>
          <w:sz w:val="28"/>
          <w:szCs w:val="32"/>
        </w:rPr>
      </w:pPr>
      <w:r>
        <w:rPr>
          <w:rFonts w:ascii="楷体" w:eastAsia="楷体" w:hAnsi="楷体" w:hint="eastAsia"/>
          <w:sz w:val="28"/>
          <w:szCs w:val="32"/>
        </w:rPr>
        <w:t>在这一阶段，主干互联和边界出口侧还出现了一个有力的技术路线，即OSFP（</w:t>
      </w:r>
      <w:r w:rsidRPr="00CB7440">
        <w:rPr>
          <w:rFonts w:ascii="楷体" w:eastAsia="楷体" w:hAnsi="楷体"/>
          <w:sz w:val="28"/>
          <w:szCs w:val="32"/>
        </w:rPr>
        <w:t>Octal Small Form-factor Pluggable</w:t>
      </w:r>
      <w:r>
        <w:rPr>
          <w:rFonts w:ascii="楷体" w:eastAsia="楷体" w:hAnsi="楷体" w:hint="eastAsia"/>
          <w:sz w:val="28"/>
          <w:szCs w:val="32"/>
        </w:rPr>
        <w:t xml:space="preserve"> </w:t>
      </w:r>
      <w:r w:rsidRPr="00CB7440">
        <w:rPr>
          <w:rFonts w:ascii="楷体" w:eastAsia="楷体" w:hAnsi="楷体"/>
          <w:sz w:val="28"/>
          <w:szCs w:val="32"/>
        </w:rPr>
        <w:t>八通道小型可插拔光模块</w:t>
      </w:r>
      <w:r>
        <w:rPr>
          <w:rFonts w:ascii="楷体" w:eastAsia="楷体" w:hAnsi="楷体" w:hint="eastAsia"/>
          <w:sz w:val="28"/>
          <w:szCs w:val="32"/>
        </w:rPr>
        <w:t>），这一技术标准最早可以追溯到</w:t>
      </w:r>
      <w:del w:id="0" w:author="张曦瑾" w:date="2026-06-22T10:00:00Z" w16du:dateUtc="2026-06-22T02:00:00Z">
        <w:r w:rsidDel="00661614">
          <w:rPr>
            <w:rFonts w:ascii="楷体" w:eastAsia="楷体" w:hAnsi="楷体" w:hint="eastAsia"/>
            <w:sz w:val="28"/>
            <w:szCs w:val="32"/>
          </w:rPr>
          <w:delText>旭创科技（中际旭创前称），谷歌和博通等</w:delText>
        </w:r>
      </w:del>
      <w:ins w:id="1" w:author="张曦瑾" w:date="2026-06-22T10:00:00Z" w16du:dateUtc="2026-06-22T02:00:00Z">
        <w:r w:rsidR="00661614">
          <w:rPr>
            <w:rFonts w:ascii="楷体" w:eastAsia="楷体" w:hAnsi="楷体" w:hint="eastAsia"/>
            <w:sz w:val="28"/>
            <w:szCs w:val="32"/>
          </w:rPr>
          <w:t>国内外</w:t>
        </w:r>
      </w:ins>
      <w:r>
        <w:rPr>
          <w:rFonts w:ascii="楷体" w:eastAsia="楷体" w:hAnsi="楷体" w:hint="eastAsia"/>
          <w:sz w:val="28"/>
          <w:szCs w:val="32"/>
        </w:rPr>
        <w:t>49家厂商联合成立OSFP MSA组织。在2017年，</w:t>
      </w:r>
      <w:del w:id="2" w:author="张曦瑾" w:date="2026-06-22T10:00:00Z" w16du:dateUtc="2026-06-22T02:00:00Z">
        <w:r w:rsidDel="00661614">
          <w:rPr>
            <w:rFonts w:ascii="楷体" w:eastAsia="楷体" w:hAnsi="楷体" w:hint="eastAsia"/>
            <w:sz w:val="28"/>
            <w:szCs w:val="32"/>
          </w:rPr>
          <w:delText>由旭创科技</w:delText>
        </w:r>
      </w:del>
      <w:r>
        <w:rPr>
          <w:rFonts w:ascii="楷体" w:eastAsia="楷体" w:hAnsi="楷体" w:hint="eastAsia"/>
          <w:sz w:val="28"/>
          <w:szCs w:val="32"/>
        </w:rPr>
        <w:t>在OFC首次亮相并在2018年为谷歌内部所使用。</w:t>
      </w:r>
    </w:p>
    <w:p w14:paraId="756B3806" w14:textId="77777777" w:rsidR="007368E3" w:rsidRDefault="007368E3" w:rsidP="007368E3">
      <w:pPr>
        <w:jc w:val="center"/>
        <w:rPr>
          <w:rFonts w:ascii="楷体" w:eastAsia="楷体" w:hAnsi="楷体" w:hint="eastAsia"/>
          <w:sz w:val="28"/>
          <w:szCs w:val="32"/>
        </w:rPr>
      </w:pPr>
      <w:r>
        <w:rPr>
          <w:noProof/>
          <w14:ligatures w14:val="none"/>
        </w:rPr>
        <w:drawing>
          <wp:inline distT="0" distB="0" distL="0" distR="0" wp14:anchorId="6E174DDD" wp14:editId="0F130FB3">
            <wp:extent cx="3857657" cy="2165230"/>
            <wp:effectExtent l="0" t="0" r="0" b="6985"/>
            <wp:docPr id="1228695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95787" name=""/>
                    <pic:cNvPicPr/>
                  </pic:nvPicPr>
                  <pic:blipFill>
                    <a:blip r:embed="rId28"/>
                    <a:stretch>
                      <a:fillRect/>
                    </a:stretch>
                  </pic:blipFill>
                  <pic:spPr>
                    <a:xfrm>
                      <a:off x="0" y="0"/>
                      <a:ext cx="3886701" cy="2181532"/>
                    </a:xfrm>
                    <a:prstGeom prst="rect">
                      <a:avLst/>
                    </a:prstGeom>
                  </pic:spPr>
                </pic:pic>
              </a:graphicData>
            </a:graphic>
          </wp:inline>
        </w:drawing>
      </w:r>
    </w:p>
    <w:p w14:paraId="2D512F06"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OSFP是一个前瞻性的技术平台，与QSFP-DD的演进式兼容不同，其诞生之初就是为了未来更高功耗和速率而生，一定程度上，可以称</w:t>
      </w:r>
      <w:r>
        <w:rPr>
          <w:rFonts w:ascii="楷体" w:eastAsia="楷体" w:hAnsi="楷体" w:hint="eastAsia"/>
          <w:sz w:val="28"/>
          <w:szCs w:val="32"/>
        </w:rPr>
        <w:lastRenderedPageBreak/>
        <w:t>之为800G时代的先行探索者。其物理尺寸较QSFP较大，散热集成。在大规模人工智能/机器学习集群环境下，其散热管理和对于800G的未来兼容性更强。其在长距离情境下的性能也十分出色。</w:t>
      </w:r>
    </w:p>
    <w:p w14:paraId="1E85C1F0" w14:textId="77777777" w:rsidR="007368E3" w:rsidRPr="00287B33" w:rsidRDefault="007368E3" w:rsidP="007368E3">
      <w:pPr>
        <w:jc w:val="center"/>
        <w:rPr>
          <w:rFonts w:ascii="楷体" w:eastAsia="楷体" w:hAnsi="楷体" w:hint="eastAsia"/>
          <w:sz w:val="21"/>
          <w:szCs w:val="22"/>
        </w:rPr>
      </w:pPr>
      <w:r w:rsidRPr="00287B33">
        <w:rPr>
          <w:rFonts w:ascii="楷体" w:eastAsia="楷体" w:hAnsi="楷体" w:hint="eastAsia"/>
          <w:sz w:val="21"/>
          <w:szCs w:val="22"/>
        </w:rPr>
        <w:t>图：OSFP与QSFP-DD的结构比较</w:t>
      </w:r>
    </w:p>
    <w:p w14:paraId="0C6DD5FA" w14:textId="77777777" w:rsidR="007368E3" w:rsidRDefault="007368E3" w:rsidP="007368E3">
      <w:pPr>
        <w:rPr>
          <w:rFonts w:ascii="楷体" w:eastAsia="楷体" w:hAnsi="楷体" w:hint="eastAsia"/>
          <w:sz w:val="28"/>
          <w:szCs w:val="32"/>
        </w:rPr>
      </w:pPr>
      <w:r>
        <w:rPr>
          <w:rFonts w:hint="eastAsia"/>
          <w:noProof/>
        </w:rPr>
        <w:drawing>
          <wp:inline distT="0" distB="0" distL="0" distR="0" wp14:anchorId="694DF59B" wp14:editId="6ED42242">
            <wp:extent cx="5274310" cy="2870835"/>
            <wp:effectExtent l="0" t="0" r="2540" b="5715"/>
            <wp:docPr id="1881758394" name="图片 1" descr="Understanding OS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OSF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870835"/>
                    </a:xfrm>
                    <a:prstGeom prst="rect">
                      <a:avLst/>
                    </a:prstGeom>
                    <a:noFill/>
                    <a:ln>
                      <a:noFill/>
                    </a:ln>
                  </pic:spPr>
                </pic:pic>
              </a:graphicData>
            </a:graphic>
          </wp:inline>
        </w:drawing>
      </w:r>
    </w:p>
    <w:p w14:paraId="6CB69DBA" w14:textId="77777777" w:rsidR="007368E3" w:rsidRPr="00287B33" w:rsidRDefault="007368E3" w:rsidP="007368E3">
      <w:pPr>
        <w:rPr>
          <w:rFonts w:ascii="楷体" w:eastAsia="楷体" w:hAnsi="楷体" w:hint="eastAsia"/>
          <w:sz w:val="21"/>
          <w:szCs w:val="22"/>
        </w:rPr>
      </w:pPr>
      <w:r w:rsidRPr="00287B33">
        <w:rPr>
          <w:rFonts w:ascii="楷体" w:eastAsia="楷体" w:hAnsi="楷体" w:hint="eastAsia"/>
          <w:sz w:val="21"/>
          <w:szCs w:val="22"/>
        </w:rPr>
        <w:t>数据来源：Fibermall</w:t>
      </w:r>
    </w:p>
    <w:p w14:paraId="34CDD478" w14:textId="77777777" w:rsidR="007368E3" w:rsidRPr="00A45171" w:rsidRDefault="007368E3" w:rsidP="007368E3">
      <w:pPr>
        <w:rPr>
          <w:rFonts w:ascii="楷体" w:eastAsia="楷体" w:hAnsi="楷体" w:hint="eastAsia"/>
          <w:sz w:val="28"/>
          <w:szCs w:val="32"/>
        </w:rPr>
      </w:pPr>
      <w:r>
        <w:rPr>
          <w:rFonts w:ascii="楷体" w:eastAsia="楷体" w:hAnsi="楷体" w:hint="eastAsia"/>
          <w:sz w:val="28"/>
          <w:szCs w:val="32"/>
        </w:rPr>
        <w:t>不足之处在于功耗比QSFP更大，且不兼容QSFP标准，需要额外的转换设备。最终在主干测，QSFP-DD和OSFP形成了双雄并立的格局。</w:t>
      </w:r>
    </w:p>
    <w:p w14:paraId="575CC8A6"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截至本阶段末，主干测800G产品开始进入预研。边界出口（也即网络从spine外出交互）方案迭代速度稍微慢于主干互联，但是大致保持着一致的迭代步伐。</w:t>
      </w:r>
    </w:p>
    <w:p w14:paraId="1D8A65F8" w14:textId="77777777" w:rsidR="007368E3" w:rsidRDefault="007368E3" w:rsidP="007368E3">
      <w:pPr>
        <w:rPr>
          <w:rFonts w:ascii="楷体" w:eastAsia="楷体" w:hAnsi="楷体" w:hint="eastAsia"/>
          <w:sz w:val="28"/>
          <w:szCs w:val="32"/>
        </w:rPr>
      </w:pPr>
    </w:p>
    <w:p w14:paraId="61769084" w14:textId="77777777" w:rsidR="007368E3" w:rsidRPr="00C27D9C" w:rsidRDefault="007368E3" w:rsidP="007368E3">
      <w:pPr>
        <w:rPr>
          <w:rFonts w:ascii="楷体" w:eastAsia="楷体" w:hAnsi="楷体" w:hint="eastAsia"/>
          <w:sz w:val="28"/>
          <w:szCs w:val="32"/>
        </w:rPr>
      </w:pPr>
    </w:p>
    <w:p w14:paraId="1C93055A" w14:textId="77777777" w:rsidR="007368E3" w:rsidRPr="005219DF" w:rsidRDefault="007368E3" w:rsidP="007368E3">
      <w:pPr>
        <w:jc w:val="center"/>
        <w:rPr>
          <w:rFonts w:ascii="楷体" w:eastAsia="楷体" w:hAnsi="楷体" w:hint="eastAsia"/>
          <w:sz w:val="21"/>
          <w:szCs w:val="22"/>
        </w:rPr>
      </w:pPr>
      <w:r w:rsidRPr="005219DF">
        <w:rPr>
          <w:rFonts w:ascii="楷体" w:eastAsia="楷体" w:hAnsi="楷体" w:hint="eastAsia"/>
          <w:sz w:val="21"/>
          <w:szCs w:val="22"/>
        </w:rPr>
        <w:t>表：第四阶段光模块演进渗透大致时间线</w:t>
      </w:r>
    </w:p>
    <w:tbl>
      <w:tblPr>
        <w:tblStyle w:val="af5"/>
        <w:tblW w:w="10065" w:type="dxa"/>
        <w:tblInd w:w="-856" w:type="dxa"/>
        <w:tblLook w:val="04A0" w:firstRow="1" w:lastRow="0" w:firstColumn="1" w:lastColumn="0" w:noHBand="0" w:noVBand="1"/>
      </w:tblPr>
      <w:tblGrid>
        <w:gridCol w:w="1574"/>
        <w:gridCol w:w="4380"/>
        <w:gridCol w:w="4111"/>
      </w:tblGrid>
      <w:tr w:rsidR="007368E3" w:rsidRPr="00B93CB4" w14:paraId="7C6FF5BC" w14:textId="77777777" w:rsidTr="00F8515A">
        <w:trPr>
          <w:trHeight w:val="285"/>
        </w:trPr>
        <w:tc>
          <w:tcPr>
            <w:tcW w:w="1574" w:type="dxa"/>
            <w:noWrap/>
            <w:hideMark/>
          </w:tcPr>
          <w:p w14:paraId="4F4108AA" w14:textId="77777777" w:rsidR="007368E3" w:rsidRPr="00B93CB4" w:rsidRDefault="007368E3" w:rsidP="00F8515A">
            <w:pPr>
              <w:rPr>
                <w:rFonts w:ascii="楷体" w:eastAsia="楷体" w:hAnsi="楷体" w:hint="eastAsia"/>
                <w:sz w:val="21"/>
                <w:szCs w:val="22"/>
              </w:rPr>
            </w:pPr>
            <w:r w:rsidRPr="00B93CB4">
              <w:rPr>
                <w:rFonts w:ascii="楷体" w:eastAsia="楷体" w:hAnsi="楷体"/>
                <w:sz w:val="21"/>
                <w:szCs w:val="22"/>
              </w:rPr>
              <w:lastRenderedPageBreak/>
              <w:t>时间</w:t>
            </w:r>
          </w:p>
        </w:tc>
        <w:tc>
          <w:tcPr>
            <w:tcW w:w="4380" w:type="dxa"/>
            <w:noWrap/>
            <w:hideMark/>
          </w:tcPr>
          <w:p w14:paraId="0CF639BA" w14:textId="77777777" w:rsidR="007368E3" w:rsidRPr="00B93CB4" w:rsidRDefault="007368E3" w:rsidP="00F8515A">
            <w:pPr>
              <w:rPr>
                <w:rFonts w:ascii="楷体" w:eastAsia="楷体" w:hAnsi="楷体" w:hint="eastAsia"/>
                <w:sz w:val="21"/>
                <w:szCs w:val="22"/>
              </w:rPr>
            </w:pPr>
            <w:r w:rsidRPr="00B93CB4">
              <w:rPr>
                <w:rFonts w:ascii="楷体" w:eastAsia="楷体" w:hAnsi="楷体"/>
                <w:sz w:val="21"/>
                <w:szCs w:val="22"/>
              </w:rPr>
              <w:t>服务器接入（Leaf下行）</w:t>
            </w:r>
          </w:p>
        </w:tc>
        <w:tc>
          <w:tcPr>
            <w:tcW w:w="4111" w:type="dxa"/>
            <w:noWrap/>
            <w:hideMark/>
          </w:tcPr>
          <w:p w14:paraId="5D11517C" w14:textId="77777777" w:rsidR="007368E3" w:rsidRPr="00B93CB4" w:rsidRDefault="007368E3" w:rsidP="00F8515A">
            <w:pPr>
              <w:rPr>
                <w:rFonts w:ascii="楷体" w:eastAsia="楷体" w:hAnsi="楷体" w:hint="eastAsia"/>
                <w:sz w:val="21"/>
                <w:szCs w:val="22"/>
              </w:rPr>
            </w:pPr>
            <w:r w:rsidRPr="00B93CB4">
              <w:rPr>
                <w:rFonts w:ascii="楷体" w:eastAsia="楷体" w:hAnsi="楷体"/>
                <w:sz w:val="21"/>
                <w:szCs w:val="22"/>
              </w:rPr>
              <w:t>主干互联（Leaf</w:t>
            </w:r>
            <w:r w:rsidRPr="00B93CB4">
              <w:rPr>
                <w:rFonts w:ascii="Courier New" w:eastAsia="楷体" w:hAnsi="Courier New" w:cs="Courier New"/>
                <w:sz w:val="21"/>
                <w:szCs w:val="22"/>
              </w:rPr>
              <w:t>↔</w:t>
            </w:r>
            <w:r w:rsidRPr="00B93CB4">
              <w:rPr>
                <w:rFonts w:ascii="楷体" w:eastAsia="楷体" w:hAnsi="楷体"/>
                <w:sz w:val="21"/>
                <w:szCs w:val="22"/>
              </w:rPr>
              <w:t>Spine）</w:t>
            </w:r>
            <w:r>
              <w:rPr>
                <w:rFonts w:ascii="楷体" w:eastAsia="楷体" w:hAnsi="楷体" w:hint="eastAsia"/>
                <w:sz w:val="21"/>
                <w:szCs w:val="22"/>
              </w:rPr>
              <w:t>/边界出口方案大致同步</w:t>
            </w:r>
          </w:p>
        </w:tc>
      </w:tr>
      <w:tr w:rsidR="007368E3" w:rsidRPr="00B93CB4" w14:paraId="4C0AB016" w14:textId="77777777" w:rsidTr="00F8515A">
        <w:trPr>
          <w:trHeight w:val="285"/>
        </w:trPr>
        <w:tc>
          <w:tcPr>
            <w:tcW w:w="1574" w:type="dxa"/>
            <w:noWrap/>
            <w:hideMark/>
          </w:tcPr>
          <w:p w14:paraId="6E331884"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2017-2018</w:t>
            </w:r>
          </w:p>
        </w:tc>
        <w:tc>
          <w:tcPr>
            <w:tcW w:w="4380" w:type="dxa"/>
            <w:noWrap/>
            <w:hideMark/>
          </w:tcPr>
          <w:p w14:paraId="39407D75"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10G SFP+ 存量为主，25G SFP28 开始导入</w:t>
            </w:r>
          </w:p>
        </w:tc>
        <w:tc>
          <w:tcPr>
            <w:tcW w:w="4111" w:type="dxa"/>
            <w:noWrap/>
            <w:hideMark/>
          </w:tcPr>
          <w:p w14:paraId="7A19D4EE"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40G QSFP+ 逐步退出，100G QSFP28 成为主流</w:t>
            </w:r>
          </w:p>
        </w:tc>
      </w:tr>
      <w:tr w:rsidR="007368E3" w:rsidRPr="00B93CB4" w14:paraId="201BE9E8" w14:textId="77777777" w:rsidTr="00F8515A">
        <w:trPr>
          <w:trHeight w:val="285"/>
        </w:trPr>
        <w:tc>
          <w:tcPr>
            <w:tcW w:w="1574" w:type="dxa"/>
            <w:noWrap/>
            <w:hideMark/>
          </w:tcPr>
          <w:p w14:paraId="51121F1F"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2019-2020</w:t>
            </w:r>
          </w:p>
        </w:tc>
        <w:tc>
          <w:tcPr>
            <w:tcW w:w="4380" w:type="dxa"/>
            <w:noWrap/>
            <w:hideMark/>
          </w:tcPr>
          <w:p w14:paraId="3F40CE04"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25G SFP28 大规模普及，50G SFP56 开始出现</w:t>
            </w:r>
          </w:p>
        </w:tc>
        <w:tc>
          <w:tcPr>
            <w:tcW w:w="4111" w:type="dxa"/>
            <w:noWrap/>
            <w:hideMark/>
          </w:tcPr>
          <w:p w14:paraId="342C3C8E"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 xml:space="preserve">100G QSFP28 全面普及，400G QSFP-DD </w:t>
            </w:r>
            <w:r>
              <w:rPr>
                <w:rFonts w:ascii="楷体" w:eastAsia="楷体" w:hAnsi="楷体" w:hint="eastAsia"/>
                <w:sz w:val="24"/>
                <w:szCs w:val="28"/>
              </w:rPr>
              <w:t>和OSFP</w:t>
            </w:r>
            <w:r w:rsidRPr="005219DF">
              <w:rPr>
                <w:rFonts w:ascii="楷体" w:eastAsia="楷体" w:hAnsi="楷体"/>
                <w:sz w:val="24"/>
                <w:szCs w:val="28"/>
              </w:rPr>
              <w:t>开始导入</w:t>
            </w:r>
          </w:p>
        </w:tc>
      </w:tr>
      <w:tr w:rsidR="007368E3" w:rsidRPr="00B93CB4" w14:paraId="78407557" w14:textId="77777777" w:rsidTr="00F8515A">
        <w:trPr>
          <w:trHeight w:val="285"/>
        </w:trPr>
        <w:tc>
          <w:tcPr>
            <w:tcW w:w="1574" w:type="dxa"/>
            <w:noWrap/>
            <w:hideMark/>
          </w:tcPr>
          <w:p w14:paraId="69E92658"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2021-2022</w:t>
            </w:r>
          </w:p>
        </w:tc>
        <w:tc>
          <w:tcPr>
            <w:tcW w:w="4380" w:type="dxa"/>
            <w:noWrap/>
            <w:hideMark/>
          </w:tcPr>
          <w:p w14:paraId="3070FF99"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25G/50G 为主，100G （QSFP28/SFP-DD）接入在AI/存储场景试点</w:t>
            </w:r>
          </w:p>
        </w:tc>
        <w:tc>
          <w:tcPr>
            <w:tcW w:w="4111" w:type="dxa"/>
            <w:noWrap/>
            <w:hideMark/>
          </w:tcPr>
          <w:p w14:paraId="7A0A4D32"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 xml:space="preserve">400G QSFP-DD </w:t>
            </w:r>
            <w:r>
              <w:rPr>
                <w:rFonts w:ascii="楷体" w:eastAsia="楷体" w:hAnsi="楷体" w:hint="eastAsia"/>
                <w:sz w:val="24"/>
                <w:szCs w:val="28"/>
              </w:rPr>
              <w:t>与OSFP双雄并立，</w:t>
            </w:r>
            <w:r w:rsidRPr="005219DF">
              <w:rPr>
                <w:rFonts w:ascii="楷体" w:eastAsia="楷体" w:hAnsi="楷体"/>
                <w:sz w:val="24"/>
                <w:szCs w:val="28"/>
              </w:rPr>
              <w:t>成为新建主干主流，800G 预研</w:t>
            </w:r>
          </w:p>
        </w:tc>
      </w:tr>
    </w:tbl>
    <w:p w14:paraId="5BE28650" w14:textId="77777777" w:rsidR="007368E3" w:rsidRPr="005219DF" w:rsidRDefault="007368E3" w:rsidP="007368E3">
      <w:pPr>
        <w:rPr>
          <w:rFonts w:ascii="楷体" w:eastAsia="楷体" w:hAnsi="楷体" w:hint="eastAsia"/>
          <w:sz w:val="21"/>
          <w:szCs w:val="22"/>
        </w:rPr>
      </w:pPr>
      <w:r w:rsidRPr="005219DF">
        <w:rPr>
          <w:rFonts w:ascii="楷体" w:eastAsia="楷体" w:hAnsi="楷体" w:hint="eastAsia"/>
          <w:sz w:val="21"/>
          <w:szCs w:val="22"/>
        </w:rPr>
        <w:t>数据来源：kimi及Deepseek验证整理</w:t>
      </w:r>
    </w:p>
    <w:p w14:paraId="1C4780B5"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第四阶段的技术整体上依然在SFP和QSFP家族内部流转,即使在DCI侧，CFP2最后也基本被QSFP-DD和OSFP的长距离型号所取代。这是可插拔光模块一家独大的最后时刻，非可插拔技术的初步商业化验证也在本阶段大致完成。硅光，OBO，CPO在这一阶段均有成果发表。虽然没有撼动可插拔光模块的主导地位，但它们在技术舞台上做了精彩的预演，这些成果会在未来得到兑现。</w:t>
      </w:r>
    </w:p>
    <w:p w14:paraId="7E216AD4" w14:textId="77777777" w:rsidR="007368E3" w:rsidRPr="00D47068" w:rsidRDefault="007368E3" w:rsidP="007368E3">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3.1.</w:t>
      </w:r>
      <w:r>
        <w:rPr>
          <w:rFonts w:ascii="楷体" w:eastAsia="楷体" w:hAnsi="楷体" w:hint="eastAsia"/>
          <w:color w:val="000000" w:themeColor="text1"/>
          <w:sz w:val="30"/>
          <w:szCs w:val="30"/>
        </w:rPr>
        <w:t>6</w:t>
      </w:r>
      <w:r w:rsidRPr="00182AB4">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第五阶段</w:t>
      </w:r>
      <w:r w:rsidRPr="00182AB4">
        <w:rPr>
          <w:rFonts w:ascii="楷体" w:eastAsia="楷体" w:hAnsi="楷体" w:hint="eastAsia"/>
          <w:color w:val="000000" w:themeColor="text1"/>
          <w:sz w:val="30"/>
          <w:szCs w:val="30"/>
        </w:rPr>
        <w:t>：</w:t>
      </w:r>
      <w:r w:rsidRPr="004C266C">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AI纪元</w:t>
      </w:r>
    </w:p>
    <w:p w14:paraId="630C475E" w14:textId="77777777" w:rsidR="007368E3" w:rsidRPr="0068368F" w:rsidRDefault="007368E3" w:rsidP="007368E3">
      <w:pPr>
        <w:rPr>
          <w:rFonts w:ascii="楷体" w:eastAsia="楷体" w:hAnsi="楷体" w:hint="eastAsia"/>
          <w:sz w:val="28"/>
          <w:szCs w:val="32"/>
        </w:rPr>
      </w:pPr>
      <w:r>
        <w:rPr>
          <w:rFonts w:ascii="楷体" w:eastAsia="楷体" w:hAnsi="楷体" w:hint="eastAsia"/>
          <w:sz w:val="28"/>
          <w:szCs w:val="32"/>
        </w:rPr>
        <w:t>模型参数越来越大——本质是超大矩阵的多次计算——运算上需要更好的的GPU并行处理——需要更好的互联</w:t>
      </w:r>
    </w:p>
    <w:p w14:paraId="691AC0D4"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第五阶段指2022年末以来直至2026年六月的当前时点。这一阶段的主要驱动力是从Lab走向工业界，并不断高速发展的，基于大语言模型和Transformer结构的AI。</w:t>
      </w:r>
    </w:p>
    <w:p w14:paraId="4264837F"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自ChatGPT3问世以来，大模型的参数规模开始膨胀，GPT3时期，训练参数量为1750亿，到GPT4时期，已达到约1.7万亿。时至今日，市场普遍预期前沿闭源商业模型均接近或者已经进入万亿参数时代。</w:t>
      </w:r>
    </w:p>
    <w:p w14:paraId="251569FE"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lastRenderedPageBreak/>
        <w:t>现代大模型是Transformer的落地成果，Transformer则是神经网络的改良成果，而神经网络本身植根于线性代数。在工程上，表现为大规模的矩阵乘法与张量运算，</w:t>
      </w:r>
      <w:r w:rsidRPr="003029FA">
        <w:rPr>
          <w:rFonts w:ascii="楷体" w:eastAsia="楷体" w:hAnsi="楷体"/>
          <w:sz w:val="28"/>
          <w:szCs w:val="32"/>
        </w:rPr>
        <w:t>特别是在自注意力机制中。在Transformer架构中，每层都包含多个注意力头，每个注意力头都需要执行多次矩阵乘法操作。对于一个拥有数十亿参数的大语言模型来说，一次前向传播可能需要执行数百亿次矩阵运算。</w:t>
      </w:r>
    </w:p>
    <w:p w14:paraId="418FFA5C" w14:textId="77777777" w:rsidR="007368E3" w:rsidRPr="00926419" w:rsidRDefault="007368E3" w:rsidP="007368E3">
      <w:pPr>
        <w:jc w:val="center"/>
        <w:rPr>
          <w:rFonts w:ascii="楷体" w:eastAsia="楷体" w:hAnsi="楷体" w:hint="eastAsia"/>
          <w:sz w:val="21"/>
          <w:szCs w:val="22"/>
        </w:rPr>
      </w:pPr>
      <w:r w:rsidRPr="00926419">
        <w:rPr>
          <w:rFonts w:ascii="楷体" w:eastAsia="楷体" w:hAnsi="楷体" w:hint="eastAsia"/>
          <w:sz w:val="21"/>
          <w:szCs w:val="22"/>
        </w:rPr>
        <w:t>表：英伟达部分架构参数图</w:t>
      </w:r>
    </w:p>
    <w:p w14:paraId="4B846108" w14:textId="77777777" w:rsidR="007368E3" w:rsidRDefault="007368E3" w:rsidP="007368E3">
      <w:pPr>
        <w:rPr>
          <w:rFonts w:ascii="楷体" w:eastAsia="楷体" w:hAnsi="楷体" w:hint="eastAsia"/>
          <w:sz w:val="28"/>
          <w:szCs w:val="32"/>
        </w:rPr>
      </w:pPr>
      <w:r>
        <w:rPr>
          <w:rFonts w:hint="eastAsia"/>
          <w:noProof/>
        </w:rPr>
        <w:drawing>
          <wp:inline distT="0" distB="0" distL="0" distR="0" wp14:anchorId="5B332DD8" wp14:editId="557298A6">
            <wp:extent cx="5274310" cy="2767330"/>
            <wp:effectExtent l="0" t="0" r="2540" b="0"/>
            <wp:docPr id="1833141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2767330"/>
                    </a:xfrm>
                    <a:prstGeom prst="rect">
                      <a:avLst/>
                    </a:prstGeom>
                    <a:noFill/>
                    <a:ln>
                      <a:noFill/>
                    </a:ln>
                  </pic:spPr>
                </pic:pic>
              </a:graphicData>
            </a:graphic>
          </wp:inline>
        </w:drawing>
      </w:r>
    </w:p>
    <w:p w14:paraId="308B3FEE" w14:textId="77777777" w:rsidR="007368E3" w:rsidRPr="00510A7D" w:rsidRDefault="007368E3" w:rsidP="007368E3">
      <w:pPr>
        <w:rPr>
          <w:rFonts w:ascii="楷体" w:eastAsia="楷体" w:hAnsi="楷体" w:hint="eastAsia"/>
          <w:sz w:val="21"/>
          <w:szCs w:val="22"/>
        </w:rPr>
      </w:pPr>
      <w:r w:rsidRPr="00926419">
        <w:rPr>
          <w:rFonts w:ascii="楷体" w:eastAsia="楷体" w:hAnsi="楷体" w:hint="eastAsia"/>
          <w:sz w:val="21"/>
          <w:szCs w:val="22"/>
        </w:rPr>
        <w:t>数据来源：博客园</w:t>
      </w:r>
    </w:p>
    <w:p w14:paraId="69206700"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巨量的数据运算不仅对于算力芯片和数据的内部运载提出了挑战，同样的问题也出现在算力设备外部的传输运载侧，当内部显存和芯片间Link带宽纷纷向TB级发展，东西流量在上一个阶段的基础上再次暴增。在负责出设备运输的光模块侧，带宽的提升也变得势在必行。</w:t>
      </w:r>
    </w:p>
    <w:p w14:paraId="1B1C472A" w14:textId="77777777" w:rsidR="007368E3" w:rsidRPr="00B212BB" w:rsidRDefault="007368E3" w:rsidP="007368E3">
      <w:pPr>
        <w:jc w:val="center"/>
        <w:rPr>
          <w:rFonts w:ascii="楷体" w:eastAsia="楷体" w:hAnsi="楷体" w:hint="eastAsia"/>
          <w:sz w:val="21"/>
          <w:szCs w:val="22"/>
        </w:rPr>
      </w:pPr>
      <w:r w:rsidRPr="00287B33">
        <w:rPr>
          <w:rFonts w:ascii="楷体" w:eastAsia="楷体" w:hAnsi="楷体" w:hint="eastAsia"/>
          <w:sz w:val="21"/>
          <w:szCs w:val="22"/>
        </w:rPr>
        <w:t>图：OSFP</w:t>
      </w:r>
      <w:r>
        <w:rPr>
          <w:rFonts w:ascii="楷体" w:eastAsia="楷体" w:hAnsi="楷体" w:hint="eastAsia"/>
          <w:sz w:val="21"/>
          <w:szCs w:val="22"/>
        </w:rPr>
        <w:t>-1.6T图例</w:t>
      </w:r>
    </w:p>
    <w:p w14:paraId="26E2D9C5" w14:textId="77777777" w:rsidR="007368E3" w:rsidRDefault="007368E3" w:rsidP="007368E3">
      <w:pPr>
        <w:rPr>
          <w:rFonts w:ascii="楷体" w:eastAsia="楷体" w:hAnsi="楷体" w:hint="eastAsia"/>
          <w:sz w:val="28"/>
          <w:szCs w:val="32"/>
        </w:rPr>
      </w:pPr>
      <w:r>
        <w:rPr>
          <w:noProof/>
          <w14:ligatures w14:val="none"/>
        </w:rPr>
        <w:lastRenderedPageBreak/>
        <w:drawing>
          <wp:inline distT="0" distB="0" distL="0" distR="0" wp14:anchorId="285708B3" wp14:editId="2DF58030">
            <wp:extent cx="4619048" cy="3600000"/>
            <wp:effectExtent l="0" t="0" r="0" b="635"/>
            <wp:docPr id="1948200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00363" name=""/>
                    <pic:cNvPicPr/>
                  </pic:nvPicPr>
                  <pic:blipFill>
                    <a:blip r:embed="rId31"/>
                    <a:stretch>
                      <a:fillRect/>
                    </a:stretch>
                  </pic:blipFill>
                  <pic:spPr>
                    <a:xfrm>
                      <a:off x="0" y="0"/>
                      <a:ext cx="4619048" cy="3600000"/>
                    </a:xfrm>
                    <a:prstGeom prst="rect">
                      <a:avLst/>
                    </a:prstGeom>
                  </pic:spPr>
                </pic:pic>
              </a:graphicData>
            </a:graphic>
          </wp:inline>
        </w:drawing>
      </w:r>
    </w:p>
    <w:p w14:paraId="67C9274A" w14:textId="77777777" w:rsidR="007368E3" w:rsidRDefault="007368E3" w:rsidP="007368E3">
      <w:pPr>
        <w:rPr>
          <w:rFonts w:ascii="楷体" w:eastAsia="楷体" w:hAnsi="楷体" w:hint="eastAsia"/>
          <w:sz w:val="21"/>
          <w:szCs w:val="22"/>
        </w:rPr>
      </w:pPr>
      <w:r w:rsidRPr="00387680">
        <w:rPr>
          <w:rFonts w:ascii="楷体" w:eastAsia="楷体" w:hAnsi="楷体" w:hint="eastAsia"/>
          <w:sz w:val="21"/>
          <w:szCs w:val="22"/>
        </w:rPr>
        <w:t>数据来源：Fibermall</w:t>
      </w:r>
    </w:p>
    <w:p w14:paraId="1DF517AB"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在可插拔光模块方面，服务器接入侧，经历了从400G到800G的速率演变。在主干测和边界出口测，则经历了从从800G到1.6T的速率演变。在封装上，仍然以OSFP和QSFP-DD为主。</w:t>
      </w:r>
    </w:p>
    <w:p w14:paraId="63F17C85" w14:textId="39A79F26" w:rsidR="00D07BAA" w:rsidRPr="00FE503B" w:rsidRDefault="007368E3" w:rsidP="00D07BAA">
      <w:pPr>
        <w:rPr>
          <w:rFonts w:ascii="楷体" w:eastAsia="楷体" w:hAnsi="楷体" w:hint="eastAsia"/>
          <w:sz w:val="28"/>
          <w:szCs w:val="32"/>
        </w:rPr>
      </w:pPr>
      <w:r>
        <w:rPr>
          <w:rFonts w:ascii="楷体" w:eastAsia="楷体" w:hAnsi="楷体" w:hint="eastAsia"/>
          <w:sz w:val="28"/>
          <w:szCs w:val="32"/>
        </w:rPr>
        <w:t>可插拔光模块依然占据着市场相当大的份额，但是正如在上阶段所提到的，非可插拔光模块也在这一过程中蓬勃发展。关于非可插拔光模块的发展情况，请见后文技术迭代部分。</w:t>
      </w:r>
    </w:p>
    <w:p w14:paraId="29B4535F" w14:textId="10493F46" w:rsidR="00470C61" w:rsidRPr="00D07BAA" w:rsidRDefault="00470C61" w:rsidP="00871236">
      <w:pPr>
        <w:pStyle w:val="1"/>
        <w:rPr>
          <w:rFonts w:ascii="楷体" w:eastAsia="楷体" w:hAnsi="楷体" w:hint="eastAsia"/>
          <w:sz w:val="28"/>
          <w:szCs w:val="28"/>
        </w:rPr>
      </w:pPr>
      <w:r w:rsidRPr="00D07BAA">
        <w:rPr>
          <w:rFonts w:ascii="楷体" w:eastAsia="楷体" w:hAnsi="楷体" w:hint="eastAsia"/>
          <w:sz w:val="28"/>
          <w:szCs w:val="28"/>
        </w:rPr>
        <w:t>光模块产业链情况</w:t>
      </w:r>
    </w:p>
    <w:p w14:paraId="2066581A" w14:textId="77777777" w:rsidR="00C44249" w:rsidRDefault="00C44249" w:rsidP="00C44249">
      <w:pPr>
        <w:pStyle w:val="3"/>
        <w:rPr>
          <w:rFonts w:ascii="楷体" w:eastAsia="楷体" w:hAnsi="楷体" w:hint="eastAsia"/>
          <w:b/>
          <w:bCs/>
          <w:color w:val="auto"/>
          <w:sz w:val="30"/>
          <w:szCs w:val="30"/>
        </w:rPr>
      </w:pPr>
      <w:r>
        <w:rPr>
          <w:rFonts w:ascii="楷体" w:eastAsia="楷体" w:hAnsi="楷体" w:hint="eastAsia"/>
          <w:b/>
          <w:bCs/>
          <w:color w:val="auto"/>
          <w:sz w:val="30"/>
          <w:szCs w:val="30"/>
        </w:rPr>
        <w:t xml:space="preserve">3.2.2 </w:t>
      </w:r>
      <w:r>
        <w:rPr>
          <w:rFonts w:ascii="楷体" w:eastAsia="楷体" w:hAnsi="楷体"/>
          <w:b/>
          <w:bCs/>
          <w:color w:val="auto"/>
          <w:sz w:val="30"/>
          <w:szCs w:val="30"/>
        </w:rPr>
        <w:t>上游：</w:t>
      </w:r>
      <w:r>
        <w:rPr>
          <w:rFonts w:ascii="楷体" w:eastAsia="楷体" w:hAnsi="楷体" w:hint="eastAsia"/>
          <w:b/>
          <w:bCs/>
          <w:color w:val="auto"/>
          <w:sz w:val="30"/>
          <w:szCs w:val="30"/>
        </w:rPr>
        <w:t>核心器件</w:t>
      </w:r>
    </w:p>
    <w:p w14:paraId="4D3823E5" w14:textId="77777777" w:rsidR="00C44249" w:rsidRDefault="00C44249" w:rsidP="00C44249">
      <w:pPr>
        <w:ind w:firstLineChars="200" w:firstLine="560"/>
        <w:rPr>
          <w:rFonts w:ascii="楷体" w:eastAsia="楷体" w:hAnsi="楷体" w:hint="eastAsia"/>
          <w:sz w:val="28"/>
          <w:szCs w:val="28"/>
        </w:rPr>
      </w:pPr>
      <w:r>
        <w:rPr>
          <w:rFonts w:ascii="楷体" w:eastAsia="楷体" w:hAnsi="楷体"/>
          <w:sz w:val="28"/>
          <w:szCs w:val="28"/>
        </w:rPr>
        <w:t>光模块上游是产业链技术壁垒最高、价值量最集中的部分，主要包括光/电芯片、光器件、封装材料及生产设备四大类：</w:t>
      </w:r>
    </w:p>
    <w:p w14:paraId="7DC5E600" w14:textId="77777777" w:rsidR="00C44249" w:rsidRDefault="00C44249" w:rsidP="00C44249">
      <w:pPr>
        <w:ind w:firstLine="420"/>
        <w:rPr>
          <w:rFonts w:ascii="楷体" w:eastAsia="楷体" w:hAnsi="楷体" w:hint="eastAsia"/>
          <w:sz w:val="28"/>
          <w:szCs w:val="28"/>
        </w:rPr>
      </w:pPr>
      <w:r>
        <w:rPr>
          <w:rFonts w:ascii="楷体" w:eastAsia="楷体" w:hAnsi="楷体"/>
          <w:sz w:val="28"/>
          <w:szCs w:val="28"/>
        </w:rPr>
        <w:lastRenderedPageBreak/>
        <w:t>光芯片作为光模块的核心，直接决定传输速率和功耗水平。</w:t>
      </w:r>
      <w:r>
        <w:rPr>
          <w:rFonts w:ascii="楷体" w:eastAsia="楷体" w:hAnsi="楷体" w:hint="eastAsia"/>
          <w:sz w:val="28"/>
          <w:szCs w:val="28"/>
        </w:rPr>
        <w:t>按照有无外部能量支持运作，可以分为有源光芯片和无源光芯片。有源光芯片中最重要的就是负责光源发送和接收的的</w:t>
      </w:r>
      <w:r>
        <w:rPr>
          <w:rFonts w:ascii="楷体" w:eastAsia="楷体" w:hAnsi="楷体"/>
          <w:sz w:val="28"/>
          <w:szCs w:val="28"/>
        </w:rPr>
        <w:t>激光器芯片和探测器芯片</w:t>
      </w:r>
      <w:r>
        <w:rPr>
          <w:rFonts w:ascii="楷体" w:eastAsia="楷体" w:hAnsi="楷体" w:hint="eastAsia"/>
          <w:sz w:val="28"/>
          <w:szCs w:val="28"/>
        </w:rPr>
        <w:t>。按照传统的光模块来区分，激光器芯片用于TOSA侧，主要负责将计算侧传输到光模块的电信号转换成光信号</w:t>
      </w:r>
    </w:p>
    <w:p w14:paraId="2C1577BA" w14:textId="77777777" w:rsidR="00C44249" w:rsidRPr="00974D29" w:rsidRDefault="00C44249" w:rsidP="00C44249">
      <w:pPr>
        <w:ind w:firstLineChars="200" w:firstLine="420"/>
        <w:jc w:val="center"/>
        <w:rPr>
          <w:rFonts w:ascii="楷体" w:eastAsia="楷体" w:hAnsi="楷体" w:hint="eastAsia"/>
          <w:sz w:val="21"/>
          <w:szCs w:val="21"/>
        </w:rPr>
      </w:pPr>
      <w:r w:rsidRPr="00974D29">
        <w:rPr>
          <w:rFonts w:ascii="楷体" w:eastAsia="楷体" w:hAnsi="楷体" w:hint="eastAsia"/>
          <w:sz w:val="21"/>
          <w:szCs w:val="21"/>
        </w:rPr>
        <w:t>图：激光器芯片在传统光模块TOSA部件中的位置</w:t>
      </w:r>
    </w:p>
    <w:p w14:paraId="4E9ED96F" w14:textId="77777777" w:rsidR="00C44249" w:rsidRDefault="00C44249" w:rsidP="00C44249">
      <w:pPr>
        <w:ind w:firstLineChars="200" w:firstLine="440"/>
        <w:rPr>
          <w:rFonts w:ascii="楷体" w:eastAsia="楷体" w:hAnsi="楷体" w:hint="eastAsia"/>
          <w:sz w:val="28"/>
          <w:szCs w:val="28"/>
        </w:rPr>
      </w:pPr>
      <w:r>
        <w:rPr>
          <w:noProof/>
          <w14:ligatures w14:val="none"/>
        </w:rPr>
        <w:drawing>
          <wp:inline distT="0" distB="0" distL="0" distR="0" wp14:anchorId="393B373B" wp14:editId="2FC29BB7">
            <wp:extent cx="5274310" cy="2109470"/>
            <wp:effectExtent l="0" t="0" r="2540" b="5080"/>
            <wp:docPr id="1654721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21491" name=""/>
                    <pic:cNvPicPr/>
                  </pic:nvPicPr>
                  <pic:blipFill>
                    <a:blip r:embed="rId32"/>
                    <a:stretch>
                      <a:fillRect/>
                    </a:stretch>
                  </pic:blipFill>
                  <pic:spPr>
                    <a:xfrm>
                      <a:off x="0" y="0"/>
                      <a:ext cx="5274310" cy="2109470"/>
                    </a:xfrm>
                    <a:prstGeom prst="rect">
                      <a:avLst/>
                    </a:prstGeom>
                  </pic:spPr>
                </pic:pic>
              </a:graphicData>
            </a:graphic>
          </wp:inline>
        </w:drawing>
      </w:r>
    </w:p>
    <w:p w14:paraId="3F086060" w14:textId="77777777" w:rsidR="00C44249" w:rsidRPr="00974D29" w:rsidRDefault="00C44249" w:rsidP="00C44249">
      <w:pPr>
        <w:ind w:firstLineChars="200" w:firstLine="420"/>
        <w:rPr>
          <w:rFonts w:ascii="楷体" w:eastAsia="楷体" w:hAnsi="楷体" w:hint="eastAsia"/>
          <w:sz w:val="21"/>
          <w:szCs w:val="21"/>
        </w:rPr>
      </w:pPr>
      <w:r w:rsidRPr="00974D29">
        <w:rPr>
          <w:rFonts w:ascii="楷体" w:eastAsia="楷体" w:hAnsi="楷体" w:hint="eastAsia"/>
          <w:sz w:val="21"/>
          <w:szCs w:val="21"/>
        </w:rPr>
        <w:t>数据来源：坤元财研</w:t>
      </w:r>
      <w:r>
        <w:rPr>
          <w:rFonts w:ascii="楷体" w:eastAsia="楷体" w:hAnsi="楷体" w:hint="eastAsia"/>
          <w:sz w:val="21"/>
          <w:szCs w:val="21"/>
        </w:rPr>
        <w:t>，红框所标注的就是激光器芯片</w:t>
      </w:r>
    </w:p>
    <w:p w14:paraId="3F660FAD" w14:textId="77777777" w:rsidR="00C44249" w:rsidRDefault="00C44249" w:rsidP="00C44249">
      <w:pPr>
        <w:rPr>
          <w:rFonts w:ascii="楷体" w:eastAsia="楷体" w:hAnsi="楷体" w:hint="eastAsia"/>
          <w:sz w:val="28"/>
          <w:szCs w:val="28"/>
        </w:rPr>
      </w:pPr>
      <w:r>
        <w:rPr>
          <w:rFonts w:ascii="楷体" w:eastAsia="楷体" w:hAnsi="楷体" w:hint="eastAsia"/>
          <w:sz w:val="28"/>
          <w:szCs w:val="28"/>
        </w:rPr>
        <w:t>光探测器芯片主要用于ROSA侧，是一个高敏感度的光电探测器芯片，主要负责将光纤传入的光信号转换为电信号。</w:t>
      </w:r>
    </w:p>
    <w:p w14:paraId="497440A8" w14:textId="77777777" w:rsidR="00C44249" w:rsidRPr="0099557A" w:rsidRDefault="00C44249" w:rsidP="00C44249">
      <w:pPr>
        <w:ind w:firstLineChars="200" w:firstLine="420"/>
        <w:jc w:val="center"/>
        <w:rPr>
          <w:rFonts w:ascii="楷体" w:eastAsia="楷体" w:hAnsi="楷体" w:hint="eastAsia"/>
          <w:sz w:val="21"/>
          <w:szCs w:val="21"/>
        </w:rPr>
      </w:pPr>
      <w:r w:rsidRPr="00974D29">
        <w:rPr>
          <w:rFonts w:ascii="楷体" w:eastAsia="楷体" w:hAnsi="楷体" w:hint="eastAsia"/>
          <w:sz w:val="21"/>
          <w:szCs w:val="21"/>
        </w:rPr>
        <w:t>图：</w:t>
      </w:r>
      <w:r>
        <w:rPr>
          <w:rFonts w:ascii="楷体" w:eastAsia="楷体" w:hAnsi="楷体" w:hint="eastAsia"/>
          <w:sz w:val="21"/>
          <w:szCs w:val="21"/>
        </w:rPr>
        <w:t>光探测器</w:t>
      </w:r>
      <w:r w:rsidRPr="00974D29">
        <w:rPr>
          <w:rFonts w:ascii="楷体" w:eastAsia="楷体" w:hAnsi="楷体" w:hint="eastAsia"/>
          <w:sz w:val="21"/>
          <w:szCs w:val="21"/>
        </w:rPr>
        <w:t>芯片在传统光模块TOSA部件中的位置</w:t>
      </w:r>
    </w:p>
    <w:p w14:paraId="0BE13A96" w14:textId="77777777" w:rsidR="00C44249" w:rsidRDefault="00C44249" w:rsidP="00C44249">
      <w:pPr>
        <w:rPr>
          <w:rFonts w:ascii="楷体" w:eastAsia="楷体" w:hAnsi="楷体" w:hint="eastAsia"/>
          <w:sz w:val="28"/>
          <w:szCs w:val="28"/>
        </w:rPr>
      </w:pPr>
      <w:r>
        <w:rPr>
          <w:noProof/>
          <w14:ligatures w14:val="none"/>
        </w:rPr>
        <w:lastRenderedPageBreak/>
        <w:drawing>
          <wp:inline distT="0" distB="0" distL="0" distR="0" wp14:anchorId="57DC87AE" wp14:editId="424E1400">
            <wp:extent cx="5274310" cy="2637155"/>
            <wp:effectExtent l="0" t="0" r="2540" b="0"/>
            <wp:docPr id="1220028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8598" name=""/>
                    <pic:cNvPicPr/>
                  </pic:nvPicPr>
                  <pic:blipFill>
                    <a:blip r:embed="rId33"/>
                    <a:stretch>
                      <a:fillRect/>
                    </a:stretch>
                  </pic:blipFill>
                  <pic:spPr>
                    <a:xfrm>
                      <a:off x="0" y="0"/>
                      <a:ext cx="5274310" cy="2637155"/>
                    </a:xfrm>
                    <a:prstGeom prst="rect">
                      <a:avLst/>
                    </a:prstGeom>
                  </pic:spPr>
                </pic:pic>
              </a:graphicData>
            </a:graphic>
          </wp:inline>
        </w:drawing>
      </w:r>
    </w:p>
    <w:p w14:paraId="5A913FE4" w14:textId="77777777" w:rsidR="00C44249" w:rsidRPr="0080239F" w:rsidRDefault="00C44249" w:rsidP="00C44249">
      <w:pPr>
        <w:ind w:firstLineChars="200" w:firstLine="420"/>
        <w:rPr>
          <w:rFonts w:ascii="楷体" w:eastAsia="楷体" w:hAnsi="楷体" w:hint="eastAsia"/>
          <w:sz w:val="21"/>
          <w:szCs w:val="21"/>
        </w:rPr>
      </w:pPr>
      <w:r w:rsidRPr="00974D29">
        <w:rPr>
          <w:rFonts w:ascii="楷体" w:eastAsia="楷体" w:hAnsi="楷体" w:hint="eastAsia"/>
          <w:sz w:val="21"/>
          <w:szCs w:val="21"/>
        </w:rPr>
        <w:t>数据来源：坤元财研</w:t>
      </w:r>
      <w:r>
        <w:rPr>
          <w:rFonts w:ascii="楷体" w:eastAsia="楷体" w:hAnsi="楷体" w:hint="eastAsia"/>
          <w:sz w:val="21"/>
          <w:szCs w:val="21"/>
        </w:rPr>
        <w:t>，红框所标注的就是光探测器芯片</w:t>
      </w:r>
    </w:p>
    <w:p w14:paraId="114CFEE6" w14:textId="0C2CCC9B" w:rsidR="00C44249" w:rsidRDefault="00067BBE" w:rsidP="00C44249">
      <w:pPr>
        <w:ind w:firstLineChars="200" w:firstLine="560"/>
        <w:rPr>
          <w:rFonts w:ascii="楷体" w:eastAsia="楷体" w:hAnsi="楷体" w:hint="eastAsia"/>
          <w:sz w:val="28"/>
          <w:szCs w:val="28"/>
        </w:rPr>
      </w:pPr>
      <w:ins w:id="3" w:author="张曦瑾" w:date="2026-06-22T10:02:00Z" w16du:dateUtc="2026-06-22T02:02:00Z">
        <w:r>
          <w:rPr>
            <w:rFonts w:ascii="楷体" w:eastAsia="楷体" w:hAnsi="楷体" w:hint="eastAsia"/>
            <w:sz w:val="28"/>
            <w:szCs w:val="28"/>
          </w:rPr>
          <w:t>在光芯片中，激光器的地位是最重要的，而</w:t>
        </w:r>
      </w:ins>
      <w:r w:rsidR="00C44249">
        <w:rPr>
          <w:rFonts w:ascii="楷体" w:eastAsia="楷体" w:hAnsi="楷体" w:hint="eastAsia"/>
          <w:sz w:val="28"/>
          <w:szCs w:val="28"/>
        </w:rPr>
        <w:t>激光器芯片目前主要有几种路线：</w:t>
      </w:r>
    </w:p>
    <w:p w14:paraId="51DB74B3"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DML（Directly Modulated Lase直接调制激光器，大多是DFB-LD），DML的最大特征是电信号会作用在激光器上，然后通过控制激光器的发光变化来进行调制。（类比起来，就像一个手电筒，开光会直接控制光源，通过对于电筒的开关，生成代表0/1信息流的光信号流。）DFB的好处在于直接调制，简单，便捷，成本低。坏处在于一旦用于高速，啁啾效应（即电信号的波动频率会随着时间伸长或减少）会较为严重，这会造成严重的信息失真，同时光纤本身有色散效应，色散造成的信息传输顺序混乱会进一步加剧信息的损失。因此目前DML主要用于中短距离下的的中低速的数据通信。DML方案主要以磷化铟作为材料方案。</w:t>
      </w:r>
    </w:p>
    <w:p w14:paraId="6B18EB3D"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CW（连续波激光器），指激光器的光源处于常亮的状态，类似于</w:t>
      </w:r>
      <w:r>
        <w:rPr>
          <w:rFonts w:ascii="楷体" w:eastAsia="楷体" w:hAnsi="楷体" w:hint="eastAsia"/>
          <w:sz w:val="28"/>
          <w:szCs w:val="28"/>
        </w:rPr>
        <w:lastRenderedPageBreak/>
        <w:t>一个常亮的手电筒，调制的工作被分离给了独立的外置调制器。CW在硅光方案中比较常见，其光源一般是外置，和调制区域分开（也有集成的方案，但是总体和调制是分离的）。激光器只负责连续的照射，而光调制和生成对应相位的光信号流则交给调制器或者调制区独立完成。CW目前正广泛用于高速率模块及高速率光引擎方案，就发光器而言，其主要材料也是磷化铟。</w:t>
      </w:r>
    </w:p>
    <w:p w14:paraId="360578CC"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EML（Electrical Modulated Laser 电吸收调制激光器）的理念和CW类似，虽然采取的DFB作为激光器，但是运用了CW的理念使之常亮。不同于CW方案下激光器和调制器的分离，EML将DFB激光器和EAM调制器集成在一起。鉴于DFB和EAM的天然阻抗匹配，可以减少信号的反射和失真，保持更高的信号准确性。而且分立方案本身会需要额外的耦合，可能造成不必要的光损失。因此DFB和EAM的EML集成实现了业界对于低啁啾，高速率，和长距离的需要。EML也因此成为目前业内最主流的光芯片方案。EML方案下发光器以磷化铟为主导，</w:t>
      </w:r>
      <w:r w:rsidRPr="006E09CF">
        <w:rPr>
          <w:rFonts w:ascii="楷体" w:eastAsia="楷体" w:hAnsi="楷体"/>
          <w:sz w:val="28"/>
          <w:szCs w:val="28"/>
        </w:rPr>
        <w:t>电吸收调制器（EAM），其核心是基于III-V族化合物半导体的多量子阱（MQW）结构。这些材料</w:t>
      </w:r>
      <w:r>
        <w:rPr>
          <w:rFonts w:ascii="楷体" w:eastAsia="楷体" w:hAnsi="楷体" w:hint="eastAsia"/>
          <w:sz w:val="28"/>
          <w:szCs w:val="28"/>
        </w:rPr>
        <w:t>也</w:t>
      </w:r>
      <w:r w:rsidRPr="006E09CF">
        <w:rPr>
          <w:rFonts w:ascii="楷体" w:eastAsia="楷体" w:hAnsi="楷体"/>
          <w:sz w:val="28"/>
          <w:szCs w:val="28"/>
        </w:rPr>
        <w:t>通常生长在磷化铟衬底上</w:t>
      </w:r>
      <w:r>
        <w:rPr>
          <w:rFonts w:ascii="楷体" w:eastAsia="楷体" w:hAnsi="楷体" w:hint="eastAsia"/>
          <w:sz w:val="28"/>
          <w:szCs w:val="28"/>
        </w:rPr>
        <w:t>，需要磷化铟高度参与。</w:t>
      </w:r>
    </w:p>
    <w:p w14:paraId="0AF80AD8"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VCSEL</w:t>
      </w:r>
      <w:r w:rsidRPr="006E09CF">
        <w:rPr>
          <w:rFonts w:ascii="楷体" w:eastAsia="楷体" w:hAnsi="楷体"/>
          <w:sz w:val="28"/>
          <w:szCs w:val="28"/>
        </w:rPr>
        <w:t>（垂直腔面发射激光器）</w:t>
      </w:r>
      <w:r>
        <w:rPr>
          <w:rFonts w:ascii="楷体" w:eastAsia="楷体" w:hAnsi="楷体" w:hint="eastAsia"/>
          <w:sz w:val="28"/>
          <w:szCs w:val="28"/>
        </w:rPr>
        <w:t>虽然和前述的诸多激光器（从芯片边缘发射）不同，是面发射器，但是其技术路线其实仍属于DML的一种，也即对激光器的发光进行直接调制。其光束质量很好，和光纤的耦合度高，且成本低，功耗小，温度稳定性也很好。但是其输出功率很低，且光谱特性差，难以用于波分复用和相干光通信，</w:t>
      </w:r>
      <w:r>
        <w:rPr>
          <w:rFonts w:ascii="楷体" w:eastAsia="楷体" w:hAnsi="楷体" w:hint="eastAsia"/>
          <w:sz w:val="28"/>
          <w:szCs w:val="28"/>
        </w:rPr>
        <w:lastRenderedPageBreak/>
        <w:t>因此和DML类似，天然不适用于长距离的场景，只能在中短距离内使用。VCSEL通常以砷化镓为材料基础，长波长则以磷化铟为基础。</w:t>
      </w:r>
    </w:p>
    <w:p w14:paraId="68C4C70D"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探测器芯片一般分为两类。第一类为PIN光电二极管。其工作方式是吸收光子之后输出光电流。其灵敏度通常较低，适用于中短距离的高速通信，成本也较低。PIN是短距离内的最主流探测器芯片，</w:t>
      </w:r>
      <w:r w:rsidRPr="00604252">
        <w:rPr>
          <w:rFonts w:ascii="楷体" w:eastAsia="楷体" w:hAnsi="楷体"/>
          <w:sz w:val="28"/>
          <w:szCs w:val="28"/>
        </w:rPr>
        <w:t>数据中心内部互联（100m-2km）、5G前传（10km以内）等短距场景，光信号功率充足，PIN的灵敏度已足够。此时PIN的高速优势更为重要——PIN带宽可达40+ GHz，而APD受倍增过程限制通常在10-20 GHz。</w:t>
      </w:r>
      <w:r>
        <w:rPr>
          <w:rFonts w:ascii="楷体" w:eastAsia="楷体" w:hAnsi="楷体" w:hint="eastAsia"/>
          <w:sz w:val="28"/>
          <w:szCs w:val="28"/>
        </w:rPr>
        <w:t>因此</w:t>
      </w:r>
      <w:r w:rsidRPr="00604252">
        <w:rPr>
          <w:rFonts w:ascii="楷体" w:eastAsia="楷体" w:hAnsi="楷体"/>
          <w:sz w:val="28"/>
          <w:szCs w:val="28"/>
        </w:rPr>
        <w:t>在400G/800G短距模块中，PIN+TIA方案是主流选择</w:t>
      </w:r>
      <w:r>
        <w:rPr>
          <w:rFonts w:ascii="楷体" w:eastAsia="楷体" w:hAnsi="楷体" w:hint="eastAsia"/>
          <w:sz w:val="28"/>
          <w:szCs w:val="28"/>
        </w:rPr>
        <w:t>。其主要材料为磷化铟或者铟砷化镓。</w:t>
      </w:r>
    </w:p>
    <w:p w14:paraId="60151B9B" w14:textId="77777777" w:rsidR="00C44249" w:rsidRPr="00C55BA4" w:rsidRDefault="00C44249" w:rsidP="00C44249">
      <w:pPr>
        <w:jc w:val="center"/>
        <w:rPr>
          <w:rFonts w:ascii="楷体" w:eastAsia="楷体" w:hAnsi="楷体" w:hint="eastAsia"/>
          <w:sz w:val="21"/>
          <w:szCs w:val="21"/>
        </w:rPr>
      </w:pPr>
      <w:r w:rsidRPr="00C55BA4">
        <w:rPr>
          <w:rFonts w:ascii="楷体" w:eastAsia="楷体" w:hAnsi="楷体" w:hint="eastAsia"/>
          <w:sz w:val="21"/>
          <w:szCs w:val="21"/>
        </w:rPr>
        <w:t>图：PIN芯片示意</w:t>
      </w:r>
    </w:p>
    <w:p w14:paraId="24D0FA01" w14:textId="77777777" w:rsidR="00C44249" w:rsidRPr="00C55BA4" w:rsidRDefault="00C44249" w:rsidP="00C44249">
      <w:pPr>
        <w:jc w:val="center"/>
        <w:rPr>
          <w:rFonts w:ascii="楷体" w:eastAsia="楷体" w:hAnsi="楷体" w:hint="eastAsia"/>
          <w:sz w:val="21"/>
          <w:szCs w:val="21"/>
        </w:rPr>
      </w:pPr>
      <w:r w:rsidRPr="00C55BA4">
        <w:rPr>
          <w:rFonts w:hint="eastAsia"/>
          <w:noProof/>
          <w:sz w:val="18"/>
          <w:szCs w:val="20"/>
        </w:rPr>
        <w:drawing>
          <wp:inline distT="0" distB="0" distL="0" distR="0" wp14:anchorId="48620C28" wp14:editId="7479314C">
            <wp:extent cx="5274310" cy="2503805"/>
            <wp:effectExtent l="0" t="0" r="2540" b="0"/>
            <wp:docPr id="1162941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2503805"/>
                    </a:xfrm>
                    <a:prstGeom prst="rect">
                      <a:avLst/>
                    </a:prstGeom>
                    <a:noFill/>
                    <a:ln>
                      <a:noFill/>
                    </a:ln>
                  </pic:spPr>
                </pic:pic>
              </a:graphicData>
            </a:graphic>
          </wp:inline>
        </w:drawing>
      </w:r>
    </w:p>
    <w:p w14:paraId="0013B309" w14:textId="77777777" w:rsidR="00C44249" w:rsidRPr="00C55BA4" w:rsidRDefault="00C44249" w:rsidP="00C44249">
      <w:pPr>
        <w:rPr>
          <w:rFonts w:ascii="楷体" w:eastAsia="楷体" w:hAnsi="楷体" w:hint="eastAsia"/>
          <w:sz w:val="21"/>
          <w:szCs w:val="21"/>
        </w:rPr>
      </w:pPr>
      <w:r w:rsidRPr="00C55BA4">
        <w:rPr>
          <w:rFonts w:ascii="楷体" w:eastAsia="楷体" w:hAnsi="楷体" w:hint="eastAsia"/>
          <w:sz w:val="21"/>
          <w:szCs w:val="21"/>
        </w:rPr>
        <w:t>数据来源：筱晓光子（左侧为来光侧）</w:t>
      </w:r>
    </w:p>
    <w:p w14:paraId="0EC81C5E"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第二类为APD（</w:t>
      </w:r>
      <w:r w:rsidRPr="00253794">
        <w:rPr>
          <w:rFonts w:ascii="楷体" w:eastAsia="楷体" w:hAnsi="楷体"/>
          <w:sz w:val="28"/>
          <w:szCs w:val="28"/>
        </w:rPr>
        <w:t>雪崩光电二极管</w:t>
      </w:r>
      <w:r>
        <w:rPr>
          <w:rFonts w:ascii="楷体" w:eastAsia="楷体" w:hAnsi="楷体" w:hint="eastAsia"/>
          <w:sz w:val="28"/>
          <w:szCs w:val="28"/>
        </w:rPr>
        <w:t>）芯片，APD芯片在PIN的结构之上，增加了一个倍增层，使得光载流在经过增益层时通过碰撞离</w:t>
      </w:r>
      <w:r>
        <w:rPr>
          <w:rFonts w:ascii="楷体" w:eastAsia="楷体" w:hAnsi="楷体" w:hint="eastAsia"/>
          <w:sz w:val="28"/>
          <w:szCs w:val="28"/>
        </w:rPr>
        <w:lastRenderedPageBreak/>
        <w:t>子可能产生新的电子，增益对于提升探测器灵敏度很有好处，但是增益的提高会会限制带宽，导致APD的速率一般在10-20GHz，一般用于长距离通信，城域网和PON</w:t>
      </w:r>
      <w:r w:rsidRPr="004A385F">
        <w:rPr>
          <w:rFonts w:ascii="楷体" w:eastAsia="楷体" w:hAnsi="楷体"/>
          <w:sz w:val="28"/>
          <w:szCs w:val="28"/>
        </w:rPr>
        <w:t>（Passive Optical Network，无源光网络）</w:t>
      </w:r>
      <w:r>
        <w:rPr>
          <w:rFonts w:ascii="楷体" w:eastAsia="楷体" w:hAnsi="楷体" w:hint="eastAsia"/>
          <w:sz w:val="28"/>
          <w:szCs w:val="28"/>
        </w:rPr>
        <w:t>。APD的主要材料也是磷化铟/铟化砷镓。</w:t>
      </w:r>
    </w:p>
    <w:p w14:paraId="2DF4E930" w14:textId="77777777" w:rsidR="00C44249" w:rsidRPr="002A3811" w:rsidRDefault="00C44249" w:rsidP="00C44249">
      <w:pPr>
        <w:jc w:val="center"/>
        <w:rPr>
          <w:rFonts w:ascii="楷体" w:eastAsia="楷体" w:hAnsi="楷体" w:hint="eastAsia"/>
          <w:sz w:val="21"/>
          <w:szCs w:val="21"/>
        </w:rPr>
      </w:pPr>
      <w:r>
        <w:rPr>
          <w:rFonts w:ascii="楷体" w:eastAsia="楷体" w:hAnsi="楷体"/>
          <w:sz w:val="28"/>
          <w:szCs w:val="28"/>
        </w:rPr>
        <w:tab/>
      </w:r>
      <w:r w:rsidRPr="00C55BA4">
        <w:rPr>
          <w:rFonts w:ascii="楷体" w:eastAsia="楷体" w:hAnsi="楷体" w:hint="eastAsia"/>
          <w:sz w:val="21"/>
          <w:szCs w:val="21"/>
        </w:rPr>
        <w:t>图：PIN芯片示意</w:t>
      </w:r>
    </w:p>
    <w:p w14:paraId="27A2AFEC" w14:textId="77777777" w:rsidR="00C44249" w:rsidRDefault="00C44249" w:rsidP="00C44249">
      <w:pPr>
        <w:jc w:val="center"/>
        <w:rPr>
          <w:rFonts w:ascii="楷体" w:eastAsia="楷体" w:hAnsi="楷体" w:hint="eastAsia"/>
          <w:sz w:val="28"/>
          <w:szCs w:val="28"/>
        </w:rPr>
      </w:pPr>
      <w:r>
        <w:rPr>
          <w:rFonts w:hint="eastAsia"/>
          <w:noProof/>
        </w:rPr>
        <w:drawing>
          <wp:inline distT="0" distB="0" distL="0" distR="0" wp14:anchorId="6865177C" wp14:editId="0942D906">
            <wp:extent cx="3028950" cy="2016990"/>
            <wp:effectExtent l="0" t="0" r="0" b="2540"/>
            <wp:docPr id="16939344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32200" cy="2019154"/>
                    </a:xfrm>
                    <a:prstGeom prst="rect">
                      <a:avLst/>
                    </a:prstGeom>
                    <a:noFill/>
                    <a:ln>
                      <a:noFill/>
                    </a:ln>
                  </pic:spPr>
                </pic:pic>
              </a:graphicData>
            </a:graphic>
          </wp:inline>
        </w:drawing>
      </w:r>
    </w:p>
    <w:p w14:paraId="2743BE10" w14:textId="77777777" w:rsidR="00C44249" w:rsidRPr="002A3811" w:rsidRDefault="00C44249" w:rsidP="00C44249">
      <w:pPr>
        <w:rPr>
          <w:rFonts w:ascii="楷体" w:eastAsia="楷体" w:hAnsi="楷体" w:hint="eastAsia"/>
          <w:sz w:val="21"/>
          <w:szCs w:val="21"/>
        </w:rPr>
      </w:pPr>
      <w:r w:rsidRPr="00C55BA4">
        <w:rPr>
          <w:rFonts w:ascii="楷体" w:eastAsia="楷体" w:hAnsi="楷体" w:hint="eastAsia"/>
          <w:sz w:val="21"/>
          <w:szCs w:val="21"/>
        </w:rPr>
        <w:t>数据来源：筱晓光子（左侧为来光侧）</w:t>
      </w:r>
    </w:p>
    <w:p w14:paraId="6CDF30AB"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除了激光器芯片和探测器芯片之外，有源光芯片中还有负责对于光载波进行调制的调制器芯片（硅光，薄膜铌酸锂在本层渗入），调制一般指改变光的相位，频率，幅度，从而输出以光为载体的二进制数据流的过程。调制器芯片中，磷化铟基的EAM调制芯片是成熟可靠的主流方案，</w:t>
      </w:r>
      <w:r w:rsidRPr="00BB028E">
        <w:rPr>
          <w:rFonts w:ascii="楷体" w:eastAsia="楷体" w:hAnsi="楷体"/>
          <w:sz w:val="28"/>
          <w:szCs w:val="28"/>
        </w:rPr>
        <w:t>它</w:t>
      </w:r>
      <w:r>
        <w:rPr>
          <w:rFonts w:ascii="楷体" w:eastAsia="楷体" w:hAnsi="楷体" w:hint="eastAsia"/>
          <w:sz w:val="28"/>
          <w:szCs w:val="28"/>
        </w:rPr>
        <w:t>通过与</w:t>
      </w:r>
      <w:r w:rsidRPr="00BB028E">
        <w:rPr>
          <w:rFonts w:ascii="楷体" w:eastAsia="楷体" w:hAnsi="楷体"/>
          <w:sz w:val="28"/>
          <w:szCs w:val="28"/>
        </w:rPr>
        <w:t>DFB激光器</w:t>
      </w:r>
      <w:r>
        <w:rPr>
          <w:rFonts w:ascii="楷体" w:eastAsia="楷体" w:hAnsi="楷体" w:hint="eastAsia"/>
          <w:sz w:val="28"/>
          <w:szCs w:val="28"/>
        </w:rPr>
        <w:t>进行</w:t>
      </w:r>
      <w:r w:rsidRPr="00BB028E">
        <w:rPr>
          <w:rFonts w:ascii="楷体" w:eastAsia="楷体" w:hAnsi="楷体"/>
          <w:sz w:val="28"/>
          <w:szCs w:val="28"/>
        </w:rPr>
        <w:t>集成。激光器持续发光，通过施加电压改变EAM中量子阱的吸收系数</w:t>
      </w:r>
      <w:r w:rsidRPr="003E5D3C">
        <w:rPr>
          <w:rFonts w:ascii="楷体" w:eastAsia="楷体" w:hAnsi="楷体"/>
          <w:sz w:val="28"/>
          <w:szCs w:val="28"/>
        </w:rPr>
        <w:t>，从而控制光的“通”与“断”</w:t>
      </w:r>
      <w:r>
        <w:rPr>
          <w:rFonts w:ascii="楷体" w:eastAsia="楷体" w:hAnsi="楷体" w:hint="eastAsia"/>
          <w:sz w:val="28"/>
          <w:szCs w:val="28"/>
        </w:rPr>
        <w:t>。</w:t>
      </w:r>
      <w:r w:rsidRPr="002E0136">
        <w:rPr>
          <w:rFonts w:ascii="楷体" w:eastAsia="楷体" w:hAnsi="楷体" w:hint="eastAsia"/>
          <w:sz w:val="28"/>
          <w:szCs w:val="32"/>
        </w:rPr>
        <w:t>其</w:t>
      </w:r>
      <w:r w:rsidRPr="003E5D3C">
        <w:rPr>
          <w:rFonts w:ascii="楷体" w:eastAsia="楷体" w:hAnsi="楷体"/>
          <w:sz w:val="28"/>
          <w:szCs w:val="28"/>
        </w:rPr>
        <w:t>性能优异，能支持长距离传输，是目前最稳定可靠的方案，尤其在100G时代以后占据市场主流</w:t>
      </w:r>
      <w:r>
        <w:rPr>
          <w:rFonts w:ascii="楷体" w:eastAsia="楷体" w:hAnsi="楷体" w:hint="eastAsia"/>
          <w:sz w:val="28"/>
          <w:szCs w:val="28"/>
        </w:rPr>
        <w:t>。不足之处在于</w:t>
      </w:r>
      <w:r w:rsidRPr="003E5D3C">
        <w:rPr>
          <w:rFonts w:ascii="楷体" w:eastAsia="楷体" w:hAnsi="楷体"/>
          <w:sz w:val="28"/>
          <w:szCs w:val="28"/>
        </w:rPr>
        <w:t>衬底成本较高，单片集成工艺复杂，良率存在挑战，且带宽提升正逼近物理极限</w:t>
      </w:r>
      <w:r>
        <w:rPr>
          <w:rFonts w:ascii="楷体" w:eastAsia="楷体" w:hAnsi="楷体" w:hint="eastAsia"/>
          <w:sz w:val="28"/>
          <w:szCs w:val="28"/>
        </w:rPr>
        <w:t>。</w:t>
      </w:r>
    </w:p>
    <w:p w14:paraId="495B0D8D" w14:textId="77777777" w:rsidR="00C44249" w:rsidRPr="00322726"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lastRenderedPageBreak/>
        <w:t>关于硅光和薄膜铌酸锂的部分，放在技术演进一节详述。</w:t>
      </w:r>
    </w:p>
    <w:p w14:paraId="4523B6C2" w14:textId="67D5FC59" w:rsidR="00C44249" w:rsidRPr="00CA1F22"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在诸多光芯片中，激光器芯片和探测器芯片的重要性是显著高于其他无源器件的（调制放大一般被纳入激光器和探测芯片进行讨论），而在当前主流的数据通信场景，高速激光器芯片的紧缺程度又远高于探测器芯片。第一是因为全球格局被美日主导，</w:t>
      </w:r>
      <w:r w:rsidRPr="00A37524">
        <w:rPr>
          <w:rFonts w:ascii="楷体" w:eastAsia="楷体" w:hAnsi="楷体"/>
          <w:sz w:val="28"/>
          <w:szCs w:val="28"/>
        </w:rPr>
        <w:t>例如，在100G及以上速率的EML激光器芯片领域，美国的</w:t>
      </w:r>
      <w:del w:id="4" w:author="张曦瑾" w:date="2026-06-22T10:03:00Z" w16du:dateUtc="2026-06-22T02:03:00Z">
        <w:r w:rsidRPr="00A37524" w:rsidDel="000E5B17">
          <w:rPr>
            <w:rFonts w:ascii="楷体" w:eastAsia="楷体" w:hAnsi="楷体" w:hint="eastAsia"/>
            <w:sz w:val="28"/>
            <w:szCs w:val="28"/>
          </w:rPr>
          <w:delText>Lumentum和Coherent</w:delText>
        </w:r>
      </w:del>
      <w:ins w:id="5" w:author="张曦瑾" w:date="2026-06-22T10:03:00Z" w16du:dateUtc="2026-06-22T02:03:00Z">
        <w:r w:rsidR="000E5B17">
          <w:rPr>
            <w:rFonts w:ascii="楷体" w:eastAsia="楷体" w:hAnsi="楷体" w:hint="eastAsia"/>
            <w:sz w:val="28"/>
            <w:szCs w:val="28"/>
          </w:rPr>
          <w:t>两家大厂</w:t>
        </w:r>
      </w:ins>
      <w:r w:rsidRPr="00A37524">
        <w:rPr>
          <w:rFonts w:ascii="楷体" w:eastAsia="楷体" w:hAnsi="楷体"/>
          <w:sz w:val="28"/>
          <w:szCs w:val="28"/>
        </w:rPr>
        <w:t>合计占据全球超过50%的市场份额；在</w:t>
      </w:r>
      <w:ins w:id="6" w:author="张曦瑾" w:date="2026-06-22T10:07:00Z">
        <w:r w:rsidR="008451D1" w:rsidRPr="008451D1">
          <w:rPr>
            <w:rFonts w:ascii="楷体" w:eastAsia="楷体" w:hAnsi="楷体"/>
            <w:b/>
            <w:bCs/>
            <w:sz w:val="28"/>
            <w:szCs w:val="28"/>
          </w:rPr>
          <w:t>数据中心光传输芯片</w:t>
        </w:r>
      </w:ins>
      <w:del w:id="7" w:author="张曦瑾" w:date="2026-06-22T10:07:00Z" w16du:dateUtc="2026-06-22T02:07:00Z">
        <w:r w:rsidRPr="00A37524" w:rsidDel="008451D1">
          <w:rPr>
            <w:rFonts w:ascii="楷体" w:eastAsia="楷体" w:hAnsi="楷体"/>
            <w:sz w:val="28"/>
            <w:szCs w:val="28"/>
          </w:rPr>
          <w:delText>高速EML激光器芯片</w:delText>
        </w:r>
      </w:del>
      <w:r w:rsidRPr="00A37524">
        <w:rPr>
          <w:rFonts w:ascii="楷体" w:eastAsia="楷体" w:hAnsi="楷体"/>
          <w:sz w:val="28"/>
          <w:szCs w:val="28"/>
        </w:rPr>
        <w:t>市场，日本</w:t>
      </w:r>
      <w:del w:id="8" w:author="张曦瑾" w:date="2026-06-22T10:03:00Z" w16du:dateUtc="2026-06-22T02:03:00Z">
        <w:r w:rsidRPr="00A37524" w:rsidDel="00622061">
          <w:rPr>
            <w:rFonts w:ascii="楷体" w:eastAsia="楷体" w:hAnsi="楷体"/>
            <w:sz w:val="28"/>
            <w:szCs w:val="28"/>
          </w:rPr>
          <w:delText>三菱电机</w:delText>
        </w:r>
      </w:del>
      <w:r w:rsidRPr="00A37524">
        <w:rPr>
          <w:rFonts w:ascii="楷体" w:eastAsia="楷体" w:hAnsi="楷体"/>
          <w:sz w:val="28"/>
          <w:szCs w:val="28"/>
        </w:rPr>
        <w:t>独占约50%的份额</w:t>
      </w:r>
      <w:ins w:id="9" w:author="张曦瑾" w:date="2026-06-22T10:08:00Z" w16du:dateUtc="2026-06-22T02:08:00Z">
        <w:r w:rsidR="008451D1">
          <w:rPr>
            <w:rFonts w:ascii="楷体" w:eastAsia="楷体" w:hAnsi="楷体" w:hint="eastAsia"/>
            <w:sz w:val="28"/>
            <w:szCs w:val="28"/>
          </w:rPr>
          <w:t>，在EML芯片上，日本也占据了约25%份额</w:t>
        </w:r>
      </w:ins>
      <w:r w:rsidRPr="00A37524">
        <w:rPr>
          <w:rFonts w:ascii="楷体" w:eastAsia="楷体" w:hAnsi="楷体"/>
          <w:sz w:val="28"/>
          <w:szCs w:val="28"/>
        </w:rPr>
        <w:t>。</w:t>
      </w:r>
      <w:del w:id="10" w:author="张曦瑾" w:date="2026-06-22T10:07:00Z" w16du:dateUtc="2026-06-22T02:07:00Z">
        <w:r w:rsidRPr="00A37524" w:rsidDel="008451D1">
          <w:rPr>
            <w:rFonts w:ascii="楷体" w:eastAsia="楷体" w:hAnsi="楷体" w:hint="eastAsia"/>
            <w:sz w:val="28"/>
            <w:szCs w:val="28"/>
          </w:rPr>
          <w:delText>美国博通、日本住友电工</w:delText>
        </w:r>
      </w:del>
      <w:ins w:id="11" w:author="张曦瑾" w:date="2026-06-22T10:07:00Z" w16du:dateUtc="2026-06-22T02:07:00Z">
        <w:r w:rsidR="008451D1">
          <w:rPr>
            <w:rFonts w:ascii="楷体" w:eastAsia="楷体" w:hAnsi="楷体" w:hint="eastAsia"/>
            <w:sz w:val="28"/>
            <w:szCs w:val="28"/>
          </w:rPr>
          <w:t>美日</w:t>
        </w:r>
      </w:ins>
      <w:del w:id="12" w:author="张曦瑾" w:date="2026-06-22T10:07:00Z" w16du:dateUtc="2026-06-22T02:07:00Z">
        <w:r w:rsidRPr="00A37524" w:rsidDel="008451D1">
          <w:rPr>
            <w:rFonts w:ascii="楷体" w:eastAsia="楷体" w:hAnsi="楷体"/>
            <w:sz w:val="28"/>
            <w:szCs w:val="28"/>
          </w:rPr>
          <w:delText>等</w:delText>
        </w:r>
      </w:del>
      <w:r w:rsidRPr="00A37524">
        <w:rPr>
          <w:rFonts w:ascii="楷体" w:eastAsia="楷体" w:hAnsi="楷体"/>
          <w:sz w:val="28"/>
          <w:szCs w:val="28"/>
        </w:rPr>
        <w:t>在CW-DFB等其他关键品类上也占据主导地位。</w:t>
      </w:r>
      <w:ins w:id="13" w:author="张曦瑾" w:date="2026-06-22T10:08:00Z" w16du:dateUtc="2026-06-22T02:08:00Z">
        <w:r w:rsidR="00A45CAE">
          <w:rPr>
            <w:rFonts w:ascii="楷体" w:eastAsia="楷体" w:hAnsi="楷体" w:hint="eastAsia"/>
            <w:sz w:val="28"/>
            <w:szCs w:val="28"/>
          </w:rPr>
          <w:t>专利方面</w:t>
        </w:r>
      </w:ins>
      <w:r>
        <w:rPr>
          <w:rFonts w:ascii="楷体" w:eastAsia="楷体" w:hAnsi="楷体" w:hint="eastAsia"/>
          <w:sz w:val="28"/>
          <w:szCs w:val="28"/>
        </w:rPr>
        <w:t>美日企业在激光器领域历史积累深厚，专利网密集，加上核心MOCVD设备受制于人（</w:t>
      </w:r>
      <w:r w:rsidRPr="000C2518">
        <w:rPr>
          <w:rFonts w:ascii="楷体" w:eastAsia="楷体" w:hAnsi="楷体"/>
          <w:sz w:val="28"/>
          <w:szCs w:val="28"/>
        </w:rPr>
        <w:t>用于生长半导体材料薄膜的关键设备，主要用来制造化合物半导体器件</w:t>
      </w:r>
      <w:r>
        <w:rPr>
          <w:rFonts w:ascii="楷体" w:eastAsia="楷体" w:hAnsi="楷体" w:hint="eastAsia"/>
          <w:sz w:val="28"/>
          <w:szCs w:val="28"/>
        </w:rPr>
        <w:t>，前述的</w:t>
      </w:r>
      <w:r w:rsidRPr="00151CC8">
        <w:rPr>
          <w:rFonts w:ascii="楷体" w:eastAsia="楷体" w:hAnsi="楷体"/>
          <w:sz w:val="28"/>
          <w:szCs w:val="28"/>
        </w:rPr>
        <w:t>PIN 光电探测器、APD 雪崩光电探测器，以及</w:t>
      </w:r>
      <w:r w:rsidRPr="00151CC8">
        <w:rPr>
          <w:rFonts w:ascii="Calibri" w:eastAsia="楷体" w:hAnsi="Calibri" w:cs="Calibri"/>
          <w:sz w:val="28"/>
          <w:szCs w:val="28"/>
        </w:rPr>
        <w:t> </w:t>
      </w:r>
      <w:r w:rsidRPr="00151CC8">
        <w:rPr>
          <w:rFonts w:ascii="楷体" w:eastAsia="楷体" w:hAnsi="楷体"/>
          <w:sz w:val="28"/>
          <w:szCs w:val="28"/>
        </w:rPr>
        <w:t>VCSEL</w:t>
      </w:r>
      <w:r w:rsidRPr="00151CC8">
        <w:rPr>
          <w:rFonts w:ascii="楷体" w:eastAsia="楷体" w:hAnsi="楷体" w:hint="eastAsia"/>
          <w:sz w:val="28"/>
          <w:szCs w:val="28"/>
        </w:rPr>
        <w:t>和DFB激光器，都会用到</w:t>
      </w:r>
      <w:r>
        <w:rPr>
          <w:rFonts w:ascii="楷体" w:eastAsia="楷体" w:hAnsi="楷体" w:hint="eastAsia"/>
          <w:sz w:val="28"/>
          <w:szCs w:val="28"/>
        </w:rPr>
        <w:t>此</w:t>
      </w:r>
      <w:r w:rsidRPr="00151CC8">
        <w:rPr>
          <w:rFonts w:ascii="楷体" w:eastAsia="楷体" w:hAnsi="楷体" w:hint="eastAsia"/>
          <w:sz w:val="28"/>
          <w:szCs w:val="28"/>
        </w:rPr>
        <w:t>设备</w:t>
      </w:r>
      <w:r w:rsidRPr="000C2518">
        <w:rPr>
          <w:rFonts w:ascii="楷体" w:eastAsia="楷体" w:hAnsi="楷体"/>
          <w:sz w:val="28"/>
          <w:szCs w:val="28"/>
        </w:rPr>
        <w:t>。</w:t>
      </w:r>
      <w:r>
        <w:rPr>
          <w:rFonts w:ascii="楷体" w:eastAsia="楷体" w:hAnsi="楷体" w:hint="eastAsia"/>
          <w:sz w:val="28"/>
          <w:szCs w:val="28"/>
        </w:rPr>
        <w:t>主要生产厂家</w:t>
      </w:r>
      <w:del w:id="14" w:author="张曦瑾" w:date="2026-06-22T10:09:00Z" w16du:dateUtc="2026-06-22T02:09:00Z">
        <w:r w:rsidDel="00A45CAE">
          <w:rPr>
            <w:rFonts w:ascii="楷体" w:eastAsia="楷体" w:hAnsi="楷体" w:hint="eastAsia"/>
            <w:sz w:val="28"/>
            <w:szCs w:val="28"/>
          </w:rPr>
          <w:delText>是德国Aixtron，美国Veeco</w:delText>
        </w:r>
      </w:del>
      <w:ins w:id="15" w:author="张曦瑾" w:date="2026-06-22T10:09:00Z" w16du:dateUtc="2026-06-22T02:09:00Z">
        <w:r w:rsidR="00A45CAE">
          <w:rPr>
            <w:rFonts w:ascii="楷体" w:eastAsia="楷体" w:hAnsi="楷体" w:hint="eastAsia"/>
            <w:sz w:val="28"/>
            <w:szCs w:val="28"/>
          </w:rPr>
          <w:t>来自德国和美国</w:t>
        </w:r>
      </w:ins>
      <w:r>
        <w:rPr>
          <w:rFonts w:ascii="楷体" w:eastAsia="楷体" w:hAnsi="楷体" w:hint="eastAsia"/>
          <w:sz w:val="28"/>
          <w:szCs w:val="28"/>
        </w:rPr>
        <w:t>），国内替代进程十分坎坷，只有</w:t>
      </w:r>
      <w:del w:id="16" w:author="张曦瑾" w:date="2026-06-22T10:09:00Z" w16du:dateUtc="2026-06-22T02:09:00Z">
        <w:r w:rsidDel="00A45CAE">
          <w:rPr>
            <w:rFonts w:ascii="楷体" w:eastAsia="楷体" w:hAnsi="楷体" w:hint="eastAsia"/>
            <w:sz w:val="28"/>
            <w:szCs w:val="28"/>
          </w:rPr>
          <w:delText>源杰科技等</w:delText>
        </w:r>
      </w:del>
      <w:r>
        <w:rPr>
          <w:rFonts w:ascii="楷体" w:eastAsia="楷体" w:hAnsi="楷体" w:hint="eastAsia"/>
          <w:sz w:val="28"/>
          <w:szCs w:val="28"/>
        </w:rPr>
        <w:t>少数企业有突破。第二是因为几乎所有的激光器芯片，DML/CW/EML甚至硅光，其发光部件的核心材料都是磷化铟或者磷化铟的外延生长产物。在原材料环节，磷化铟的原材料矿物铟是稀有金属，没有独立矿床，一般只能通过对于锌，铅，锡的采集副产物和工业回收获得。在加工原料制备环节，高纯度铟和高纯度红磷的获取也会成为问题，2026年6月的一篇专家访谈表示，磷化铟在之后的生产可能很大程度上会受限于高纯红磷，因为</w:t>
      </w:r>
      <w:r>
        <w:rPr>
          <w:rFonts w:ascii="楷体" w:eastAsia="楷体" w:hAnsi="楷体" w:hint="eastAsia"/>
          <w:sz w:val="28"/>
          <w:szCs w:val="28"/>
        </w:rPr>
        <w:lastRenderedPageBreak/>
        <w:t>高纯红磷的生产主导长期把持在</w:t>
      </w:r>
      <w:del w:id="17" w:author="张曦瑾" w:date="2026-06-22T10:09:00Z" w16du:dateUtc="2026-06-22T02:09:00Z">
        <w:r w:rsidDel="00A45CAE">
          <w:rPr>
            <w:rFonts w:ascii="楷体" w:eastAsia="楷体" w:hAnsi="楷体" w:hint="eastAsia"/>
            <w:sz w:val="28"/>
            <w:szCs w:val="28"/>
          </w:rPr>
          <w:delText>日本化学，RASA工业，山中先进等</w:delText>
        </w:r>
      </w:del>
      <w:r>
        <w:rPr>
          <w:rFonts w:ascii="楷体" w:eastAsia="楷体" w:hAnsi="楷体" w:hint="eastAsia"/>
          <w:sz w:val="28"/>
          <w:szCs w:val="28"/>
        </w:rPr>
        <w:t>日本化工材料企业手中，在中日关系实质恶化之后，高纯红磷的供应会变得更加脆弱。在加工环节，磷化铟的外延成型是高难度的工艺，加工设备需要定制，晶体生长时间长，加工容错率低，全球产能优先的情况下，扩产也并不顺利。业界对于磷化铟的扩产速度预期显著低于对于光模块市场的扩张速度预期，可见其紧缺的态势。</w:t>
      </w:r>
    </w:p>
    <w:p w14:paraId="062716D5" w14:textId="77777777" w:rsidR="00C44249" w:rsidRDefault="00C44249" w:rsidP="00C44249">
      <w:pPr>
        <w:ind w:firstLineChars="200" w:firstLine="560"/>
        <w:rPr>
          <w:rFonts w:ascii="楷体" w:eastAsia="楷体" w:hAnsi="楷体" w:hint="eastAsia"/>
          <w:sz w:val="28"/>
          <w:szCs w:val="28"/>
        </w:rPr>
      </w:pPr>
      <w:r>
        <w:rPr>
          <w:rFonts w:ascii="楷体" w:eastAsia="楷体" w:hAnsi="楷体"/>
          <w:sz w:val="28"/>
          <w:szCs w:val="28"/>
        </w:rPr>
        <w:t>电芯片层面，</w:t>
      </w:r>
      <w:r>
        <w:rPr>
          <w:rFonts w:ascii="楷体" w:eastAsia="楷体" w:hAnsi="楷体" w:hint="eastAsia"/>
          <w:sz w:val="28"/>
          <w:szCs w:val="28"/>
        </w:rPr>
        <w:t>最重要的是三个组件，驱动芯片，数字处理芯片和跨阻放大器。</w:t>
      </w:r>
    </w:p>
    <w:p w14:paraId="24A3A181" w14:textId="77777777" w:rsidR="00C44249" w:rsidRDefault="00C44249" w:rsidP="00C44249">
      <w:pPr>
        <w:ind w:firstLineChars="200" w:firstLine="560"/>
        <w:rPr>
          <w:rFonts w:ascii="楷体" w:eastAsia="楷体" w:hAnsi="楷体" w:hint="eastAsia"/>
          <w:sz w:val="28"/>
          <w:szCs w:val="28"/>
        </w:rPr>
      </w:pPr>
      <w:r>
        <w:rPr>
          <w:rFonts w:ascii="楷体" w:eastAsia="楷体" w:hAnsi="楷体"/>
          <w:sz w:val="28"/>
          <w:szCs w:val="28"/>
        </w:rPr>
        <w:t>驱动芯片</w:t>
      </w:r>
      <w:r>
        <w:rPr>
          <w:rFonts w:ascii="楷体" w:eastAsia="楷体" w:hAnsi="楷体" w:hint="eastAsia"/>
          <w:sz w:val="28"/>
          <w:szCs w:val="28"/>
        </w:rPr>
        <w:t>（Drive，TOSA侧）负责接受来自DSP变化，整形，预加重的的电信号，并且将这些微弱的电信号翻译，加强为调制电流（代表讯息序列的电流）再将这些调制电流提供给调制器和</w:t>
      </w:r>
      <w:r>
        <w:rPr>
          <w:rFonts w:ascii="楷体" w:eastAsia="楷体" w:hAnsi="楷体"/>
          <w:sz w:val="28"/>
          <w:szCs w:val="28"/>
        </w:rPr>
        <w:t>激光器</w:t>
      </w:r>
      <w:r>
        <w:rPr>
          <w:rFonts w:ascii="楷体" w:eastAsia="楷体" w:hAnsi="楷体" w:hint="eastAsia"/>
          <w:sz w:val="28"/>
          <w:szCs w:val="28"/>
        </w:rPr>
        <w:t>，使得激光器可以发射调制后的光信号流。驱动芯片的技术路线可以很好地对应到激光器芯片的几个大类，如DML Driver为直接调制驱动，EML Driver为外调制驱动，SiPh MZM Driver为硅光集成驱动。具体原理与激光器一节叙述光信号流发生原理一致。</w:t>
      </w:r>
    </w:p>
    <w:p w14:paraId="34778737" w14:textId="77777777" w:rsidR="00C44249" w:rsidRDefault="00C44249" w:rsidP="00C44249">
      <w:pPr>
        <w:ind w:firstLineChars="200" w:firstLine="560"/>
        <w:rPr>
          <w:rFonts w:ascii="楷体" w:eastAsia="楷体" w:hAnsi="楷体" w:hint="eastAsia"/>
          <w:sz w:val="28"/>
          <w:szCs w:val="28"/>
        </w:rPr>
      </w:pPr>
      <w:r>
        <w:rPr>
          <w:rFonts w:ascii="楷体" w:eastAsia="楷体" w:hAnsi="楷体"/>
          <w:sz w:val="28"/>
          <w:szCs w:val="28"/>
        </w:rPr>
        <w:t>跨阻放大器（TIA</w:t>
      </w:r>
      <w:r>
        <w:rPr>
          <w:rFonts w:ascii="楷体" w:eastAsia="楷体" w:hAnsi="楷体" w:hint="eastAsia"/>
          <w:sz w:val="28"/>
          <w:szCs w:val="28"/>
        </w:rPr>
        <w:t>，ROSA</w:t>
      </w:r>
      <w:r>
        <w:rPr>
          <w:rFonts w:ascii="楷体" w:eastAsia="楷体" w:hAnsi="楷体"/>
          <w:sz w:val="28"/>
          <w:szCs w:val="28"/>
        </w:rPr>
        <w:t>）芯片则实现光电流到电压的转换，</w:t>
      </w:r>
      <w:r>
        <w:rPr>
          <w:rFonts w:ascii="楷体" w:eastAsia="楷体" w:hAnsi="楷体" w:hint="eastAsia"/>
          <w:sz w:val="28"/>
          <w:szCs w:val="28"/>
        </w:rPr>
        <w:t>并且将微弱的电压放大为计算侧设备可以识别和使用的频幅</w:t>
      </w:r>
      <w:r>
        <w:rPr>
          <w:rFonts w:ascii="楷体" w:eastAsia="楷体" w:hAnsi="楷体"/>
          <w:sz w:val="28"/>
          <w:szCs w:val="28"/>
        </w:rPr>
        <w:t>。</w:t>
      </w:r>
      <w:r w:rsidRPr="00FF5805">
        <w:rPr>
          <w:rFonts w:ascii="楷体" w:eastAsia="楷体" w:hAnsi="楷体"/>
          <w:sz w:val="28"/>
          <w:szCs w:val="28"/>
        </w:rPr>
        <w:t>跨阻放大器（TIA）放大后输出的电压信号，会送到主放大器</w:t>
      </w:r>
      <w:r>
        <w:rPr>
          <w:rFonts w:ascii="楷体" w:eastAsia="楷体" w:hAnsi="楷体" w:hint="eastAsia"/>
          <w:sz w:val="28"/>
          <w:szCs w:val="28"/>
        </w:rPr>
        <w:t>（LA）,LA(限幅放大器)会</w:t>
      </w:r>
      <w:r w:rsidRPr="00840274">
        <w:rPr>
          <w:rFonts w:ascii="楷体" w:eastAsia="楷体" w:hAnsi="楷体"/>
          <w:sz w:val="28"/>
          <w:szCs w:val="28"/>
        </w:rPr>
        <w:t>进一步放大电压，并将信号幅度钳制在一个固定的逻辑电平（例如400mVpp），消除幅度</w:t>
      </w:r>
      <w:r>
        <w:rPr>
          <w:rFonts w:ascii="楷体" w:eastAsia="楷体" w:hAnsi="楷体" w:hint="eastAsia"/>
          <w:sz w:val="28"/>
          <w:szCs w:val="28"/>
        </w:rPr>
        <w:t>上的</w:t>
      </w:r>
      <w:r w:rsidRPr="00840274">
        <w:rPr>
          <w:rFonts w:ascii="楷体" w:eastAsia="楷体" w:hAnsi="楷体"/>
          <w:sz w:val="28"/>
          <w:szCs w:val="28"/>
        </w:rPr>
        <w:t>波动</w:t>
      </w:r>
      <w:r>
        <w:rPr>
          <w:rFonts w:ascii="楷体" w:eastAsia="楷体" w:hAnsi="楷体" w:hint="eastAsia"/>
          <w:sz w:val="28"/>
          <w:szCs w:val="28"/>
        </w:rPr>
        <w:t>，使得电压波峰波谷变得平整，形成方波</w:t>
      </w:r>
      <w:r w:rsidRPr="00840274">
        <w:rPr>
          <w:rFonts w:ascii="楷体" w:eastAsia="楷体" w:hAnsi="楷体"/>
          <w:sz w:val="28"/>
          <w:szCs w:val="28"/>
        </w:rPr>
        <w:t>。</w:t>
      </w:r>
      <w:r>
        <w:rPr>
          <w:rFonts w:ascii="楷体" w:eastAsia="楷体" w:hAnsi="楷体" w:hint="eastAsia"/>
          <w:sz w:val="28"/>
          <w:szCs w:val="28"/>
        </w:rPr>
        <w:t>（</w:t>
      </w:r>
      <w:r w:rsidRPr="00840274">
        <w:rPr>
          <w:rFonts w:ascii="楷体" w:eastAsia="楷体" w:hAnsi="楷体"/>
          <w:sz w:val="28"/>
          <w:szCs w:val="28"/>
        </w:rPr>
        <w:t>在现代高度集成的光模块中，TIA和LA通常集</w:t>
      </w:r>
      <w:r w:rsidRPr="00840274">
        <w:rPr>
          <w:rFonts w:ascii="楷体" w:eastAsia="楷体" w:hAnsi="楷体"/>
          <w:sz w:val="28"/>
          <w:szCs w:val="28"/>
        </w:rPr>
        <w:lastRenderedPageBreak/>
        <w:t>成在同一颗芯片内，统称为TIA/LA</w:t>
      </w:r>
      <w:r>
        <w:rPr>
          <w:rFonts w:ascii="楷体" w:eastAsia="楷体" w:hAnsi="楷体" w:hint="eastAsia"/>
          <w:sz w:val="28"/>
          <w:szCs w:val="28"/>
        </w:rPr>
        <w:t>）</w:t>
      </w:r>
      <w:r w:rsidRPr="00840274">
        <w:rPr>
          <w:rFonts w:ascii="楷体" w:eastAsia="楷体" w:hAnsi="楷体"/>
          <w:sz w:val="28"/>
          <w:szCs w:val="28"/>
        </w:rPr>
        <w:t>。</w:t>
      </w:r>
      <w:r>
        <w:rPr>
          <w:rFonts w:ascii="楷体" w:eastAsia="楷体" w:hAnsi="楷体" w:hint="eastAsia"/>
          <w:sz w:val="28"/>
          <w:szCs w:val="28"/>
        </w:rPr>
        <w:t>之后数据会被送入</w:t>
      </w:r>
      <w:r w:rsidRPr="00FF5805">
        <w:rPr>
          <w:rFonts w:ascii="楷体" w:eastAsia="楷体" w:hAnsi="楷体"/>
          <w:sz w:val="28"/>
          <w:szCs w:val="28"/>
        </w:rPr>
        <w:t>时钟数据恢复电路</w:t>
      </w:r>
      <w:r>
        <w:rPr>
          <w:rFonts w:ascii="楷体" w:eastAsia="楷体" w:hAnsi="楷体" w:hint="eastAsia"/>
          <w:sz w:val="28"/>
          <w:szCs w:val="28"/>
        </w:rPr>
        <w:t>（CDR），消除数据的抖动（比如某些数据早到或者晚到，在波的频率上会显得不均匀），用一个锁定的电波速率对齐数据</w:t>
      </w:r>
      <w:r w:rsidRPr="00FF5805">
        <w:rPr>
          <w:rFonts w:ascii="楷体" w:eastAsia="楷体" w:hAnsi="楷体"/>
          <w:sz w:val="28"/>
          <w:szCs w:val="28"/>
        </w:rPr>
        <w:t>，最终</w:t>
      </w:r>
      <w:r>
        <w:rPr>
          <w:rFonts w:ascii="楷体" w:eastAsia="楷体" w:hAnsi="楷体" w:hint="eastAsia"/>
          <w:sz w:val="28"/>
          <w:szCs w:val="28"/>
        </w:rPr>
        <w:t>将数据送</w:t>
      </w:r>
      <w:r w:rsidRPr="00FF5805">
        <w:rPr>
          <w:rFonts w:ascii="楷体" w:eastAsia="楷体" w:hAnsi="楷体"/>
          <w:sz w:val="28"/>
          <w:szCs w:val="28"/>
        </w:rPr>
        <w:t>入数字处理芯片</w:t>
      </w:r>
      <w:r>
        <w:rPr>
          <w:rFonts w:ascii="楷体" w:eastAsia="楷体" w:hAnsi="楷体" w:hint="eastAsia"/>
          <w:sz w:val="28"/>
          <w:szCs w:val="28"/>
        </w:rPr>
        <w:t>（DSP）</w:t>
      </w:r>
      <w:r w:rsidRPr="00FF5805">
        <w:rPr>
          <w:rFonts w:ascii="楷体" w:eastAsia="楷体" w:hAnsi="楷体"/>
          <w:sz w:val="28"/>
          <w:szCs w:val="28"/>
        </w:rPr>
        <w:t>。</w:t>
      </w:r>
    </w:p>
    <w:p w14:paraId="688B090B" w14:textId="77777777" w:rsidR="00C44249" w:rsidRPr="00070A3F" w:rsidRDefault="00C44249" w:rsidP="00C44249">
      <w:pPr>
        <w:jc w:val="center"/>
        <w:rPr>
          <w:rFonts w:ascii="楷体" w:eastAsia="楷体" w:hAnsi="楷体" w:hint="eastAsia"/>
          <w:sz w:val="21"/>
          <w:szCs w:val="21"/>
        </w:rPr>
      </w:pPr>
      <w:r w:rsidRPr="00070A3F">
        <w:rPr>
          <w:rFonts w:ascii="楷体" w:eastAsia="楷体" w:hAnsi="楷体" w:hint="eastAsia"/>
          <w:sz w:val="21"/>
          <w:szCs w:val="21"/>
        </w:rPr>
        <w:t>图：时钟恢复示意图</w:t>
      </w:r>
    </w:p>
    <w:p w14:paraId="38E6D073" w14:textId="77777777" w:rsidR="00C44249" w:rsidRDefault="00C44249" w:rsidP="00C44249">
      <w:pPr>
        <w:rPr>
          <w:rFonts w:ascii="楷体" w:eastAsia="楷体" w:hAnsi="楷体" w:hint="eastAsia"/>
          <w:sz w:val="28"/>
          <w:szCs w:val="28"/>
        </w:rPr>
      </w:pPr>
      <w:r>
        <w:rPr>
          <w:noProof/>
          <w14:ligatures w14:val="none"/>
        </w:rPr>
        <w:drawing>
          <wp:inline distT="0" distB="0" distL="0" distR="0" wp14:anchorId="648C8103" wp14:editId="7D3E3504">
            <wp:extent cx="5274310" cy="2562860"/>
            <wp:effectExtent l="0" t="0" r="2540" b="8890"/>
            <wp:docPr id="1553219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19159" name=""/>
                    <pic:cNvPicPr/>
                  </pic:nvPicPr>
                  <pic:blipFill>
                    <a:blip r:embed="rId36"/>
                    <a:stretch>
                      <a:fillRect/>
                    </a:stretch>
                  </pic:blipFill>
                  <pic:spPr>
                    <a:xfrm>
                      <a:off x="0" y="0"/>
                      <a:ext cx="5274310" cy="2562860"/>
                    </a:xfrm>
                    <a:prstGeom prst="rect">
                      <a:avLst/>
                    </a:prstGeom>
                  </pic:spPr>
                </pic:pic>
              </a:graphicData>
            </a:graphic>
          </wp:inline>
        </w:drawing>
      </w:r>
    </w:p>
    <w:p w14:paraId="09D7A35F" w14:textId="77777777" w:rsidR="00C44249" w:rsidRPr="008D2F00" w:rsidRDefault="00C44249" w:rsidP="00C44249">
      <w:pPr>
        <w:rPr>
          <w:rFonts w:ascii="楷体" w:eastAsia="楷体" w:hAnsi="楷体" w:hint="eastAsia"/>
          <w:sz w:val="21"/>
          <w:szCs w:val="21"/>
        </w:rPr>
      </w:pPr>
      <w:r w:rsidRPr="00070A3F">
        <w:rPr>
          <w:rFonts w:ascii="楷体" w:eastAsia="楷体" w:hAnsi="楷体" w:hint="eastAsia"/>
          <w:sz w:val="21"/>
          <w:szCs w:val="21"/>
        </w:rPr>
        <w:t>数据来源：光模块探秘社</w:t>
      </w:r>
    </w:p>
    <w:p w14:paraId="30A333F4" w14:textId="77777777" w:rsidR="00C44249" w:rsidRDefault="00C44249" w:rsidP="00C44249">
      <w:pPr>
        <w:rPr>
          <w:rFonts w:ascii="楷体" w:eastAsia="楷体" w:hAnsi="楷体" w:hint="eastAsia"/>
          <w:bCs/>
          <w:sz w:val="28"/>
          <w:szCs w:val="28"/>
        </w:rPr>
      </w:pPr>
      <w:r>
        <w:rPr>
          <w:rFonts w:ascii="楷体" w:eastAsia="楷体" w:hAnsi="楷体"/>
          <w:sz w:val="28"/>
          <w:szCs w:val="28"/>
        </w:rPr>
        <w:t>数字信号处理芯片（DSP</w:t>
      </w:r>
      <w:r>
        <w:rPr>
          <w:rFonts w:ascii="楷体" w:eastAsia="楷体" w:hAnsi="楷体" w:hint="eastAsia"/>
          <w:sz w:val="28"/>
          <w:szCs w:val="28"/>
        </w:rPr>
        <w:t>，属于电子层，对收发光层的TOSA和ROSA的流程都参与</w:t>
      </w:r>
      <w:r>
        <w:rPr>
          <w:rFonts w:ascii="楷体" w:eastAsia="楷体" w:hAnsi="楷体"/>
          <w:sz w:val="28"/>
          <w:szCs w:val="28"/>
        </w:rPr>
        <w:t>）</w:t>
      </w:r>
      <w:r>
        <w:rPr>
          <w:rFonts w:ascii="楷体" w:eastAsia="楷体" w:hAnsi="楷体" w:hint="eastAsia"/>
          <w:sz w:val="28"/>
          <w:szCs w:val="28"/>
        </w:rPr>
        <w:t>在接收侧，DSP最重要的功能是负责光电转换中的信号调制与解调，一方面，它负责讲来自计算测的数字信号转换为模拟信号以驱动激光器并且负责对计算测收入的信息进行编码和预加重，以供驱动芯片放大。另一方面</w:t>
      </w:r>
      <w:r>
        <w:rPr>
          <w:rFonts w:ascii="楷体" w:eastAsia="楷体" w:hAnsi="楷体"/>
          <w:sz w:val="28"/>
          <w:szCs w:val="28"/>
        </w:rPr>
        <w:t>负责</w:t>
      </w:r>
      <w:r>
        <w:rPr>
          <w:rFonts w:ascii="楷体" w:eastAsia="楷体" w:hAnsi="楷体" w:hint="eastAsia"/>
          <w:sz w:val="28"/>
          <w:szCs w:val="28"/>
        </w:rPr>
        <w:t>接收来自TIA的放大电讯号，进行解码，并解决</w:t>
      </w:r>
      <w:r>
        <w:rPr>
          <w:rFonts w:ascii="楷体" w:eastAsia="楷体" w:hAnsi="楷体"/>
          <w:sz w:val="28"/>
          <w:szCs w:val="28"/>
        </w:rPr>
        <w:t>补偿信号失真</w:t>
      </w:r>
      <w:r>
        <w:rPr>
          <w:rFonts w:ascii="楷体" w:eastAsia="楷体" w:hAnsi="楷体" w:hint="eastAsia"/>
          <w:sz w:val="28"/>
          <w:szCs w:val="28"/>
        </w:rPr>
        <w:t>，解决色散问题，如果出现信号的模糊，误码，色散导致的序列混乱(信息包没有按照序列抵达，而是几乎同时到达)，那么，对于色散的重新计算，对于模糊误码的修正，对损伤数据的均衡与补偿，这些工作也都是由DSP来处理。</w:t>
      </w:r>
      <w:r w:rsidRPr="00052E8E">
        <w:rPr>
          <w:rFonts w:ascii="楷体" w:eastAsia="楷体" w:hAnsi="楷体"/>
          <w:sz w:val="28"/>
          <w:szCs w:val="28"/>
        </w:rPr>
        <w:lastRenderedPageBreak/>
        <w:t>DSP芯片几乎都采用FinFET等先进CMOS（互补金属氧化物半导体）工艺制造。其高集成度特性，是DSP实现复杂算法的物理基础。</w:t>
      </w:r>
      <w:r>
        <w:rPr>
          <w:rFonts w:ascii="楷体" w:eastAsia="楷体" w:hAnsi="楷体" w:hint="eastAsia"/>
          <w:sz w:val="28"/>
          <w:szCs w:val="28"/>
        </w:rPr>
        <w:t>可这也是DSP积弊的来源，负责的算法执行和纠错处理使得DSP的能耗在整个光模块中普遍占据了40%-60%的部分，因此在技术路线上，近年来，产业界对于DSP的高能耗颇有怨言，主要演进方向在于尽可能减少DSP能耗；部分省略DSP（如LRO线性接收光模块技术，就省去了ROSA侧的DSP，使得接收侧信息线性进入）或者完全去除DSP（如LPO线性驱动可插拔光模块，完全去除了DSP），</w:t>
      </w:r>
      <w:r>
        <w:rPr>
          <w:rFonts w:ascii="楷体" w:eastAsia="楷体" w:hAnsi="楷体" w:hint="eastAsia"/>
          <w:bCs/>
          <w:sz w:val="28"/>
          <w:szCs w:val="28"/>
        </w:rPr>
        <w:t>原本属于DSP的均衡和补偿的功能被加补给了TIA和Driver。</w:t>
      </w:r>
    </w:p>
    <w:p w14:paraId="000CD336" w14:textId="77777777" w:rsidR="00C44249" w:rsidRPr="00D066EC" w:rsidRDefault="00C44249" w:rsidP="00C44249">
      <w:pPr>
        <w:jc w:val="center"/>
        <w:rPr>
          <w:rFonts w:ascii="楷体" w:eastAsia="楷体" w:hAnsi="楷体" w:hint="eastAsia"/>
          <w:bCs/>
          <w:sz w:val="21"/>
          <w:szCs w:val="21"/>
        </w:rPr>
      </w:pPr>
      <w:r w:rsidRPr="00D066EC">
        <w:rPr>
          <w:rFonts w:ascii="楷体" w:eastAsia="楷体" w:hAnsi="楷体" w:hint="eastAsia"/>
          <w:bCs/>
          <w:sz w:val="21"/>
          <w:szCs w:val="21"/>
        </w:rPr>
        <w:t>表：电芯片分类表</w:t>
      </w:r>
    </w:p>
    <w:p w14:paraId="070F819B" w14:textId="77777777" w:rsidR="00C44249" w:rsidRDefault="00C44249" w:rsidP="00C44249">
      <w:pPr>
        <w:jc w:val="center"/>
        <w:rPr>
          <w:rFonts w:ascii="楷体" w:eastAsia="楷体" w:hAnsi="楷体" w:hint="eastAsia"/>
          <w:bCs/>
          <w:sz w:val="28"/>
          <w:szCs w:val="28"/>
        </w:rPr>
      </w:pPr>
      <w:r>
        <w:rPr>
          <w:noProof/>
          <w14:ligatures w14:val="none"/>
        </w:rPr>
        <w:drawing>
          <wp:inline distT="0" distB="0" distL="0" distR="0" wp14:anchorId="5684CDFE" wp14:editId="3FDF66B6">
            <wp:extent cx="5274310" cy="1470660"/>
            <wp:effectExtent l="0" t="0" r="2540" b="0"/>
            <wp:docPr id="813707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07965" name=""/>
                    <pic:cNvPicPr/>
                  </pic:nvPicPr>
                  <pic:blipFill>
                    <a:blip r:embed="rId37"/>
                    <a:stretch>
                      <a:fillRect/>
                    </a:stretch>
                  </pic:blipFill>
                  <pic:spPr>
                    <a:xfrm>
                      <a:off x="0" y="0"/>
                      <a:ext cx="5289932" cy="1475016"/>
                    </a:xfrm>
                    <a:prstGeom prst="rect">
                      <a:avLst/>
                    </a:prstGeom>
                  </pic:spPr>
                </pic:pic>
              </a:graphicData>
            </a:graphic>
          </wp:inline>
        </w:drawing>
      </w:r>
    </w:p>
    <w:p w14:paraId="21A4957D" w14:textId="77777777" w:rsidR="00C710B0" w:rsidRDefault="00C710B0" w:rsidP="00C710B0">
      <w:pPr>
        <w:pStyle w:val="3"/>
        <w:rPr>
          <w:rFonts w:ascii="楷体" w:eastAsia="楷体" w:hAnsi="楷体" w:hint="eastAsia"/>
          <w:b/>
          <w:bCs/>
          <w:color w:val="auto"/>
          <w:sz w:val="30"/>
          <w:szCs w:val="30"/>
        </w:rPr>
      </w:pPr>
      <w:r>
        <w:rPr>
          <w:rFonts w:ascii="楷体" w:eastAsia="楷体" w:hAnsi="楷体" w:hint="eastAsia"/>
          <w:b/>
          <w:bCs/>
          <w:color w:val="auto"/>
          <w:sz w:val="30"/>
          <w:szCs w:val="30"/>
        </w:rPr>
        <w:t xml:space="preserve">3.2.3 </w:t>
      </w:r>
      <w:r>
        <w:rPr>
          <w:rFonts w:ascii="楷体" w:eastAsia="楷体" w:hAnsi="楷体"/>
          <w:b/>
          <w:bCs/>
          <w:color w:val="auto"/>
          <w:sz w:val="30"/>
          <w:szCs w:val="30"/>
        </w:rPr>
        <w:t>中游：光模块</w:t>
      </w:r>
      <w:r>
        <w:rPr>
          <w:rFonts w:ascii="楷体" w:eastAsia="楷体" w:hAnsi="楷体" w:hint="eastAsia"/>
          <w:b/>
          <w:bCs/>
          <w:color w:val="auto"/>
          <w:sz w:val="30"/>
          <w:szCs w:val="30"/>
        </w:rPr>
        <w:t>封装</w:t>
      </w:r>
    </w:p>
    <w:p w14:paraId="4207A7F0" w14:textId="636027AE" w:rsidR="00C710B0" w:rsidRDefault="00C710B0" w:rsidP="00C710B0">
      <w:pPr>
        <w:ind w:firstLineChars="200" w:firstLine="560"/>
        <w:rPr>
          <w:rFonts w:ascii="楷体" w:eastAsia="楷体" w:hAnsi="楷体" w:hint="eastAsia"/>
          <w:sz w:val="28"/>
          <w:szCs w:val="28"/>
        </w:rPr>
      </w:pPr>
      <w:r>
        <w:rPr>
          <w:rFonts w:ascii="楷体" w:eastAsia="楷体" w:hAnsi="楷体" w:hint="eastAsia"/>
          <w:sz w:val="28"/>
          <w:szCs w:val="28"/>
        </w:rPr>
        <w:t>光模块产业的中游主要是</w:t>
      </w:r>
      <w:ins w:id="18" w:author="张曦瑾" w:date="2026-06-22T10:10:00Z" w16du:dateUtc="2026-06-22T02:10:00Z">
        <w:r w:rsidR="00E72FED">
          <w:rPr>
            <w:rFonts w:ascii="楷体" w:eastAsia="楷体" w:hAnsi="楷体" w:hint="eastAsia"/>
            <w:sz w:val="28"/>
            <w:szCs w:val="28"/>
          </w:rPr>
          <w:t>指</w:t>
        </w:r>
      </w:ins>
      <w:r>
        <w:rPr>
          <w:rFonts w:ascii="楷体" w:eastAsia="楷体" w:hAnsi="楷体" w:hint="eastAsia"/>
          <w:sz w:val="28"/>
          <w:szCs w:val="28"/>
        </w:rPr>
        <w:t>封装的环节，将上游售出的光器件进行拼装和耦合是这一阶段的主要工作。光模块的封装一般分为两个环节，将主要光器件组合为光引擎（比如TOSA，ROSA的整侧），在光</w:t>
      </w:r>
      <w:r w:rsidRPr="00FF6FFB">
        <w:rPr>
          <w:rFonts w:ascii="楷体" w:eastAsia="楷体" w:hAnsi="楷体" w:hint="eastAsia"/>
          <w:sz w:val="28"/>
          <w:szCs w:val="28"/>
        </w:rPr>
        <w:t>侧</w:t>
      </w:r>
      <w:r>
        <w:rPr>
          <w:rFonts w:ascii="楷体" w:eastAsia="楷体" w:hAnsi="楷体" w:hint="eastAsia"/>
          <w:sz w:val="28"/>
          <w:szCs w:val="28"/>
        </w:rPr>
        <w:t>，主要是</w:t>
      </w:r>
      <w:r w:rsidRPr="00FF6FFB">
        <w:rPr>
          <w:rFonts w:ascii="楷体" w:eastAsia="楷体" w:hAnsi="楷体" w:hint="eastAsia"/>
          <w:sz w:val="28"/>
          <w:szCs w:val="28"/>
        </w:rPr>
        <w:t>将激光器芯片或探测器芯片通过COB（Chip on Board）、COC（Chip on Carrier）或TO-CAN封装，与透镜、陶瓷基板、隔离器等无源元件耦合，形成TOSA（光发射子组件）或ROSA（光接收子组件）。这一步的核心难点是光路耦合效率（如LD与透</w:t>
      </w:r>
      <w:r w:rsidRPr="00FF6FFB">
        <w:rPr>
          <w:rFonts w:ascii="楷体" w:eastAsia="楷体" w:hAnsi="楷体" w:hint="eastAsia"/>
          <w:sz w:val="28"/>
          <w:szCs w:val="28"/>
        </w:rPr>
        <w:lastRenderedPageBreak/>
        <w:t>镜的亚微米级对准</w:t>
      </w:r>
      <w:r>
        <w:rPr>
          <w:rFonts w:ascii="楷体" w:eastAsia="楷体" w:hAnsi="楷体" w:hint="eastAsia"/>
          <w:sz w:val="28"/>
          <w:szCs w:val="28"/>
        </w:rPr>
        <w:t>，也就是光路，光纤，要通过透镜和分光器等无源器件对准，否则就会发生光传输的偏移损失，进而发生数据损失，能耗会大幅上升，数据功耗比大幅下降</w:t>
      </w:r>
      <w:r w:rsidRPr="00FF6FFB">
        <w:rPr>
          <w:rFonts w:ascii="楷体" w:eastAsia="楷体" w:hAnsi="楷体" w:hint="eastAsia"/>
          <w:sz w:val="28"/>
          <w:szCs w:val="28"/>
        </w:rPr>
        <w:t>）。</w:t>
      </w:r>
      <w:r>
        <w:rPr>
          <w:rFonts w:ascii="楷体" w:eastAsia="楷体" w:hAnsi="楷体" w:hint="eastAsia"/>
          <w:sz w:val="28"/>
          <w:szCs w:val="28"/>
        </w:rPr>
        <w:t>在</w:t>
      </w:r>
      <w:r w:rsidRPr="00FF6FFB">
        <w:rPr>
          <w:rFonts w:ascii="楷体" w:eastAsia="楷体" w:hAnsi="楷体" w:hint="eastAsia"/>
          <w:sz w:val="28"/>
          <w:szCs w:val="28"/>
        </w:rPr>
        <w:t>电侧</w:t>
      </w:r>
      <w:r>
        <w:rPr>
          <w:rFonts w:ascii="楷体" w:eastAsia="楷体" w:hAnsi="楷体" w:hint="eastAsia"/>
          <w:sz w:val="28"/>
          <w:szCs w:val="28"/>
        </w:rPr>
        <w:t>，</w:t>
      </w:r>
      <w:r w:rsidRPr="00FF6FFB">
        <w:rPr>
          <w:rFonts w:ascii="楷体" w:eastAsia="楷体" w:hAnsi="楷体" w:hint="eastAsia"/>
          <w:sz w:val="28"/>
          <w:szCs w:val="28"/>
        </w:rPr>
        <w:t>将Driver、TIA、DSP等裸芯片封装为标准</w:t>
      </w:r>
      <w:r>
        <w:rPr>
          <w:rFonts w:ascii="楷体" w:eastAsia="楷体" w:hAnsi="楷体" w:hint="eastAsia"/>
          <w:sz w:val="28"/>
          <w:szCs w:val="28"/>
        </w:rPr>
        <w:t>集成电路</w:t>
      </w:r>
      <w:r w:rsidRPr="00FF6FFB">
        <w:rPr>
          <w:rFonts w:ascii="楷体" w:eastAsia="楷体" w:hAnsi="楷体" w:hint="eastAsia"/>
          <w:sz w:val="28"/>
          <w:szCs w:val="28"/>
        </w:rPr>
        <w:t>形态，或直接与光芯片共封装（如硅光引擎中的电芯片贴装）。</w:t>
      </w:r>
      <w:del w:id="19" w:author="张曦瑾" w:date="2026-06-22T10:10:00Z" w16du:dateUtc="2026-06-22T02:10:00Z">
        <w:r w:rsidDel="004656EF">
          <w:rPr>
            <w:rFonts w:ascii="楷体" w:eastAsia="楷体" w:hAnsi="楷体" w:hint="eastAsia"/>
            <w:sz w:val="28"/>
            <w:szCs w:val="28"/>
          </w:rPr>
          <w:delText>天孚通信是国内这一领域的代表玩家。</w:delText>
        </w:r>
      </w:del>
    </w:p>
    <w:p w14:paraId="3AC27FA0" w14:textId="39563DDD" w:rsidR="00C710B0" w:rsidRPr="00027A8D" w:rsidRDefault="00C710B0" w:rsidP="00C710B0">
      <w:pPr>
        <w:ind w:firstLineChars="200" w:firstLine="560"/>
        <w:rPr>
          <w:rFonts w:ascii="楷体" w:eastAsia="楷体" w:hAnsi="楷体" w:hint="eastAsia"/>
          <w:sz w:val="28"/>
          <w:szCs w:val="28"/>
        </w:rPr>
      </w:pPr>
      <w:r>
        <w:rPr>
          <w:rFonts w:ascii="楷体" w:eastAsia="楷体" w:hAnsi="楷体" w:hint="eastAsia"/>
          <w:sz w:val="28"/>
          <w:szCs w:val="28"/>
        </w:rPr>
        <w:t>二级封装的主要工作内容是,</w:t>
      </w:r>
      <w:r w:rsidRPr="00027A8D">
        <w:rPr>
          <w:rFonts w:hint="eastAsia"/>
        </w:rPr>
        <w:t xml:space="preserve"> </w:t>
      </w:r>
      <w:r w:rsidRPr="00027A8D">
        <w:rPr>
          <w:rFonts w:ascii="楷体" w:eastAsia="楷体" w:hAnsi="楷体"/>
          <w:sz w:val="28"/>
          <w:szCs w:val="28"/>
        </w:rPr>
        <w:t>将TOSA、ROSA插装到PCBA（印制电路板组件）上，与已贴片的电芯片（Driver、TIA、DSP、MCU）通过柔性板或金线连接；装入金属外壳，安装光口（MPO/LC）和电口（金手指），进行气密或非气密封装；执行光电联调、高低温循环、老化测试（Burn-in），最终形成SFP、QSFP-DD、OSFP等标准模块。</w:t>
      </w:r>
      <w:del w:id="20" w:author="张曦瑾" w:date="2026-06-22T10:10:00Z" w16du:dateUtc="2026-06-22T02:10:00Z">
        <w:r w:rsidDel="004656EF">
          <w:rPr>
            <w:rFonts w:ascii="楷体" w:eastAsia="楷体" w:hAnsi="楷体" w:hint="eastAsia"/>
            <w:sz w:val="28"/>
            <w:szCs w:val="28"/>
          </w:rPr>
          <w:delText>中际旭创和新易盛是这一阶段的代表企业。</w:delText>
        </w:r>
      </w:del>
    </w:p>
    <w:p w14:paraId="52A6E402" w14:textId="7E75B111" w:rsidR="00C710B0" w:rsidRDefault="00C710B0" w:rsidP="00C710B0">
      <w:pPr>
        <w:ind w:firstLineChars="200" w:firstLine="560"/>
        <w:rPr>
          <w:rFonts w:ascii="楷体" w:eastAsia="楷体" w:hAnsi="楷体" w:hint="eastAsia"/>
          <w:sz w:val="28"/>
          <w:szCs w:val="28"/>
        </w:rPr>
      </w:pPr>
      <w:r>
        <w:rPr>
          <w:rFonts w:ascii="楷体" w:eastAsia="楷体" w:hAnsi="楷体" w:hint="eastAsia"/>
          <w:sz w:val="28"/>
          <w:szCs w:val="28"/>
        </w:rPr>
        <w:t>光模块的封装工程并不是如鸿海精密一样的人力密集型工程，而是确有技术壁垒的，如一级封装中的光学耦合，二级封装中的散射控制，均对于光模块的实际性能有巨大影响，光学耦合出现误差，则光模块工作效率骤降，散热控制做不好，则光模块的持续工作无从谈起。所以说</w:t>
      </w:r>
      <w:r>
        <w:rPr>
          <w:rFonts w:ascii="楷体" w:eastAsia="楷体" w:hAnsi="楷体"/>
          <w:sz w:val="28"/>
          <w:szCs w:val="28"/>
        </w:rPr>
        <w:t>光模块</w:t>
      </w:r>
      <w:r>
        <w:rPr>
          <w:rFonts w:ascii="楷体" w:eastAsia="楷体" w:hAnsi="楷体" w:hint="eastAsia"/>
          <w:sz w:val="28"/>
          <w:szCs w:val="28"/>
        </w:rPr>
        <w:t>封装</w:t>
      </w:r>
      <w:r>
        <w:rPr>
          <w:rFonts w:ascii="楷体" w:eastAsia="楷体" w:hAnsi="楷体"/>
          <w:sz w:val="28"/>
          <w:szCs w:val="28"/>
        </w:rPr>
        <w:t>制造属于资本与技术密集型</w:t>
      </w:r>
      <w:r>
        <w:rPr>
          <w:rFonts w:ascii="楷体" w:eastAsia="楷体" w:hAnsi="楷体" w:hint="eastAsia"/>
          <w:sz w:val="28"/>
          <w:szCs w:val="28"/>
        </w:rPr>
        <w:t>产业，是需要技术，设备和人才的沉淀的。在</w:t>
      </w:r>
      <w:r>
        <w:rPr>
          <w:rFonts w:ascii="楷体" w:eastAsia="楷体" w:hAnsi="楷体"/>
          <w:sz w:val="28"/>
          <w:szCs w:val="28"/>
        </w:rPr>
        <w:t>竞争格局</w:t>
      </w:r>
      <w:r>
        <w:rPr>
          <w:rFonts w:ascii="楷体" w:eastAsia="楷体" w:hAnsi="楷体" w:hint="eastAsia"/>
          <w:sz w:val="28"/>
          <w:szCs w:val="28"/>
        </w:rPr>
        <w:t>上，光模块产业</w:t>
      </w:r>
      <w:r>
        <w:rPr>
          <w:rFonts w:ascii="楷体" w:eastAsia="楷体" w:hAnsi="楷体"/>
          <w:sz w:val="28"/>
          <w:szCs w:val="28"/>
        </w:rPr>
        <w:t>呈现集中化特征</w:t>
      </w:r>
      <w:ins w:id="21" w:author="张曦瑾" w:date="2026-06-22T10:12:00Z" w16du:dateUtc="2026-06-22T02:12:00Z">
        <w:r w:rsidR="00D45214">
          <w:rPr>
            <w:rFonts w:ascii="楷体" w:eastAsia="楷体" w:hAnsi="楷体" w:hint="eastAsia"/>
            <w:sz w:val="28"/>
            <w:szCs w:val="28"/>
          </w:rPr>
          <w:t>，</w:t>
        </w:r>
      </w:ins>
      <w:del w:id="22" w:author="张曦瑾" w:date="2026-06-22T10:11:00Z" w16du:dateUtc="2026-06-22T02:11:00Z">
        <w:r w:rsidDel="004656EF">
          <w:rPr>
            <w:rFonts w:ascii="楷体" w:eastAsia="楷体" w:hAnsi="楷体" w:hint="eastAsia"/>
            <w:sz w:val="28"/>
            <w:szCs w:val="28"/>
          </w:rPr>
          <w:delText>：国内以天孚通信，中际旭创和新易盛为主要，形成三强格局。在二级封装方面，则主要是中际旭创和新易盛两家，</w:delText>
        </w:r>
      </w:del>
      <w:ins w:id="23" w:author="张曦瑾" w:date="2026-06-22T10:11:00Z" w16du:dateUtc="2026-06-22T02:11:00Z">
        <w:r w:rsidR="004656EF">
          <w:rPr>
            <w:rFonts w:ascii="楷体" w:eastAsia="楷体" w:hAnsi="楷体" w:hint="eastAsia"/>
            <w:sz w:val="28"/>
            <w:szCs w:val="28"/>
          </w:rPr>
          <w:t>国内企业</w:t>
        </w:r>
      </w:ins>
      <w:r>
        <w:rPr>
          <w:rFonts w:ascii="楷体" w:eastAsia="楷体" w:hAnsi="楷体" w:hint="eastAsia"/>
          <w:sz w:val="28"/>
          <w:szCs w:val="28"/>
        </w:rPr>
        <w:t>占据了全球市场的40%以上。</w:t>
      </w:r>
      <w:del w:id="24" w:author="张曦瑾" w:date="2026-06-22T10:11:00Z" w16du:dateUtc="2026-06-22T02:11:00Z">
        <w:r w:rsidDel="004656EF">
          <w:rPr>
            <w:rFonts w:ascii="楷体" w:eastAsia="楷体" w:hAnsi="楷体" w:hint="eastAsia"/>
            <w:sz w:val="28"/>
            <w:szCs w:val="28"/>
          </w:rPr>
          <w:delText>中际旭创深度绑定英伟达，在2013年就切入英伟达链，并与其进行实验室共同研究。其在国内实</w:delText>
        </w:r>
        <w:r w:rsidDel="004656EF">
          <w:rPr>
            <w:rFonts w:ascii="楷体" w:eastAsia="楷体" w:hAnsi="楷体" w:hint="eastAsia"/>
            <w:sz w:val="28"/>
            <w:szCs w:val="28"/>
          </w:rPr>
          <w:lastRenderedPageBreak/>
          <w:delText>现800G/1.6T光模块的率先放量，硅光技术领衔。新易盛则是LPO技术引领者，800G/1.6T产能稳居第二；两强之外，也有如光迅科技，华工科技、亨通光电等尝试进行产业链垂直整合的厂商。</w:delText>
        </w:r>
      </w:del>
    </w:p>
    <w:p w14:paraId="6785F41F" w14:textId="59404B1C" w:rsidR="00C710B0" w:rsidRPr="007C0C36" w:rsidRDefault="00C710B0" w:rsidP="00C710B0">
      <w:pPr>
        <w:ind w:firstLineChars="200" w:firstLine="560"/>
        <w:rPr>
          <w:rFonts w:ascii="楷体" w:eastAsia="楷体" w:hAnsi="楷体" w:hint="eastAsia"/>
          <w:sz w:val="28"/>
          <w:szCs w:val="28"/>
        </w:rPr>
      </w:pPr>
      <w:r>
        <w:rPr>
          <w:rFonts w:ascii="楷体" w:eastAsia="楷体" w:hAnsi="楷体"/>
          <w:sz w:val="28"/>
          <w:szCs w:val="28"/>
        </w:rPr>
        <w:t>国际巨头</w:t>
      </w:r>
      <w:del w:id="25" w:author="张曦瑾" w:date="2026-06-22T10:12:00Z" w16du:dateUtc="2026-06-22T02:12:00Z">
        <w:r w:rsidDel="00D45214">
          <w:rPr>
            <w:rFonts w:ascii="楷体" w:eastAsia="楷体" w:hAnsi="楷体"/>
            <w:sz w:val="28"/>
            <w:szCs w:val="28"/>
          </w:rPr>
          <w:delText>如 Coherent</w:delText>
        </w:r>
      </w:del>
      <w:r>
        <w:rPr>
          <w:rFonts w:ascii="楷体" w:eastAsia="楷体" w:hAnsi="楷体" w:hint="eastAsia"/>
          <w:sz w:val="28"/>
          <w:szCs w:val="28"/>
        </w:rPr>
        <w:t>既有自身的光引擎产业，又有模块组装的产能，</w:t>
      </w:r>
      <w:r>
        <w:rPr>
          <w:rFonts w:ascii="楷体" w:eastAsia="楷体" w:hAnsi="楷体"/>
          <w:sz w:val="28"/>
          <w:szCs w:val="28"/>
        </w:rPr>
        <w:t>在高端芯片与模块垂直整合方面占据先发优势</w:t>
      </w:r>
      <w:r>
        <w:rPr>
          <w:rFonts w:ascii="楷体" w:eastAsia="楷体" w:hAnsi="楷体" w:hint="eastAsia"/>
          <w:sz w:val="28"/>
          <w:szCs w:val="28"/>
        </w:rPr>
        <w:t>，一二级封装均有涉猎</w:t>
      </w:r>
      <w:del w:id="26" w:author="张曦瑾" w:date="2026-06-22T10:12:00Z" w16du:dateUtc="2026-06-22T02:12:00Z">
        <w:r w:rsidDel="00D45214">
          <w:rPr>
            <w:rFonts w:ascii="楷体" w:eastAsia="楷体" w:hAnsi="楷体"/>
            <w:sz w:val="28"/>
            <w:szCs w:val="28"/>
          </w:rPr>
          <w:delText>；Cisco 依托网络设备平台优势加速光模块自研；Marvell 等电芯片厂商则通过 DSP 等核心芯片巩固在产业链中的关键地位</w:delText>
        </w:r>
        <w:r w:rsidDel="00D45214">
          <w:rPr>
            <w:rFonts w:ascii="楷体" w:eastAsia="楷体" w:hAnsi="楷体" w:hint="eastAsia"/>
            <w:sz w:val="28"/>
            <w:szCs w:val="28"/>
          </w:rPr>
          <w:delText>，也有自身的光模块品牌，目前主要用于数据中心间的远距离互联</w:delText>
        </w:r>
        <w:r w:rsidDel="00D45214">
          <w:rPr>
            <w:rFonts w:ascii="楷体" w:eastAsia="楷体" w:hAnsi="楷体"/>
            <w:sz w:val="28"/>
            <w:szCs w:val="28"/>
          </w:rPr>
          <w:delText>。</w:delText>
        </w:r>
        <w:r w:rsidDel="00D45214">
          <w:rPr>
            <w:rFonts w:ascii="楷体" w:eastAsia="楷体" w:hAnsi="楷体" w:hint="eastAsia"/>
            <w:sz w:val="28"/>
            <w:szCs w:val="28"/>
          </w:rPr>
          <w:delText>Lumentum是以自身激光器为依仗，向下延身至模块封装，出货量小于Coherent，更偏向于一级封装。</w:delText>
        </w:r>
      </w:del>
    </w:p>
    <w:p w14:paraId="18F32979" w14:textId="77777777" w:rsidR="00C710B0" w:rsidRPr="007D3678" w:rsidRDefault="00C710B0" w:rsidP="007D3678">
      <w:pPr>
        <w:pStyle w:val="3"/>
        <w:rPr>
          <w:rFonts w:ascii="楷体" w:eastAsia="楷体" w:hAnsi="楷体" w:hint="eastAsia"/>
          <w:color w:val="000000" w:themeColor="text1"/>
          <w:sz w:val="28"/>
          <w:szCs w:val="28"/>
          <w:rPrChange w:id="27" w:author="张曦瑾" w:date="2026-06-22T10:36:00Z" w16du:dateUtc="2026-06-22T02:36:00Z">
            <w:rPr>
              <w:rFonts w:hint="eastAsia"/>
            </w:rPr>
          </w:rPrChange>
        </w:rPr>
      </w:pPr>
      <w:r w:rsidRPr="007D3678">
        <w:rPr>
          <w:rFonts w:ascii="楷体" w:eastAsia="楷体" w:hAnsi="楷体" w:hint="eastAsia"/>
          <w:bCs/>
          <w:color w:val="000000" w:themeColor="text1"/>
          <w:sz w:val="28"/>
          <w:szCs w:val="28"/>
          <w:rPrChange w:id="28" w:author="张曦瑾" w:date="2026-06-22T10:36:00Z" w16du:dateUtc="2026-06-22T02:36:00Z">
            <w:rPr>
              <w:rFonts w:hint="eastAsia"/>
              <w:bCs/>
              <w:sz w:val="30"/>
              <w:szCs w:val="30"/>
            </w:rPr>
          </w:rPrChange>
        </w:rPr>
        <w:t xml:space="preserve">3.2.4 </w:t>
      </w:r>
      <w:r w:rsidRPr="007D3678">
        <w:rPr>
          <w:rFonts w:ascii="楷体" w:eastAsia="楷体" w:hAnsi="楷体"/>
          <w:color w:val="000000" w:themeColor="text1"/>
          <w:sz w:val="28"/>
          <w:szCs w:val="28"/>
          <w:rPrChange w:id="29" w:author="张曦瑾" w:date="2026-06-22T10:36:00Z" w16du:dateUtc="2026-06-22T02:36:00Z">
            <w:rPr/>
          </w:rPrChange>
        </w:rPr>
        <w:t>下游：应用市场</w:t>
      </w:r>
    </w:p>
    <w:p w14:paraId="438AC320" w14:textId="77777777" w:rsidR="00C710B0" w:rsidRDefault="00C710B0" w:rsidP="00C710B0">
      <w:pPr>
        <w:ind w:firstLineChars="200" w:firstLine="560"/>
        <w:rPr>
          <w:rFonts w:ascii="楷体" w:eastAsia="楷体" w:hAnsi="楷体" w:hint="eastAsia"/>
          <w:sz w:val="28"/>
          <w:szCs w:val="28"/>
        </w:rPr>
      </w:pPr>
      <w:r>
        <w:rPr>
          <w:rFonts w:ascii="楷体" w:eastAsia="楷体" w:hAnsi="楷体"/>
          <w:sz w:val="28"/>
          <w:szCs w:val="28"/>
        </w:rPr>
        <w:t>光模块下游市场需求与数据流量增长呈强正相关，当前核心驱动力来自两大板块：</w:t>
      </w:r>
    </w:p>
    <w:p w14:paraId="3D6C76FF" w14:textId="77777777" w:rsidR="00C710B0" w:rsidRDefault="00C710B0" w:rsidP="00C710B0">
      <w:pPr>
        <w:ind w:firstLineChars="200" w:firstLine="560"/>
        <w:rPr>
          <w:rFonts w:ascii="楷体" w:eastAsia="楷体" w:hAnsi="楷体" w:hint="eastAsia"/>
          <w:sz w:val="28"/>
          <w:szCs w:val="28"/>
        </w:rPr>
      </w:pPr>
      <w:r>
        <w:rPr>
          <w:rFonts w:ascii="楷体" w:eastAsia="楷体" w:hAnsi="楷体"/>
          <w:bCs/>
          <w:sz w:val="28"/>
          <w:szCs w:val="28"/>
        </w:rPr>
        <w:t>1）</w:t>
      </w:r>
      <w:r>
        <w:rPr>
          <w:rFonts w:ascii="楷体" w:eastAsia="楷体" w:hAnsi="楷体" w:hint="eastAsia"/>
          <w:bCs/>
          <w:sz w:val="28"/>
          <w:szCs w:val="28"/>
          <w:highlight w:val="yellow"/>
        </w:rPr>
        <w:t>数据通信</w:t>
      </w:r>
      <w:r>
        <w:rPr>
          <w:rFonts w:ascii="楷体" w:eastAsia="楷体" w:hAnsi="楷体"/>
          <w:bCs/>
          <w:sz w:val="28"/>
          <w:szCs w:val="28"/>
          <w:highlight w:val="yellow"/>
        </w:rPr>
        <w:t>市场</w:t>
      </w:r>
      <w:r>
        <w:rPr>
          <w:rFonts w:ascii="楷体" w:eastAsia="楷体" w:hAnsi="楷体"/>
          <w:sz w:val="28"/>
          <w:szCs w:val="28"/>
        </w:rPr>
        <w:t>是当前增速最快、空间最大的增量市场。数据中心内部叶脊架构升级拉动 800G/1.6T 光模块需求爆发，亚马逊 AWS、微软 Azure、谷歌云等云服务商资本开支直接决定采购节奏。AI 训练与推理负载推动数据中心内部互联带宽指数级增长，英伟达 GPU 集群对光互联带宽密度提出更高要求，云厂商亦加速自建智算中心。</w:t>
      </w:r>
    </w:p>
    <w:p w14:paraId="051DDC59" w14:textId="77777777" w:rsidR="00C710B0" w:rsidRPr="009C0459" w:rsidRDefault="00C710B0" w:rsidP="00C710B0">
      <w:pPr>
        <w:ind w:firstLineChars="200" w:firstLine="560"/>
        <w:rPr>
          <w:rFonts w:ascii="楷体" w:eastAsia="楷体" w:hAnsi="楷体" w:hint="eastAsia"/>
          <w:sz w:val="28"/>
          <w:szCs w:val="28"/>
        </w:rPr>
      </w:pPr>
      <w:r>
        <w:rPr>
          <w:rFonts w:ascii="楷体" w:eastAsia="楷体" w:hAnsi="楷体"/>
          <w:bCs/>
          <w:sz w:val="28"/>
          <w:szCs w:val="28"/>
        </w:rPr>
        <w:t>2）电信市场</w:t>
      </w:r>
      <w:r>
        <w:rPr>
          <w:rFonts w:ascii="楷体" w:eastAsia="楷体" w:hAnsi="楷体"/>
          <w:sz w:val="28"/>
          <w:szCs w:val="28"/>
        </w:rPr>
        <w:t>则体现稳健性与长周期特性。海外 Verizon、AT&amp;T 等传统运营商固网扩容与 5G 部署维持光模块基本盘。电信市场产</w:t>
      </w:r>
      <w:r>
        <w:rPr>
          <w:rFonts w:ascii="楷体" w:eastAsia="楷体" w:hAnsi="楷体"/>
          <w:sz w:val="28"/>
          <w:szCs w:val="28"/>
        </w:rPr>
        <w:lastRenderedPageBreak/>
        <w:t>品速率迭代相对数通而言滞后，但对温度稳定性、传输距离及可靠性要求更为苛刻。</w:t>
      </w:r>
    </w:p>
    <w:p w14:paraId="446D9E2C" w14:textId="739CCC5E" w:rsidR="00470C61" w:rsidRDefault="00470C61" w:rsidP="00871236">
      <w:pPr>
        <w:pStyle w:val="1"/>
        <w:rPr>
          <w:rFonts w:ascii="楷体" w:eastAsia="楷体" w:hAnsi="楷体"/>
          <w:sz w:val="28"/>
          <w:szCs w:val="28"/>
        </w:rPr>
      </w:pPr>
      <w:r w:rsidRPr="00D07BAA">
        <w:rPr>
          <w:rFonts w:ascii="楷体" w:eastAsia="楷体" w:hAnsi="楷体" w:hint="eastAsia"/>
          <w:sz w:val="28"/>
          <w:szCs w:val="28"/>
        </w:rPr>
        <w:t>光模块全球竞争格局</w:t>
      </w:r>
    </w:p>
    <w:p w14:paraId="6D72AE79" w14:textId="4DE8558F" w:rsidR="005732F0" w:rsidRPr="002F5D54" w:rsidRDefault="005732F0" w:rsidP="002F5D54">
      <w:pPr>
        <w:pStyle w:val="2"/>
      </w:pPr>
      <w:r w:rsidRPr="002F5D54">
        <w:t>全球市场参与者的梯队分化与位次更迭</w:t>
      </w:r>
    </w:p>
    <w:p w14:paraId="308A8A4C" w14:textId="7811B47D" w:rsidR="00190000" w:rsidRPr="00190000" w:rsidRDefault="00190000" w:rsidP="00190000">
      <w:pPr>
        <w:rPr>
          <w:rFonts w:ascii="楷体" w:eastAsia="楷体" w:hAnsi="楷体" w:hint="eastAsia"/>
          <w:sz w:val="28"/>
          <w:szCs w:val="32"/>
        </w:rPr>
      </w:pPr>
      <w:r w:rsidRPr="00190000">
        <w:rPr>
          <w:rFonts w:ascii="楷体" w:eastAsia="楷体" w:hAnsi="楷体"/>
          <w:sz w:val="28"/>
          <w:szCs w:val="32"/>
        </w:rPr>
        <w:t>在AI算力需求爆发的强力驱动下，光模块市场正经历前所未有的高速增长与结构性洗牌。</w:t>
      </w:r>
      <w:r w:rsidR="00025081" w:rsidRPr="00025081">
        <w:rPr>
          <w:rFonts w:ascii="楷体" w:eastAsia="楷体" w:hAnsi="楷体"/>
          <w:sz w:val="28"/>
          <w:szCs w:val="32"/>
        </w:rPr>
        <w:t>CR3约55-60%</w:t>
      </w:r>
      <w:r w:rsidR="00025081">
        <w:rPr>
          <w:rFonts w:ascii="楷体" w:eastAsia="楷体" w:hAnsi="楷体" w:hint="eastAsia"/>
          <w:sz w:val="28"/>
          <w:szCs w:val="32"/>
        </w:rPr>
        <w:t>，</w:t>
      </w:r>
      <w:r w:rsidR="00025081" w:rsidRPr="00025081">
        <w:rPr>
          <w:rFonts w:ascii="楷体" w:eastAsia="楷体" w:hAnsi="楷体"/>
          <w:sz w:val="28"/>
          <w:szCs w:val="32"/>
        </w:rPr>
        <w:t>中国厂商占全球封装产能</w:t>
      </w:r>
      <w:r w:rsidR="00025081">
        <w:rPr>
          <w:rFonts w:ascii="楷体" w:eastAsia="楷体" w:hAnsi="楷体" w:hint="eastAsia"/>
          <w:sz w:val="28"/>
          <w:szCs w:val="32"/>
        </w:rPr>
        <w:t>超过</w:t>
      </w:r>
      <w:r w:rsidR="00025081" w:rsidRPr="00025081">
        <w:rPr>
          <w:rFonts w:ascii="楷体" w:eastAsia="楷体" w:hAnsi="楷体"/>
          <w:sz w:val="28"/>
          <w:szCs w:val="32"/>
        </w:rPr>
        <w:t>60%</w:t>
      </w:r>
      <w:r w:rsidR="00025081">
        <w:rPr>
          <w:rFonts w:ascii="楷体" w:eastAsia="楷体" w:hAnsi="楷体" w:hint="eastAsia"/>
          <w:sz w:val="28"/>
          <w:szCs w:val="32"/>
        </w:rPr>
        <w:t>。</w:t>
      </w:r>
      <w:r w:rsidRPr="00190000">
        <w:rPr>
          <w:rFonts w:ascii="楷体" w:eastAsia="楷体" w:hAnsi="楷体"/>
          <w:sz w:val="28"/>
          <w:szCs w:val="32"/>
        </w:rPr>
        <w:t>技术迭代加速（从400G向800G、1.6T跃进）与下游客户集中度提升，共同重塑了竞争格局，使参与者阵营清晰地分化为三个梯队，各梯队间的能力壁垒与位次更迭逻辑日益明晰。</w:t>
      </w:r>
    </w:p>
    <w:p w14:paraId="5961EE83" w14:textId="69287EC1" w:rsidR="00C00374" w:rsidRPr="00C00374" w:rsidRDefault="005732F0" w:rsidP="00C00374">
      <w:pPr>
        <w:rPr>
          <w:rFonts w:ascii="楷体" w:eastAsia="楷体" w:hAnsi="楷体"/>
          <w:sz w:val="28"/>
          <w:szCs w:val="32"/>
        </w:rPr>
      </w:pPr>
      <w:r w:rsidRPr="005732F0">
        <w:rPr>
          <w:rFonts w:ascii="楷体" w:eastAsia="楷体" w:hAnsi="楷体"/>
          <w:sz w:val="28"/>
          <w:szCs w:val="32"/>
        </w:rPr>
        <w:t>第一梯队</w:t>
      </w:r>
      <w:r w:rsidR="00C00374">
        <w:rPr>
          <w:rFonts w:ascii="楷体" w:eastAsia="楷体" w:hAnsi="楷体" w:hint="eastAsia"/>
          <w:sz w:val="28"/>
          <w:szCs w:val="32"/>
        </w:rPr>
        <w:t>是</w:t>
      </w:r>
      <w:r w:rsidRPr="005732F0">
        <w:rPr>
          <w:rFonts w:ascii="楷体" w:eastAsia="楷体" w:hAnsi="楷体"/>
          <w:sz w:val="28"/>
          <w:szCs w:val="32"/>
        </w:rPr>
        <w:t>具备全速率批量交付能力的综合巨头</w:t>
      </w:r>
      <w:r w:rsidR="00C00374">
        <w:rPr>
          <w:rFonts w:ascii="楷体" w:eastAsia="楷体" w:hAnsi="楷体" w:hint="eastAsia"/>
          <w:sz w:val="28"/>
          <w:szCs w:val="32"/>
        </w:rPr>
        <w:t>，</w:t>
      </w:r>
      <w:r w:rsidR="00C00374" w:rsidRPr="00C00374">
        <w:rPr>
          <w:rFonts w:ascii="楷体" w:eastAsia="楷体" w:hAnsi="楷体"/>
          <w:sz w:val="28"/>
          <w:szCs w:val="32"/>
        </w:rPr>
        <w:t>这一梯队的核心特征是“全面”与“稳定”。它们不仅在800G等当前主力产品上拥有全球最高的市场份额，更在1.6T乃至更高速率上完成技术卡位，能够实现从研发到百万量级规模交付的全流程覆盖。</w:t>
      </w:r>
      <w:r w:rsidR="00C00374">
        <w:rPr>
          <w:rFonts w:ascii="楷体" w:eastAsia="楷体" w:hAnsi="楷体" w:hint="eastAsia"/>
          <w:b/>
          <w:bCs/>
          <w:sz w:val="28"/>
          <w:szCs w:val="32"/>
        </w:rPr>
        <w:t>在具体技术能力上，</w:t>
      </w:r>
      <w:r w:rsidR="00C00374" w:rsidRPr="00C00374">
        <w:rPr>
          <w:rFonts w:ascii="楷体" w:eastAsia="楷体" w:hAnsi="楷体"/>
          <w:sz w:val="28"/>
          <w:szCs w:val="32"/>
        </w:rPr>
        <w:t>其竞争力已超越单纯的光学封装，延伸至核心光电芯片（如EML、硅光芯片）的自研或深度定制、先进封装工艺的自研以及自动化产线的打造。这使其在成本、良率和交付弹性上建立起多维度的综合优势。</w:t>
      </w:r>
      <w:r w:rsidR="00C00374">
        <w:rPr>
          <w:rFonts w:ascii="楷体" w:eastAsia="楷体" w:hAnsi="楷体" w:hint="eastAsia"/>
          <w:sz w:val="28"/>
          <w:szCs w:val="32"/>
        </w:rPr>
        <w:t>在</w:t>
      </w:r>
      <w:r w:rsidR="00C00374" w:rsidRPr="00C00374">
        <w:rPr>
          <w:rFonts w:ascii="楷体" w:eastAsia="楷体" w:hAnsi="楷体"/>
          <w:b/>
          <w:bCs/>
          <w:sz w:val="28"/>
          <w:szCs w:val="32"/>
        </w:rPr>
        <w:t>客户关系</w:t>
      </w:r>
      <w:r w:rsidR="00C00374">
        <w:rPr>
          <w:rFonts w:ascii="楷体" w:eastAsia="楷体" w:hAnsi="楷体" w:hint="eastAsia"/>
          <w:b/>
          <w:bCs/>
          <w:sz w:val="28"/>
          <w:szCs w:val="32"/>
        </w:rPr>
        <w:t>上</w:t>
      </w:r>
      <w:r w:rsidR="00C00374">
        <w:rPr>
          <w:rFonts w:ascii="楷体" w:eastAsia="楷体" w:hAnsi="楷体" w:hint="eastAsia"/>
          <w:sz w:val="28"/>
          <w:szCs w:val="32"/>
        </w:rPr>
        <w:t>，</w:t>
      </w:r>
      <w:r w:rsidR="00C00374" w:rsidRPr="00C00374">
        <w:rPr>
          <w:rFonts w:ascii="楷体" w:eastAsia="楷体" w:hAnsi="楷体"/>
          <w:sz w:val="28"/>
          <w:szCs w:val="32"/>
        </w:rPr>
        <w:t>作为大型云厂商和AI公司的一级核心供应商，它们深度参与客户下一代网络架构的联合定义，形成早期研发介入优势，这种时间窗口是后发者难以逾越的屏障。基于上述综合能力，第一梯队的领先身位在可见的中短期（1-2代产品周期内）相对稳固，呈</w:t>
      </w:r>
      <w:r w:rsidR="00CA329D">
        <w:rPr>
          <w:rFonts w:ascii="楷体" w:eastAsia="楷体" w:hAnsi="楷体" w:hint="eastAsia"/>
          <w:sz w:val="28"/>
          <w:szCs w:val="32"/>
        </w:rPr>
        <w:t>强者恒强</w:t>
      </w:r>
      <w:r w:rsidR="00C00374" w:rsidRPr="00C00374">
        <w:rPr>
          <w:rFonts w:ascii="楷体" w:eastAsia="楷体" w:hAnsi="楷体"/>
          <w:sz w:val="28"/>
          <w:szCs w:val="32"/>
        </w:rPr>
        <w:t>态势。位次更迭更多发生在第一梯队内</w:t>
      </w:r>
      <w:r w:rsidR="00C00374" w:rsidRPr="00C00374">
        <w:rPr>
          <w:rFonts w:ascii="楷体" w:eastAsia="楷体" w:hAnsi="楷体"/>
          <w:sz w:val="28"/>
          <w:szCs w:val="32"/>
        </w:rPr>
        <w:lastRenderedPageBreak/>
        <w:t>部，由大客户订单分配比例的波动所驱动。</w:t>
      </w:r>
    </w:p>
    <w:p w14:paraId="7D6B0B9B" w14:textId="71E834AE" w:rsidR="005732F0" w:rsidRPr="005732F0" w:rsidRDefault="005732F0" w:rsidP="002F5D54">
      <w:pPr>
        <w:rPr>
          <w:rFonts w:ascii="楷体" w:eastAsia="楷体" w:hAnsi="楷体" w:hint="eastAsia"/>
          <w:sz w:val="28"/>
          <w:szCs w:val="32"/>
        </w:rPr>
      </w:pPr>
      <w:r w:rsidRPr="005732F0">
        <w:rPr>
          <w:rFonts w:ascii="楷体" w:eastAsia="楷体" w:hAnsi="楷体"/>
          <w:sz w:val="28"/>
          <w:szCs w:val="32"/>
        </w:rPr>
        <w:t>第二梯队</w:t>
      </w:r>
      <w:r w:rsidR="002F5D54">
        <w:rPr>
          <w:rFonts w:ascii="楷体" w:eastAsia="楷体" w:hAnsi="楷体" w:hint="eastAsia"/>
          <w:sz w:val="28"/>
          <w:szCs w:val="32"/>
        </w:rPr>
        <w:t>是</w:t>
      </w:r>
      <w:r w:rsidRPr="005732F0">
        <w:rPr>
          <w:rFonts w:ascii="楷体" w:eastAsia="楷体" w:hAnsi="楷体"/>
          <w:sz w:val="28"/>
          <w:szCs w:val="32"/>
        </w:rPr>
        <w:t>聚焦细分场景的</w:t>
      </w:r>
      <w:r w:rsidR="00CA329D">
        <w:rPr>
          <w:rFonts w:ascii="楷体" w:eastAsia="楷体" w:hAnsi="楷体" w:hint="eastAsia"/>
          <w:sz w:val="28"/>
          <w:szCs w:val="32"/>
        </w:rPr>
        <w:t>差别竞争者</w:t>
      </w:r>
      <w:r w:rsidR="002F5D54">
        <w:rPr>
          <w:rFonts w:ascii="楷体" w:eastAsia="楷体" w:hAnsi="楷体" w:hint="eastAsia"/>
          <w:sz w:val="28"/>
          <w:szCs w:val="32"/>
        </w:rPr>
        <w:t>，</w:t>
      </w:r>
      <w:r w:rsidR="00E52DE5" w:rsidRPr="00E52DE5">
        <w:rPr>
          <w:rFonts w:hint="eastAsia"/>
        </w:rPr>
        <w:t xml:space="preserve"> </w:t>
      </w:r>
      <w:r w:rsidR="00E52DE5" w:rsidRPr="00E52DE5">
        <w:rPr>
          <w:rFonts w:ascii="楷体" w:eastAsia="楷体" w:hAnsi="楷体"/>
          <w:sz w:val="28"/>
          <w:szCs w:val="32"/>
        </w:rPr>
        <w:t>这一梯队的企业选择不与综合巨头在正面战场全面交锋，而是依托特定的技术、市场或区域优势，在市场中建立统治力。</w:t>
      </w:r>
      <w:r w:rsidR="00E52DE5">
        <w:rPr>
          <w:rFonts w:ascii="楷体" w:eastAsia="楷体" w:hAnsi="楷体" w:hint="eastAsia"/>
          <w:sz w:val="28"/>
          <w:szCs w:val="32"/>
        </w:rPr>
        <w:t>例如在技术上，</w:t>
      </w:r>
      <w:r w:rsidR="00E52DE5" w:rsidRPr="00E52DE5">
        <w:rPr>
          <w:rFonts w:ascii="楷体" w:eastAsia="楷体" w:hAnsi="楷体"/>
          <w:sz w:val="28"/>
          <w:szCs w:val="32"/>
        </w:rPr>
        <w:t>在硅光子、薄膜铌酸锂等新型技术路线上押注重注，抢先实现特定速率（如800G LPO/硅光模块）的批量出货，以此作为支点切入头部客户供应链，谋求“以点带面”的突破。</w:t>
      </w:r>
      <w:r w:rsidR="004503DE">
        <w:rPr>
          <w:rFonts w:ascii="楷体" w:eastAsia="楷体" w:hAnsi="楷体" w:hint="eastAsia"/>
          <w:sz w:val="28"/>
          <w:szCs w:val="32"/>
        </w:rPr>
        <w:t>在市场上，</w:t>
      </w:r>
      <w:r w:rsidR="004503DE" w:rsidRPr="004503DE">
        <w:rPr>
          <w:rFonts w:ascii="楷体" w:eastAsia="楷体" w:hAnsi="楷体"/>
          <w:sz w:val="28"/>
          <w:szCs w:val="32"/>
        </w:rPr>
        <w:t>深度绑定某一超大型客户（如某家云巨头），成为其某个品类的主要或独家供应商，换取在该客户体系内的稳固份额，但客户集中度风险较高。</w:t>
      </w:r>
      <w:r w:rsidR="004503DE">
        <w:rPr>
          <w:rFonts w:ascii="楷体" w:eastAsia="楷体" w:hAnsi="楷体" w:hint="eastAsia"/>
          <w:sz w:val="28"/>
          <w:szCs w:val="32"/>
        </w:rPr>
        <w:t>或者在区域上，</w:t>
      </w:r>
      <w:r w:rsidR="004503DE" w:rsidRPr="004503DE">
        <w:rPr>
          <w:rFonts w:ascii="楷体" w:eastAsia="楷体" w:hAnsi="楷体"/>
          <w:sz w:val="28"/>
          <w:szCs w:val="32"/>
        </w:rPr>
        <w:t>在电信接入网、企业网或特定区域市场（如中国国内市场）保持强渠道和成本优势，与第一梯队形成错位竞争。该梯队的位次最为活跃。技术单打的成功者有可能通过一次代际切换跃升入第一梯队；反之，若押注的技术路线未成为主流或大客户策略转向，也可能迅速滑落。</w:t>
      </w:r>
    </w:p>
    <w:p w14:paraId="593EC74A" w14:textId="77777777" w:rsidR="00FC6664" w:rsidRDefault="00FC6664" w:rsidP="00FC6664">
      <w:pPr>
        <w:rPr>
          <w:rFonts w:ascii="楷体" w:eastAsia="楷体" w:hAnsi="楷体"/>
          <w:sz w:val="28"/>
          <w:szCs w:val="32"/>
        </w:rPr>
      </w:pPr>
      <w:r>
        <w:rPr>
          <w:rFonts w:ascii="楷体" w:eastAsia="楷体" w:hAnsi="楷体" w:hint="eastAsia"/>
          <w:sz w:val="28"/>
          <w:szCs w:val="32"/>
        </w:rPr>
        <w:t>最另类的参与者，当属</w:t>
      </w:r>
      <w:r w:rsidR="005732F0" w:rsidRPr="005732F0">
        <w:rPr>
          <w:rFonts w:ascii="楷体" w:eastAsia="楷体" w:hAnsi="楷体"/>
          <w:sz w:val="28"/>
          <w:szCs w:val="32"/>
        </w:rPr>
        <w:t>跨界资本与终端客户</w:t>
      </w:r>
      <w:r>
        <w:rPr>
          <w:rFonts w:ascii="楷体" w:eastAsia="楷体" w:hAnsi="楷体" w:hint="eastAsia"/>
          <w:sz w:val="28"/>
          <w:szCs w:val="32"/>
        </w:rPr>
        <w:t>向</w:t>
      </w:r>
      <w:r w:rsidR="005732F0" w:rsidRPr="005732F0">
        <w:rPr>
          <w:rFonts w:ascii="楷体" w:eastAsia="楷体" w:hAnsi="楷体"/>
          <w:sz w:val="28"/>
          <w:szCs w:val="32"/>
        </w:rPr>
        <w:t>上游延伸</w:t>
      </w:r>
      <w:r>
        <w:rPr>
          <w:rFonts w:ascii="楷体" w:eastAsia="楷体" w:hAnsi="楷体" w:hint="eastAsia"/>
          <w:sz w:val="28"/>
          <w:szCs w:val="32"/>
        </w:rPr>
        <w:t>尝试，</w:t>
      </w:r>
      <w:r w:rsidRPr="00FC6664">
        <w:rPr>
          <w:rFonts w:ascii="楷体" w:eastAsia="楷体" w:hAnsi="楷体"/>
          <w:sz w:val="28"/>
          <w:szCs w:val="32"/>
        </w:rPr>
        <w:t>这是近年格局中最具颠覆性的变量，其进入逻辑并非传统的光通信产业积累，而是源于终端需求或资本驱动。</w:t>
      </w:r>
    </w:p>
    <w:p w14:paraId="0EA9426E" w14:textId="45F4BE8B" w:rsidR="005732F0" w:rsidRDefault="00FC6664" w:rsidP="00FC6664">
      <w:pPr>
        <w:rPr>
          <w:rFonts w:ascii="楷体" w:eastAsia="楷体" w:hAnsi="楷体"/>
          <w:sz w:val="28"/>
          <w:szCs w:val="32"/>
        </w:rPr>
      </w:pPr>
      <w:r w:rsidRPr="00FC6664">
        <w:rPr>
          <w:rFonts w:ascii="楷体" w:eastAsia="楷体" w:hAnsi="楷体"/>
          <w:sz w:val="28"/>
          <w:szCs w:val="32"/>
        </w:rPr>
        <w:t>头部云厂商和AI公司为摆脱对第三方标品的高度依赖、保障供应链安全并深度优化系统功耗与成本，正大举自研光模块或相关组件（如光引擎）。它们将需求定义权转化为设计实现能力，并交由代工厂生产。这直接压缩了传统供应商的利润空间和价值定位，使其角</w:t>
      </w:r>
      <w:r w:rsidRPr="00FC6664">
        <w:rPr>
          <w:rFonts w:ascii="楷体" w:eastAsia="楷体" w:hAnsi="楷体"/>
          <w:sz w:val="28"/>
          <w:szCs w:val="32"/>
        </w:rPr>
        <w:lastRenderedPageBreak/>
        <w:t>色从“产品提供商”向“方案设计商”甚至“代工服务商”风险性迁移。</w:t>
      </w:r>
    </w:p>
    <w:p w14:paraId="4DF07B12" w14:textId="1125B642" w:rsidR="00FC6664" w:rsidRDefault="00FC6664" w:rsidP="00FC6664">
      <w:pPr>
        <w:rPr>
          <w:rFonts w:ascii="楷体" w:eastAsia="楷体" w:hAnsi="楷体" w:hint="eastAsia"/>
          <w:sz w:val="28"/>
          <w:szCs w:val="32"/>
        </w:rPr>
      </w:pPr>
      <w:r w:rsidRPr="00FC6664">
        <w:rPr>
          <w:rFonts w:ascii="楷体" w:eastAsia="楷体" w:hAnsi="楷体"/>
          <w:sz w:val="28"/>
          <w:szCs w:val="32"/>
        </w:rPr>
        <w:t>一些拥有雄厚资本、精密制造经验或上游材料技术背景的企业，通过并购、技术引进或巨额投资新建产能的方式切入赛道。它们试图复刻在消费电子或半导体领域的成功经验，以激进的产能扩张和价格策略冲击原有格局。</w:t>
      </w:r>
    </w:p>
    <w:p w14:paraId="64545326" w14:textId="02EC5903" w:rsidR="00FC6664" w:rsidRPr="005732F0" w:rsidRDefault="002527F3" w:rsidP="00FC6664">
      <w:pPr>
        <w:rPr>
          <w:rFonts w:ascii="楷体" w:eastAsia="楷体" w:hAnsi="楷体" w:hint="eastAsia"/>
          <w:sz w:val="28"/>
          <w:szCs w:val="32"/>
        </w:rPr>
      </w:pPr>
      <w:r>
        <w:rPr>
          <w:rFonts w:ascii="楷体" w:eastAsia="楷体" w:hAnsi="楷体" w:hint="eastAsia"/>
          <w:sz w:val="28"/>
          <w:szCs w:val="32"/>
        </w:rPr>
        <w:t>这类参与者，</w:t>
      </w:r>
      <w:r w:rsidRPr="002527F3">
        <w:rPr>
          <w:rFonts w:ascii="楷体" w:eastAsia="楷体" w:hAnsi="楷体"/>
          <w:sz w:val="28"/>
          <w:szCs w:val="32"/>
        </w:rPr>
        <w:t>在短期内虽在量产和客户关系上存在短板，但长期看，它们可能从根本上改变行业的价值链分配和竞争要素。传统供应商的应对之策是加速向上游芯片和算法层面垂直整合，以稳固自身不可替代的价值。</w:t>
      </w:r>
    </w:p>
    <w:p w14:paraId="50BDD9D0" w14:textId="388D06A9" w:rsidR="006400AC" w:rsidRPr="006400AC" w:rsidRDefault="005732F0" w:rsidP="00DF3D41">
      <w:pPr>
        <w:pStyle w:val="2"/>
        <w:rPr>
          <w:rFonts w:hint="eastAsia"/>
        </w:rPr>
      </w:pPr>
      <w:r w:rsidRPr="005732F0">
        <w:t>二、 产业链垂直整合的“深水区”博弈</w:t>
      </w:r>
    </w:p>
    <w:p w14:paraId="2934F5FA" w14:textId="0DFA272E" w:rsidR="002527F3" w:rsidRDefault="00DF7888" w:rsidP="005732F0">
      <w:pPr>
        <w:rPr>
          <w:rFonts w:ascii="楷体" w:eastAsia="楷体" w:hAnsi="楷体"/>
          <w:sz w:val="28"/>
          <w:szCs w:val="32"/>
        </w:rPr>
      </w:pPr>
      <w:r w:rsidRPr="00DF7888">
        <w:rPr>
          <w:rFonts w:ascii="楷体" w:eastAsia="楷体" w:hAnsi="楷体"/>
          <w:sz w:val="28"/>
          <w:szCs w:val="32"/>
        </w:rPr>
        <w:t>光模块行业的竞争，已从模块层面的设计组装，全面延伸至上游核心芯片、先进封装乃至基础材料的全链条较量。这种向“深水区”的垂直整合，不再是简单的成本节省，而是为了掌握技术定义权、保障供应链韧性，并最终在性能、功耗与成本上构筑竞争对手难以复制的系统性壁垒。博弈焦点集中在以下三个层面。</w:t>
      </w:r>
    </w:p>
    <w:p w14:paraId="1EB24F7A" w14:textId="1B529D70" w:rsidR="00DF7888" w:rsidRDefault="00DF7888" w:rsidP="005732F0">
      <w:pPr>
        <w:rPr>
          <w:rFonts w:ascii="楷体" w:eastAsia="楷体" w:hAnsi="楷体"/>
          <w:sz w:val="28"/>
          <w:szCs w:val="32"/>
        </w:rPr>
      </w:pPr>
      <w:r>
        <w:rPr>
          <w:rFonts w:ascii="楷体" w:eastAsia="楷体" w:hAnsi="楷体" w:hint="eastAsia"/>
          <w:sz w:val="28"/>
          <w:szCs w:val="32"/>
        </w:rPr>
        <w:t>首先最重要的就是光</w:t>
      </w:r>
      <w:r w:rsidR="006400AC">
        <w:rPr>
          <w:rFonts w:ascii="楷体" w:eastAsia="楷体" w:hAnsi="楷体" w:hint="eastAsia"/>
          <w:sz w:val="28"/>
          <w:szCs w:val="32"/>
        </w:rPr>
        <w:t>电</w:t>
      </w:r>
      <w:r>
        <w:rPr>
          <w:rFonts w:ascii="楷体" w:eastAsia="楷体" w:hAnsi="楷体" w:hint="eastAsia"/>
          <w:sz w:val="28"/>
          <w:szCs w:val="32"/>
        </w:rPr>
        <w:t>芯片的自研究进程，</w:t>
      </w:r>
      <w:r w:rsidRPr="00DF7888">
        <w:rPr>
          <w:rFonts w:ascii="楷体" w:eastAsia="楷体" w:hAnsi="楷体"/>
          <w:sz w:val="28"/>
          <w:szCs w:val="32"/>
        </w:rPr>
        <w:t>光</w:t>
      </w:r>
      <w:r w:rsidR="006400AC">
        <w:rPr>
          <w:rFonts w:ascii="楷体" w:eastAsia="楷体" w:hAnsi="楷体" w:hint="eastAsia"/>
          <w:sz w:val="28"/>
          <w:szCs w:val="32"/>
        </w:rPr>
        <w:t>电</w:t>
      </w:r>
      <w:r w:rsidRPr="00DF7888">
        <w:rPr>
          <w:rFonts w:ascii="楷体" w:eastAsia="楷体" w:hAnsi="楷体"/>
          <w:sz w:val="28"/>
          <w:szCs w:val="32"/>
        </w:rPr>
        <w:t>芯片是光模块价值的核心与性能的基石，其自主化程度直接决定产品竞争力与利润空间。</w:t>
      </w:r>
    </w:p>
    <w:p w14:paraId="34FB0081" w14:textId="2AADEAF1" w:rsidR="00342D46" w:rsidRDefault="00342D46" w:rsidP="005732F0">
      <w:pPr>
        <w:rPr>
          <w:rFonts w:ascii="楷体" w:eastAsia="楷体" w:hAnsi="楷体"/>
          <w:sz w:val="28"/>
          <w:szCs w:val="32"/>
        </w:rPr>
      </w:pPr>
      <w:r w:rsidRPr="00342D46">
        <w:rPr>
          <w:rFonts w:ascii="楷体" w:eastAsia="楷体" w:hAnsi="楷体"/>
          <w:sz w:val="28"/>
          <w:szCs w:val="32"/>
        </w:rPr>
        <w:t>EML芯片作为当前高速率（800G）模块的主力光源，其供应长期由少数国际光电巨头掌控，构成行业最显著的瓶颈。领先的光模块厂</w:t>
      </w:r>
      <w:r w:rsidRPr="00342D46">
        <w:rPr>
          <w:rFonts w:ascii="楷体" w:eastAsia="楷体" w:hAnsi="楷体"/>
          <w:sz w:val="28"/>
          <w:szCs w:val="32"/>
        </w:rPr>
        <w:lastRenderedPageBreak/>
        <w:t>商正通过自研、与晶圆厂深度联合开发或投资绑定产能等方式，加速自给化。博弈点已从“能否自研”转向“能否高良率、低成本量产”，以及能否在下一代速率上实现芯片与模块的同步定义。硅光技术路线的兴起，使得连续波激光器成为新的核心部件。这为模块厂商提供了绕开传统EML壁垒的路径。竞争焦点转向大功率、高可靠性CW光源的研制，以及如何通过晶圆级测试等新工序保证大规模封装的直通率。</w:t>
      </w:r>
    </w:p>
    <w:p w14:paraId="1CC761B6" w14:textId="571E40E4" w:rsidR="00342D46" w:rsidRDefault="00342D46" w:rsidP="005732F0">
      <w:pPr>
        <w:rPr>
          <w:rFonts w:ascii="楷体" w:eastAsia="楷体" w:hAnsi="楷体"/>
          <w:sz w:val="28"/>
          <w:szCs w:val="32"/>
        </w:rPr>
      </w:pPr>
      <w:r>
        <w:rPr>
          <w:rFonts w:ascii="楷体" w:eastAsia="楷体" w:hAnsi="楷体" w:hint="eastAsia"/>
          <w:sz w:val="28"/>
          <w:szCs w:val="32"/>
        </w:rPr>
        <w:t>DSP芯片</w:t>
      </w:r>
      <w:r w:rsidRPr="00342D46">
        <w:rPr>
          <w:rFonts w:ascii="楷体" w:eastAsia="楷体" w:hAnsi="楷体"/>
          <w:sz w:val="28"/>
          <w:szCs w:val="32"/>
        </w:rPr>
        <w:t>作为信号处理的核心，其技术壁垒极高，目前由极少数半导体设计公司寡头供应。尽管自研难度极大，头部模块厂商已开始通过定制化合作、或针对特定场景（如短距离互联）开发简化</w:t>
      </w:r>
      <w:r w:rsidR="00706EE4">
        <w:rPr>
          <w:rFonts w:ascii="楷体" w:eastAsia="楷体" w:hAnsi="楷体" w:hint="eastAsia"/>
          <w:sz w:val="28"/>
          <w:szCs w:val="32"/>
        </w:rPr>
        <w:t>或绕过DSP的方案（如LRO，LPO）、或与DSP厂商进行联合开发</w:t>
      </w:r>
      <w:r w:rsidRPr="00342D46">
        <w:rPr>
          <w:rFonts w:ascii="楷体" w:eastAsia="楷体" w:hAnsi="楷体"/>
          <w:sz w:val="28"/>
          <w:szCs w:val="32"/>
        </w:rPr>
        <w:t>，寻求在系统层面的差异化优化。</w:t>
      </w:r>
      <w:r>
        <w:rPr>
          <w:rFonts w:ascii="楷体" w:eastAsia="楷体" w:hAnsi="楷体" w:hint="eastAsia"/>
          <w:sz w:val="28"/>
          <w:szCs w:val="32"/>
        </w:rPr>
        <w:t>但</w:t>
      </w:r>
      <w:r w:rsidRPr="00342D46">
        <w:rPr>
          <w:rFonts w:ascii="楷体" w:eastAsia="楷体" w:hAnsi="楷体"/>
          <w:sz w:val="28"/>
          <w:szCs w:val="32"/>
        </w:rPr>
        <w:t>这一领域的整合，</w:t>
      </w:r>
      <w:r>
        <w:rPr>
          <w:rFonts w:ascii="楷体" w:eastAsia="楷体" w:hAnsi="楷体" w:hint="eastAsia"/>
          <w:sz w:val="28"/>
          <w:szCs w:val="32"/>
        </w:rPr>
        <w:t>仍然</w:t>
      </w:r>
      <w:r w:rsidRPr="00342D46">
        <w:rPr>
          <w:rFonts w:ascii="楷体" w:eastAsia="楷体" w:hAnsi="楷体"/>
          <w:sz w:val="28"/>
          <w:szCs w:val="32"/>
        </w:rPr>
        <w:t>代表着行业价值链</w:t>
      </w:r>
      <w:r>
        <w:rPr>
          <w:rFonts w:ascii="楷体" w:eastAsia="楷体" w:hAnsi="楷体" w:hint="eastAsia"/>
          <w:sz w:val="28"/>
          <w:szCs w:val="32"/>
        </w:rPr>
        <w:t>重要</w:t>
      </w:r>
      <w:r w:rsidRPr="00342D46">
        <w:rPr>
          <w:rFonts w:ascii="楷体" w:eastAsia="楷体" w:hAnsi="楷体"/>
          <w:sz w:val="28"/>
          <w:szCs w:val="32"/>
        </w:rPr>
        <w:t>控制点</w:t>
      </w:r>
      <w:r w:rsidR="006400AC">
        <w:rPr>
          <w:rFonts w:ascii="楷体" w:eastAsia="楷体" w:hAnsi="楷体" w:hint="eastAsia"/>
          <w:sz w:val="28"/>
          <w:szCs w:val="32"/>
        </w:rPr>
        <w:t>的</w:t>
      </w:r>
      <w:r w:rsidRPr="00342D46">
        <w:rPr>
          <w:rFonts w:ascii="楷体" w:eastAsia="楷体" w:hAnsi="楷体"/>
          <w:sz w:val="28"/>
          <w:szCs w:val="32"/>
        </w:rPr>
        <w:t>争夺。</w:t>
      </w:r>
    </w:p>
    <w:p w14:paraId="4468CF12" w14:textId="5D9028CB" w:rsidR="005732F0" w:rsidRDefault="007A3084" w:rsidP="007A3084">
      <w:pPr>
        <w:rPr>
          <w:rFonts w:ascii="楷体" w:eastAsia="楷体" w:hAnsi="楷体"/>
          <w:sz w:val="28"/>
          <w:szCs w:val="32"/>
        </w:rPr>
      </w:pPr>
      <w:r>
        <w:rPr>
          <w:rFonts w:ascii="楷体" w:eastAsia="楷体" w:hAnsi="楷体" w:hint="eastAsia"/>
          <w:sz w:val="28"/>
          <w:szCs w:val="32"/>
        </w:rPr>
        <w:t>其次，当前</w:t>
      </w:r>
      <w:r w:rsidR="005732F0" w:rsidRPr="005732F0">
        <w:rPr>
          <w:rFonts w:ascii="楷体" w:eastAsia="楷体" w:hAnsi="楷体"/>
          <w:sz w:val="28"/>
          <w:szCs w:val="32"/>
        </w:rPr>
        <w:t>封装工艺</w:t>
      </w:r>
      <w:r>
        <w:rPr>
          <w:rFonts w:ascii="楷体" w:eastAsia="楷体" w:hAnsi="楷体" w:hint="eastAsia"/>
          <w:sz w:val="28"/>
          <w:szCs w:val="32"/>
        </w:rPr>
        <w:t>正尝试</w:t>
      </w:r>
      <w:r w:rsidR="005732F0" w:rsidRPr="005732F0">
        <w:rPr>
          <w:rFonts w:ascii="楷体" w:eastAsia="楷体" w:hAnsi="楷体"/>
          <w:sz w:val="28"/>
          <w:szCs w:val="32"/>
        </w:rPr>
        <w:t>从</w:t>
      </w:r>
      <w:r>
        <w:rPr>
          <w:rFonts w:ascii="楷体" w:eastAsia="楷体" w:hAnsi="楷体" w:hint="eastAsia"/>
          <w:sz w:val="28"/>
          <w:szCs w:val="32"/>
        </w:rPr>
        <w:t>传统</w:t>
      </w:r>
      <w:r w:rsidR="005732F0" w:rsidRPr="005732F0">
        <w:rPr>
          <w:rFonts w:ascii="楷体" w:eastAsia="楷体" w:hAnsi="楷体"/>
          <w:sz w:val="28"/>
          <w:szCs w:val="32"/>
        </w:rPr>
        <w:t>代工向自动化黑灯工厂的演进</w:t>
      </w:r>
      <w:r>
        <w:rPr>
          <w:rFonts w:ascii="楷体" w:eastAsia="楷体" w:hAnsi="楷体" w:hint="eastAsia"/>
          <w:sz w:val="28"/>
          <w:szCs w:val="32"/>
        </w:rPr>
        <w:t>，</w:t>
      </w:r>
      <w:r w:rsidRPr="007A3084">
        <w:rPr>
          <w:rFonts w:ascii="楷体" w:eastAsia="楷体" w:hAnsi="楷体"/>
          <w:sz w:val="28"/>
          <w:szCs w:val="32"/>
        </w:rPr>
        <w:t>当光模块速率向800G及以上演进，其内部光学对准、引线键合、贴片等工序的精度要求已逼近物理极限。传统依赖人工的半自动化产线，在良率和产能上均无法满足大规模交付需求</w:t>
      </w:r>
      <w:r>
        <w:rPr>
          <w:rFonts w:ascii="楷体" w:eastAsia="楷体" w:hAnsi="楷体" w:hint="eastAsia"/>
          <w:sz w:val="28"/>
          <w:szCs w:val="32"/>
        </w:rPr>
        <w:t>，这也是AOI设备兴起的原因。</w:t>
      </w:r>
      <w:r w:rsidR="002A3CD6" w:rsidRPr="002A3CD6">
        <w:rPr>
          <w:rFonts w:ascii="楷体" w:eastAsia="楷体" w:hAnsi="楷体"/>
          <w:sz w:val="28"/>
          <w:szCs w:val="32"/>
        </w:rPr>
        <w:t>领先企业正竞相投资建设全自动化产线，实现从物料配送到成品测试的全程无人化或少人化。这不仅仅是“机器换人”的成本考量，更是为了确保微米级操作的极高一致性与稳定性</w:t>
      </w:r>
      <w:r w:rsidR="002A3CD6">
        <w:rPr>
          <w:rFonts w:ascii="楷体" w:eastAsia="楷体" w:hAnsi="楷体" w:hint="eastAsia"/>
          <w:sz w:val="28"/>
          <w:szCs w:val="32"/>
        </w:rPr>
        <w:t>。</w:t>
      </w:r>
    </w:p>
    <w:p w14:paraId="737B53EC" w14:textId="3CCF7691" w:rsidR="002A3CD6" w:rsidRPr="005732F0" w:rsidRDefault="002A3CD6" w:rsidP="007A3084">
      <w:pPr>
        <w:rPr>
          <w:rFonts w:ascii="楷体" w:eastAsia="楷体" w:hAnsi="楷体" w:hint="eastAsia"/>
          <w:sz w:val="28"/>
          <w:szCs w:val="32"/>
        </w:rPr>
      </w:pPr>
      <w:r w:rsidRPr="002A3CD6">
        <w:rPr>
          <w:rFonts w:ascii="楷体" w:eastAsia="楷体" w:hAnsi="楷体"/>
          <w:sz w:val="28"/>
          <w:szCs w:val="32"/>
        </w:rPr>
        <w:t>顶级的封装工艺，如精密封装、非气密性封装等，并非简单的设备</w:t>
      </w:r>
      <w:r w:rsidRPr="002A3CD6">
        <w:rPr>
          <w:rFonts w:ascii="楷体" w:eastAsia="楷体" w:hAnsi="楷体"/>
          <w:sz w:val="28"/>
          <w:szCs w:val="32"/>
        </w:rPr>
        <w:lastRenderedPageBreak/>
        <w:t>采购就能获得，而是源于经年累月的工艺调试、数据积累和自主开发的软件算法。这种“工艺黑盒”构成了无法轻易复制的过程性壁垒。自动化的深度，正将企业划分为“具备大规模精密制造能力的集成商”与“依赖外部代工的轻资产方案商”。前者在成本、交期和品控上拥有绝对话语权，而后者则面临产能受制于人和技术秘密泄露的双重风险。</w:t>
      </w:r>
    </w:p>
    <w:p w14:paraId="03DCB4F8" w14:textId="7F7CB06D" w:rsidR="005732F0" w:rsidRDefault="00BB141A" w:rsidP="00BB141A">
      <w:pPr>
        <w:rPr>
          <w:rFonts w:ascii="楷体" w:eastAsia="楷体" w:hAnsi="楷体"/>
          <w:sz w:val="28"/>
          <w:szCs w:val="32"/>
        </w:rPr>
      </w:pPr>
      <w:r>
        <w:rPr>
          <w:rFonts w:ascii="楷体" w:eastAsia="楷体" w:hAnsi="楷体" w:hint="eastAsia"/>
          <w:sz w:val="28"/>
          <w:szCs w:val="32"/>
        </w:rPr>
        <w:t>第三，是</w:t>
      </w:r>
      <w:r w:rsidR="005732F0" w:rsidRPr="005732F0">
        <w:rPr>
          <w:rFonts w:ascii="楷体" w:eastAsia="楷体" w:hAnsi="楷体"/>
          <w:sz w:val="28"/>
          <w:szCs w:val="32"/>
        </w:rPr>
        <w:t>上游材料与设备的卡脖子风险对位</w:t>
      </w:r>
      <w:r>
        <w:rPr>
          <w:rFonts w:ascii="楷体" w:eastAsia="楷体" w:hAnsi="楷体" w:hint="eastAsia"/>
          <w:sz w:val="28"/>
          <w:szCs w:val="32"/>
        </w:rPr>
        <w:t>方案，</w:t>
      </w:r>
      <w:r w:rsidR="00C20C4D" w:rsidRPr="00C20C4D">
        <w:rPr>
          <w:rFonts w:ascii="楷体" w:eastAsia="楷体" w:hAnsi="楷体"/>
          <w:sz w:val="28"/>
          <w:szCs w:val="32"/>
        </w:rPr>
        <w:t>头部厂商通过供应链管理和战略投资，推动上游材料与设备的多元化供应</w:t>
      </w:r>
      <w:r w:rsidR="00371FB0" w:rsidRPr="00371FB0">
        <w:rPr>
          <w:rFonts w:ascii="楷体" w:eastAsia="楷体" w:hAnsi="楷体"/>
          <w:sz w:val="28"/>
          <w:szCs w:val="32"/>
        </w:rPr>
        <w:t>。这虽非模块厂商的主战场，但对其供应链安全与长期成本结构至关重要。</w:t>
      </w:r>
    </w:p>
    <w:p w14:paraId="7F73B73D" w14:textId="0D4B1E45" w:rsidR="00371FB0" w:rsidRPr="005732F0" w:rsidRDefault="00371FB0" w:rsidP="00BB141A">
      <w:pPr>
        <w:rPr>
          <w:rFonts w:ascii="楷体" w:eastAsia="楷体" w:hAnsi="楷体" w:hint="eastAsia"/>
          <w:sz w:val="28"/>
          <w:szCs w:val="32"/>
        </w:rPr>
      </w:pPr>
      <w:r>
        <w:rPr>
          <w:rFonts w:ascii="楷体" w:eastAsia="楷体" w:hAnsi="楷体" w:hint="eastAsia"/>
          <w:sz w:val="28"/>
          <w:szCs w:val="32"/>
        </w:rPr>
        <w:t>材料方面，</w:t>
      </w:r>
      <w:r w:rsidRPr="00371FB0">
        <w:rPr>
          <w:rFonts w:ascii="楷体" w:eastAsia="楷体" w:hAnsi="楷体"/>
          <w:sz w:val="28"/>
          <w:szCs w:val="32"/>
        </w:rPr>
        <w:t>高性能热界面材料、高频覆铜板、</w:t>
      </w:r>
      <w:r>
        <w:rPr>
          <w:rFonts w:ascii="楷体" w:eastAsia="楷体" w:hAnsi="楷体" w:hint="eastAsia"/>
          <w:sz w:val="28"/>
          <w:szCs w:val="32"/>
        </w:rPr>
        <w:t>激光器衬底</w:t>
      </w:r>
      <w:r w:rsidRPr="00371FB0">
        <w:rPr>
          <w:rFonts w:ascii="楷体" w:eastAsia="楷体" w:hAnsi="楷体"/>
          <w:sz w:val="28"/>
          <w:szCs w:val="32"/>
        </w:rPr>
        <w:t>等，其供应仍高度依赖欧美日等地的化工或材料巨头。地缘政治风险下，头部厂商已开始主动培育和认证本土或多元化的替代供应商，进行“备份”研发。</w:t>
      </w:r>
      <w:r>
        <w:rPr>
          <w:rFonts w:ascii="楷体" w:eastAsia="楷体" w:hAnsi="楷体" w:hint="eastAsia"/>
          <w:sz w:val="28"/>
          <w:szCs w:val="32"/>
        </w:rPr>
        <w:t>设备方面，</w:t>
      </w:r>
      <w:r w:rsidRPr="00371FB0">
        <w:rPr>
          <w:rFonts w:ascii="楷体" w:eastAsia="楷体" w:hAnsi="楷体"/>
          <w:sz w:val="28"/>
          <w:szCs w:val="32"/>
        </w:rPr>
        <w:t>用于硅光芯片晶圆级测试的探针台、超高精度固晶机等核心装备，是扩产</w:t>
      </w:r>
      <w:r w:rsidR="00507401">
        <w:rPr>
          <w:rFonts w:ascii="楷体" w:eastAsia="楷体" w:hAnsi="楷体" w:hint="eastAsia"/>
          <w:sz w:val="28"/>
          <w:szCs w:val="32"/>
        </w:rPr>
        <w:t>的重点</w:t>
      </w:r>
      <w:r w:rsidRPr="00371FB0">
        <w:rPr>
          <w:rFonts w:ascii="楷体" w:eastAsia="楷体" w:hAnsi="楷体"/>
          <w:sz w:val="28"/>
          <w:szCs w:val="32"/>
        </w:rPr>
        <w:t>，且交期漫长。个别走在前列的行业巨头，已开始通过投资、联合研发等方式扶持国内设备商，或深度参与定制化开发，试图打破独家供应的困局。对设备和材料的介入，短期内不体现在财务报表上，但其长期战略意义在于保障产能扩张的自主权，并有机会从最底层定义下一代制造工艺，从而与竞争者拉开代际差距。</w:t>
      </w:r>
    </w:p>
    <w:p w14:paraId="658E5017" w14:textId="77777777" w:rsidR="005732F0" w:rsidRDefault="005732F0" w:rsidP="00DF3D41">
      <w:pPr>
        <w:pStyle w:val="2"/>
      </w:pPr>
      <w:r w:rsidRPr="005732F0">
        <w:lastRenderedPageBreak/>
        <w:t>四、 下游生态的深度绑定：从供应商到联合定义</w:t>
      </w:r>
    </w:p>
    <w:p w14:paraId="40ADC939" w14:textId="3FE6D70C" w:rsidR="00FC4CD8" w:rsidRPr="005732F0" w:rsidRDefault="00FC4CD8" w:rsidP="005732F0">
      <w:pPr>
        <w:rPr>
          <w:rFonts w:ascii="楷体" w:eastAsia="楷体" w:hAnsi="楷体" w:hint="eastAsia"/>
          <w:sz w:val="28"/>
          <w:szCs w:val="32"/>
        </w:rPr>
      </w:pPr>
      <w:r w:rsidRPr="00FC4CD8">
        <w:rPr>
          <w:rFonts w:ascii="楷体" w:eastAsia="楷体" w:hAnsi="楷体"/>
          <w:sz w:val="28"/>
          <w:szCs w:val="32"/>
        </w:rPr>
        <w:t>在算力需求呈指数级增长的背景下，大型云厂商和AI公司对光互联的依赖度、定制化要求与迭代速度的要求，已远超传统电信市场。这彻底重塑了上下游的权力关系与合作模式。纯粹的“货架产品”交易关系正在瓦解，取而代之的是一个涵盖研发、设计、交付和长期服务的深度绑定生态。绑定深度，已成为决定一家企业未来市场份额确定性的关键指标。</w:t>
      </w:r>
    </w:p>
    <w:p w14:paraId="3D245232" w14:textId="5190B345" w:rsidR="00A35FF1" w:rsidRDefault="00FC4CD8" w:rsidP="00FC4CD8">
      <w:pPr>
        <w:rPr>
          <w:rFonts w:ascii="楷体" w:eastAsia="楷体" w:hAnsi="楷体"/>
          <w:sz w:val="28"/>
          <w:szCs w:val="32"/>
        </w:rPr>
      </w:pPr>
      <w:r w:rsidRPr="00FC4CD8">
        <w:rPr>
          <w:rFonts w:ascii="楷体" w:eastAsia="楷体" w:hAnsi="楷体"/>
          <w:sz w:val="28"/>
          <w:szCs w:val="32"/>
        </w:rPr>
        <w:t>终端用户不再满足于采购标准的通用模块，而是深度介入产品的规格定义与架构设计</w:t>
      </w:r>
      <w:r>
        <w:rPr>
          <w:rFonts w:ascii="楷体" w:eastAsia="楷体" w:hAnsi="楷体" w:hint="eastAsia"/>
          <w:sz w:val="28"/>
          <w:szCs w:val="32"/>
        </w:rPr>
        <w:t>，</w:t>
      </w:r>
      <w:r w:rsidRPr="00FC4CD8">
        <w:rPr>
          <w:rFonts w:ascii="楷体" w:eastAsia="楷体" w:hAnsi="楷体"/>
          <w:sz w:val="28"/>
          <w:szCs w:val="32"/>
        </w:rPr>
        <w:t>定制化的必然性</w:t>
      </w:r>
      <w:r>
        <w:rPr>
          <w:rFonts w:ascii="楷体" w:eastAsia="楷体" w:hAnsi="楷体" w:hint="eastAsia"/>
          <w:sz w:val="28"/>
          <w:szCs w:val="32"/>
        </w:rPr>
        <w:t>正在凸显。</w:t>
      </w:r>
      <w:r w:rsidRPr="00FC4CD8">
        <w:rPr>
          <w:rFonts w:ascii="楷体" w:eastAsia="楷体" w:hAnsi="楷体"/>
          <w:sz w:val="28"/>
          <w:szCs w:val="32"/>
        </w:rPr>
        <w:t>超大规模数据中心的工作负载、交换芯片架构和散热环境各不相同。为追求极致的单位功耗算力传输效率，云厂商会针对性地提出对光模块的定制化要求，包括</w:t>
      </w:r>
      <w:r w:rsidR="00B5558B" w:rsidRPr="00B5558B">
        <w:rPr>
          <w:rFonts w:ascii="楷体" w:eastAsia="楷体" w:hAnsi="楷体"/>
          <w:sz w:val="28"/>
          <w:szCs w:val="32"/>
        </w:rPr>
        <w:t>在特定FEC配置下的链路预算与误码率协同优化</w:t>
      </w:r>
      <w:r w:rsidRPr="00FC4CD8">
        <w:rPr>
          <w:rFonts w:ascii="楷体" w:eastAsia="楷体" w:hAnsi="楷体"/>
          <w:sz w:val="28"/>
          <w:szCs w:val="32"/>
        </w:rPr>
        <w:t>、链路预算要求、固件功能。这种深度定制，使得模块从通用件向专用件演进。</w:t>
      </w:r>
      <w:r w:rsidR="002957DD" w:rsidRPr="002957DD">
        <w:rPr>
          <w:rFonts w:ascii="楷体" w:eastAsia="楷体" w:hAnsi="楷体"/>
          <w:sz w:val="28"/>
          <w:szCs w:val="32"/>
        </w:rPr>
        <w:t>在这种情况下，领先的光模块厂商的角色从单纯的制造商转变为定制化解决方案的设计集成商，其价值体现在对客户独特需求的快速理解、分解与工程实现能力上。</w:t>
      </w:r>
    </w:p>
    <w:p w14:paraId="1A0693A0" w14:textId="2A6A4BBB" w:rsidR="002957DD" w:rsidRDefault="00DC5172" w:rsidP="00FC4CD8">
      <w:pPr>
        <w:rPr>
          <w:rFonts w:ascii="楷体" w:eastAsia="楷体" w:hAnsi="楷体" w:hint="eastAsia"/>
          <w:sz w:val="28"/>
          <w:szCs w:val="32"/>
        </w:rPr>
      </w:pPr>
      <w:r w:rsidRPr="00DC5172">
        <w:rPr>
          <w:rFonts w:ascii="楷体" w:eastAsia="楷体" w:hAnsi="楷体"/>
          <w:sz w:val="28"/>
          <w:szCs w:val="32"/>
        </w:rPr>
        <w:t>随着光模块速率向800G、1.6T演进，其信号完整性、功耗和热管理等挑战已触及物理极限。问题的解决必须依赖于从芯片、模块到系统的垂直协同。</w:t>
      </w:r>
      <w:r w:rsidR="00BF292F" w:rsidRPr="00BF292F">
        <w:rPr>
          <w:rFonts w:ascii="楷体" w:eastAsia="楷体" w:hAnsi="楷体"/>
          <w:sz w:val="28"/>
          <w:szCs w:val="32"/>
        </w:rPr>
        <w:t>早期介入</w:t>
      </w:r>
      <w:r w:rsidR="00BF292F">
        <w:rPr>
          <w:rFonts w:ascii="楷体" w:eastAsia="楷体" w:hAnsi="楷体" w:hint="eastAsia"/>
          <w:sz w:val="28"/>
          <w:szCs w:val="32"/>
        </w:rPr>
        <w:t>正</w:t>
      </w:r>
      <w:r w:rsidR="00BF292F" w:rsidRPr="00BF292F">
        <w:rPr>
          <w:rFonts w:ascii="楷体" w:eastAsia="楷体" w:hAnsi="楷体"/>
          <w:sz w:val="28"/>
          <w:szCs w:val="32"/>
        </w:rPr>
        <w:t>成竞争先决条件</w:t>
      </w:r>
      <w:r w:rsidR="00BF292F">
        <w:rPr>
          <w:rFonts w:ascii="楷体" w:eastAsia="楷体" w:hAnsi="楷体" w:hint="eastAsia"/>
          <w:sz w:val="28"/>
          <w:szCs w:val="32"/>
        </w:rPr>
        <w:t>，</w:t>
      </w:r>
      <w:r w:rsidR="00BF292F" w:rsidRPr="00BF292F">
        <w:rPr>
          <w:rFonts w:ascii="楷体" w:eastAsia="楷体" w:hAnsi="楷体"/>
          <w:sz w:val="28"/>
          <w:szCs w:val="32"/>
        </w:rPr>
        <w:t>在新一代交换芯片还处于研发阶段时，领先的光模块厂商就已与芯片商、云厂商启动联</w:t>
      </w:r>
      <w:r w:rsidR="00BF292F" w:rsidRPr="00BF292F">
        <w:rPr>
          <w:rFonts w:ascii="楷体" w:eastAsia="楷体" w:hAnsi="楷体"/>
          <w:sz w:val="28"/>
          <w:szCs w:val="32"/>
        </w:rPr>
        <w:lastRenderedPageBreak/>
        <w:t>合验证。通过共享参考设计、信道参数和仿真模型，提前解决互联互通风险。这种始于产品定义阶段的深度合作，将新品导入周期</w:t>
      </w:r>
      <w:r w:rsidR="00BF292F">
        <w:rPr>
          <w:rFonts w:ascii="楷体" w:eastAsia="楷体" w:hAnsi="楷体" w:hint="eastAsia"/>
          <w:sz w:val="28"/>
          <w:szCs w:val="32"/>
        </w:rPr>
        <w:t>极大压缩</w:t>
      </w:r>
      <w:r w:rsidR="00BF292F" w:rsidRPr="00BF292F">
        <w:rPr>
          <w:rFonts w:ascii="楷体" w:eastAsia="楷体" w:hAnsi="楷体"/>
          <w:sz w:val="28"/>
          <w:szCs w:val="32"/>
        </w:rPr>
        <w:t>。</w:t>
      </w:r>
      <w:r w:rsidR="00BF292F">
        <w:rPr>
          <w:rFonts w:ascii="楷体" w:eastAsia="楷体" w:hAnsi="楷体" w:hint="eastAsia"/>
          <w:sz w:val="28"/>
          <w:szCs w:val="32"/>
        </w:rPr>
        <w:t>在早期介入中，</w:t>
      </w:r>
      <w:r w:rsidR="00BF292F" w:rsidRPr="00BF292F">
        <w:rPr>
          <w:rFonts w:ascii="楷体" w:eastAsia="楷体" w:hAnsi="楷体"/>
          <w:sz w:val="28"/>
          <w:szCs w:val="32"/>
        </w:rPr>
        <w:t>最紧密的绑定形式表现为建立联合实验室，或是在对方办公地派驻工程师。这种物理空间与智力资源的交融，能极大提升问题沟通与解决效率，并自然形成对外部竞争者介入的壁垒。其背后积累的互信与协同经验，是难以用商业条款替代的软性资产。早期介入本质上是一种先发锁定，能帮助厂商获得第一波、也是利润率最高的订单。但这同样考验企业的长期技术承诺能力与资源投入决心，是一种长期的战略对赌。</w:t>
      </w:r>
    </w:p>
    <w:p w14:paraId="50C67409" w14:textId="0A368DA0" w:rsidR="002957DD" w:rsidRPr="005732F0" w:rsidRDefault="00D31A9B" w:rsidP="00FC4CD8">
      <w:pPr>
        <w:rPr>
          <w:rFonts w:ascii="楷体" w:eastAsia="楷体" w:hAnsi="楷体" w:hint="eastAsia"/>
          <w:sz w:val="28"/>
          <w:szCs w:val="32"/>
        </w:rPr>
      </w:pPr>
      <w:r w:rsidRPr="00D31A9B">
        <w:rPr>
          <w:rFonts w:ascii="楷体" w:eastAsia="楷体" w:hAnsi="楷体"/>
          <w:sz w:val="28"/>
          <w:szCs w:val="32"/>
        </w:rPr>
        <w:t>尽管绑定日深，但云厂商出于供应链安全和议价权的考量，几乎不会依赖单一供应商，而是推行严格的多源化采购策略。这构成了一个动态博弈的战场。多数云厂商会将同一款产品的订单分配给2-3家供应商，其中第一供应商占据最大份额，享受规模效应带来的最优成本结构；第二供应商保持健康份额，作为制衡；第三供应商则可能是新晋者，被刻意扶持以增加竞争。这种结构本身就是一种精密的设计。</w:t>
      </w:r>
    </w:p>
    <w:p w14:paraId="3C83ECE4" w14:textId="77777777" w:rsidR="005732F0" w:rsidRPr="005732F0" w:rsidRDefault="005732F0" w:rsidP="005732F0">
      <w:pPr>
        <w:rPr>
          <w:rFonts w:ascii="楷体" w:eastAsia="楷体" w:hAnsi="楷体"/>
          <w:sz w:val="28"/>
          <w:szCs w:val="32"/>
        </w:rPr>
      </w:pPr>
      <w:r w:rsidRPr="005732F0">
        <w:rPr>
          <w:rFonts w:ascii="楷体" w:eastAsia="楷体" w:hAnsi="楷体"/>
          <w:b/>
          <w:bCs/>
          <w:sz w:val="28"/>
          <w:szCs w:val="32"/>
        </w:rPr>
        <w:t>五、 地缘政治下的区域集群重构</w:t>
      </w:r>
    </w:p>
    <w:p w14:paraId="2C23BEB8" w14:textId="77777777" w:rsidR="005732F0" w:rsidRPr="005732F0" w:rsidRDefault="005732F0" w:rsidP="005732F0">
      <w:pPr>
        <w:numPr>
          <w:ilvl w:val="0"/>
          <w:numId w:val="10"/>
        </w:numPr>
        <w:rPr>
          <w:rFonts w:ascii="楷体" w:eastAsia="楷体" w:hAnsi="楷体"/>
          <w:sz w:val="28"/>
          <w:szCs w:val="32"/>
        </w:rPr>
      </w:pPr>
      <w:r w:rsidRPr="005732F0">
        <w:rPr>
          <w:rFonts w:ascii="楷体" w:eastAsia="楷体" w:hAnsi="楷体"/>
          <w:sz w:val="28"/>
          <w:szCs w:val="32"/>
        </w:rPr>
        <w:t>北美回流与东南亚“备份产能”的兴起</w:t>
      </w:r>
    </w:p>
    <w:p w14:paraId="72587527" w14:textId="77777777" w:rsidR="005732F0" w:rsidRPr="005732F0" w:rsidRDefault="005732F0" w:rsidP="005732F0">
      <w:pPr>
        <w:numPr>
          <w:ilvl w:val="0"/>
          <w:numId w:val="10"/>
        </w:numPr>
        <w:rPr>
          <w:rFonts w:ascii="楷体" w:eastAsia="楷体" w:hAnsi="楷体"/>
          <w:sz w:val="28"/>
          <w:szCs w:val="32"/>
        </w:rPr>
      </w:pPr>
      <w:r w:rsidRPr="005732F0">
        <w:rPr>
          <w:rFonts w:ascii="楷体" w:eastAsia="楷体" w:hAnsi="楷体"/>
          <w:sz w:val="28"/>
          <w:szCs w:val="32"/>
        </w:rPr>
        <w:t>中国企业从“产品出海”到“制造能力出海”</w:t>
      </w:r>
    </w:p>
    <w:p w14:paraId="469350FA" w14:textId="77777777" w:rsidR="005732F0" w:rsidRPr="005732F0" w:rsidRDefault="005732F0" w:rsidP="005732F0">
      <w:pPr>
        <w:numPr>
          <w:ilvl w:val="0"/>
          <w:numId w:val="10"/>
        </w:numPr>
        <w:rPr>
          <w:rFonts w:ascii="楷体" w:eastAsia="楷体" w:hAnsi="楷体"/>
          <w:sz w:val="28"/>
          <w:szCs w:val="32"/>
        </w:rPr>
      </w:pPr>
      <w:r w:rsidRPr="005732F0">
        <w:rPr>
          <w:rFonts w:ascii="楷体" w:eastAsia="楷体" w:hAnsi="楷体"/>
          <w:sz w:val="28"/>
          <w:szCs w:val="32"/>
        </w:rPr>
        <w:t>非关税壁垒与技术标准合规的隐形门槛</w:t>
      </w:r>
    </w:p>
    <w:p w14:paraId="4E29C5DF" w14:textId="77777777" w:rsidR="005732F0" w:rsidRPr="005732F0" w:rsidRDefault="005732F0" w:rsidP="005732F0">
      <w:pPr>
        <w:rPr>
          <w:rFonts w:ascii="楷体" w:eastAsia="楷体" w:hAnsi="楷体" w:hint="eastAsia"/>
          <w:sz w:val="28"/>
          <w:szCs w:val="32"/>
        </w:rPr>
      </w:pPr>
    </w:p>
    <w:p w14:paraId="2D9E78C5" w14:textId="1067AAC6" w:rsidR="00D07BAA" w:rsidRPr="00D07BAA" w:rsidRDefault="008F0B95" w:rsidP="00D07BAA">
      <w:pPr>
        <w:rPr>
          <w:rFonts w:ascii="楷体" w:eastAsia="楷体" w:hAnsi="楷体" w:hint="eastAsia"/>
          <w:sz w:val="28"/>
          <w:szCs w:val="28"/>
        </w:rPr>
      </w:pPr>
      <w:r w:rsidRPr="008F0B95">
        <w:rPr>
          <w:rFonts w:ascii="楷体" w:eastAsia="楷体" w:hAnsi="楷体"/>
          <w:sz w:val="28"/>
          <w:szCs w:val="28"/>
        </w:rPr>
        <w:lastRenderedPageBreak/>
        <w:t>全球光模块市场呈现"三超多强、长尾分散"的格局。按2025-2026年出货份额估算，CR3约为55%-60%，其中第一梯队由两家年营收规模超百亿元人民币的封装商和一家兼具芯片自研能力的垂直整合厂商构成，三者合计掌握高端（800G及以上）市场约70%的份额。第二梯队为5-8家年营收在30-80亿元区间的专业封装商，主要在中端速率（400G及以下）和特定区域市场展开竞争。第三梯队及长尾参与者数量超过50家，多以100G及以下低速产品或特定细分领域（如电信接入网）为生。</w:t>
      </w:r>
    </w:p>
    <w:p w14:paraId="3A46DE46" w14:textId="33D84B00" w:rsidR="00871236" w:rsidRPr="00D07BAA" w:rsidRDefault="00871236" w:rsidP="00871236">
      <w:pPr>
        <w:pStyle w:val="1"/>
        <w:rPr>
          <w:rFonts w:ascii="楷体" w:eastAsia="楷体" w:hAnsi="楷体" w:hint="eastAsia"/>
          <w:sz w:val="28"/>
          <w:szCs w:val="28"/>
        </w:rPr>
      </w:pPr>
      <w:r w:rsidRPr="00D07BAA">
        <w:rPr>
          <w:rFonts w:ascii="楷体" w:eastAsia="楷体" w:hAnsi="楷体" w:hint="eastAsia"/>
          <w:sz w:val="28"/>
          <w:szCs w:val="28"/>
        </w:rPr>
        <w:t>光模块技术趋势及演进情况</w:t>
      </w:r>
    </w:p>
    <w:p w14:paraId="45781BFF" w14:textId="77777777" w:rsidR="00F76D73" w:rsidRPr="000B783F" w:rsidRDefault="00F76D73" w:rsidP="00F76D73">
      <w:pPr>
        <w:pStyle w:val="3"/>
        <w:rPr>
          <w:rFonts w:ascii="楷体" w:eastAsia="楷体" w:hAnsi="楷体" w:hint="eastAsia"/>
          <w:color w:val="auto"/>
          <w:sz w:val="30"/>
          <w:szCs w:val="30"/>
        </w:rPr>
      </w:pPr>
      <w:r w:rsidRPr="000B783F">
        <w:rPr>
          <w:rFonts w:ascii="楷体" w:eastAsia="楷体" w:hAnsi="楷体" w:hint="eastAsia"/>
          <w:color w:val="auto"/>
          <w:sz w:val="30"/>
          <w:szCs w:val="30"/>
        </w:rPr>
        <w:t xml:space="preserve">3.6.2 硅光：新一代非激光器芯片解决方案 </w:t>
      </w:r>
    </w:p>
    <w:p w14:paraId="2BD6DFA1" w14:textId="77777777" w:rsidR="00F76D73" w:rsidRDefault="00F76D73" w:rsidP="00F76D73">
      <w:pPr>
        <w:ind w:firstLineChars="200" w:firstLine="560"/>
        <w:rPr>
          <w:rFonts w:ascii="楷体" w:eastAsia="楷体" w:hAnsi="楷体" w:hint="eastAsia"/>
          <w:sz w:val="28"/>
          <w:szCs w:val="28"/>
        </w:rPr>
      </w:pPr>
      <w:r w:rsidRPr="009A49E5">
        <w:rPr>
          <w:rFonts w:ascii="楷体" w:eastAsia="楷体" w:hAnsi="楷体"/>
          <w:sz w:val="28"/>
          <w:szCs w:val="28"/>
        </w:rPr>
        <w:t>硅光不是单一产品</w:t>
      </w:r>
      <w:r>
        <w:rPr>
          <w:rFonts w:ascii="楷体" w:eastAsia="楷体" w:hAnsi="楷体" w:hint="eastAsia"/>
          <w:sz w:val="28"/>
          <w:szCs w:val="28"/>
        </w:rPr>
        <w:t>（Scale up，Scale out，Scale Across均可，Scale Across处于Lab阶段）</w:t>
      </w:r>
      <w:r w:rsidRPr="009A49E5">
        <w:rPr>
          <w:rFonts w:ascii="楷体" w:eastAsia="楷体" w:hAnsi="楷体"/>
          <w:sz w:val="28"/>
          <w:szCs w:val="28"/>
        </w:rPr>
        <w:t>，而是一种平台型集成技术。</w:t>
      </w:r>
      <w:r>
        <w:rPr>
          <w:rFonts w:ascii="楷体" w:eastAsia="楷体" w:hAnsi="楷体" w:hint="eastAsia"/>
          <w:sz w:val="28"/>
          <w:szCs w:val="28"/>
        </w:rPr>
        <w:t>指使用硅基材料介入光引擎的波导和调制部分，</w:t>
      </w:r>
      <w:r w:rsidRPr="00666322">
        <w:rPr>
          <w:rFonts w:ascii="楷体" w:eastAsia="楷体" w:hAnsi="楷体" w:hint="eastAsia"/>
          <w:sz w:val="28"/>
          <w:szCs w:val="28"/>
        </w:rPr>
        <w:t>在同一芯片上集成光学系统所需的各类光子、电子、光电子器件，甚至微电子集成电路。</w:t>
      </w:r>
      <w:r>
        <w:rPr>
          <w:rFonts w:ascii="楷体" w:eastAsia="楷体" w:hAnsi="楷体" w:hint="eastAsia"/>
          <w:sz w:val="28"/>
          <w:szCs w:val="28"/>
        </w:rPr>
        <w:t>从而实现光模块体积小型化，降低功耗，降低材料成本。作为底层技术的解决方案和基座级技术，硅光集成度高，在峰值，能耗，成本方面均具有良好表现。</w:t>
      </w:r>
    </w:p>
    <w:p w14:paraId="6D4DDCBB" w14:textId="77777777" w:rsidR="00F76D73" w:rsidRDefault="00F76D73" w:rsidP="00F76D73">
      <w:pPr>
        <w:jc w:val="center"/>
        <w:rPr>
          <w:rFonts w:ascii="楷体" w:eastAsia="楷体" w:hAnsi="楷体" w:hint="eastAsia"/>
          <w:sz w:val="28"/>
          <w:szCs w:val="28"/>
        </w:rPr>
      </w:pPr>
      <w:r>
        <w:rPr>
          <w:noProof/>
          <w14:ligatures w14:val="none"/>
        </w:rPr>
        <w:lastRenderedPageBreak/>
        <w:drawing>
          <wp:inline distT="0" distB="0" distL="0" distR="0" wp14:anchorId="6846CD7E" wp14:editId="7F4641B9">
            <wp:extent cx="5274310" cy="3541395"/>
            <wp:effectExtent l="0" t="0" r="2540" b="1905"/>
            <wp:docPr id="1492676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76091" name=""/>
                    <pic:cNvPicPr/>
                  </pic:nvPicPr>
                  <pic:blipFill>
                    <a:blip r:embed="rId38"/>
                    <a:stretch>
                      <a:fillRect/>
                    </a:stretch>
                  </pic:blipFill>
                  <pic:spPr>
                    <a:xfrm>
                      <a:off x="0" y="0"/>
                      <a:ext cx="5274310" cy="3541395"/>
                    </a:xfrm>
                    <a:prstGeom prst="rect">
                      <a:avLst/>
                    </a:prstGeom>
                  </pic:spPr>
                </pic:pic>
              </a:graphicData>
            </a:graphic>
          </wp:inline>
        </w:drawing>
      </w:r>
    </w:p>
    <w:p w14:paraId="5F19E971" w14:textId="4B336826" w:rsidR="00F76D73" w:rsidRDefault="00F76D73" w:rsidP="00F76D73">
      <w:pPr>
        <w:ind w:firstLineChars="200" w:firstLine="560"/>
        <w:rPr>
          <w:rFonts w:ascii="楷体" w:eastAsia="楷体" w:hAnsi="楷体" w:hint="eastAsia"/>
          <w:sz w:val="28"/>
          <w:szCs w:val="28"/>
        </w:rPr>
      </w:pPr>
      <w:r w:rsidRPr="00DC3DA4">
        <w:rPr>
          <w:rFonts w:ascii="楷体" w:eastAsia="楷体" w:hAnsi="楷体" w:hint="eastAsia"/>
          <w:sz w:val="28"/>
          <w:szCs w:val="28"/>
        </w:rPr>
        <w:t>和微电子一样，硅光子芯片的生产制造也基于 CMOS 和 BiCMOS 等集成电路工艺线。因此充分利用微电子芯片生产线的闲置或淘汰产能，可直接将成熟的集成电路工艺直接应用于硅光芯片的超大规模生产制造。近年来，</w:t>
      </w:r>
      <w:del w:id="30" w:author="张曦瑾" w:date="2026-06-22T10:15:00Z" w16du:dateUtc="2026-06-22T02:15:00Z">
        <w:r w:rsidRPr="00DC3DA4" w:rsidDel="00F325C5">
          <w:rPr>
            <w:rFonts w:ascii="楷体" w:eastAsia="楷体" w:hAnsi="楷体" w:hint="eastAsia"/>
            <w:sz w:val="28"/>
            <w:szCs w:val="28"/>
          </w:rPr>
          <w:delText>台积电、Intel、GlobalFoundries 等</w:delText>
        </w:r>
      </w:del>
      <w:ins w:id="31" w:author="张曦瑾" w:date="2026-06-22T10:15:00Z" w16du:dateUtc="2026-06-22T02:15:00Z">
        <w:r w:rsidR="00F325C5">
          <w:rPr>
            <w:rFonts w:ascii="楷体" w:eastAsia="楷体" w:hAnsi="楷体" w:hint="eastAsia"/>
            <w:sz w:val="28"/>
            <w:szCs w:val="28"/>
          </w:rPr>
          <w:t>海外的一些</w:t>
        </w:r>
      </w:ins>
      <w:r w:rsidRPr="00DC3DA4">
        <w:rPr>
          <w:rFonts w:ascii="楷体" w:eastAsia="楷体" w:hAnsi="楷体" w:hint="eastAsia"/>
          <w:sz w:val="28"/>
          <w:szCs w:val="28"/>
        </w:rPr>
        <w:t>CMOS 晶圆厂</w:t>
      </w:r>
      <w:del w:id="32" w:author="张曦瑾" w:date="2026-06-22T10:15:00Z" w16du:dateUtc="2026-06-22T02:15:00Z">
        <w:r w:rsidRPr="00DC3DA4" w:rsidDel="00F325C5">
          <w:rPr>
            <w:rFonts w:ascii="楷体" w:eastAsia="楷体" w:hAnsi="楷体" w:hint="eastAsia"/>
            <w:sz w:val="28"/>
            <w:szCs w:val="28"/>
          </w:rPr>
          <w:delText>均</w:delText>
        </w:r>
      </w:del>
      <w:r w:rsidRPr="00DC3DA4">
        <w:rPr>
          <w:rFonts w:ascii="楷体" w:eastAsia="楷体" w:hAnsi="楷体" w:hint="eastAsia"/>
          <w:sz w:val="28"/>
          <w:szCs w:val="28"/>
        </w:rPr>
        <w:t>开发出了商用化硅光芯片工艺流程，硅光芯片的开发流程也参考和借鉴了微电子对应的设计方法、仿真工具、封装测试等经验和手段。可以说硅光技术从诞生开始就站在微电子行业“巨人的肩膀上”，其持续升级工艺和超大规模产能是硅光区别于其它光芯片技术的优势。</w:t>
      </w:r>
    </w:p>
    <w:p w14:paraId="001D8978" w14:textId="77777777" w:rsidR="00F76D73" w:rsidRPr="0000181B" w:rsidRDefault="00F76D73" w:rsidP="00F76D73">
      <w:pPr>
        <w:jc w:val="center"/>
        <w:rPr>
          <w:rFonts w:ascii="楷体" w:eastAsia="楷体" w:hAnsi="楷体" w:hint="eastAsia"/>
          <w:sz w:val="21"/>
          <w:szCs w:val="21"/>
        </w:rPr>
      </w:pPr>
      <w:r w:rsidRPr="0000181B">
        <w:rPr>
          <w:rFonts w:ascii="楷体" w:eastAsia="楷体" w:hAnsi="楷体" w:hint="eastAsia"/>
          <w:sz w:val="21"/>
          <w:szCs w:val="21"/>
        </w:rPr>
        <w:t>图：</w:t>
      </w:r>
      <w:r w:rsidRPr="0000181B">
        <w:rPr>
          <w:rFonts w:ascii="楷体" w:eastAsia="楷体" w:hAnsi="楷体"/>
          <w:sz w:val="21"/>
          <w:szCs w:val="21"/>
        </w:rPr>
        <w:t>收发器、有源光缆、LPO/LRO、NPO/CPO 所用光芯片分技术路线销售额</w:t>
      </w:r>
      <w:r w:rsidRPr="0000181B">
        <w:rPr>
          <w:rFonts w:ascii="楷体" w:eastAsia="楷体" w:hAnsi="楷体" w:hint="eastAsia"/>
          <w:sz w:val="21"/>
          <w:szCs w:val="21"/>
        </w:rPr>
        <w:t>预计</w:t>
      </w:r>
    </w:p>
    <w:p w14:paraId="082F65E9" w14:textId="77777777" w:rsidR="00F76D73" w:rsidRDefault="00F76D73" w:rsidP="00F76D73">
      <w:pPr>
        <w:rPr>
          <w:rFonts w:ascii="楷体" w:eastAsia="楷体" w:hAnsi="楷体" w:hint="eastAsia"/>
          <w:sz w:val="28"/>
          <w:szCs w:val="28"/>
        </w:rPr>
      </w:pPr>
      <w:r>
        <w:rPr>
          <w:noProof/>
          <w14:ligatures w14:val="none"/>
        </w:rPr>
        <w:lastRenderedPageBreak/>
        <w:drawing>
          <wp:inline distT="0" distB="0" distL="0" distR="0" wp14:anchorId="45544613" wp14:editId="4D112815">
            <wp:extent cx="5274310" cy="2341880"/>
            <wp:effectExtent l="0" t="0" r="2540" b="1270"/>
            <wp:docPr id="1038326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26393" name=""/>
                    <pic:cNvPicPr/>
                  </pic:nvPicPr>
                  <pic:blipFill>
                    <a:blip r:embed="rId39"/>
                    <a:stretch>
                      <a:fillRect/>
                    </a:stretch>
                  </pic:blipFill>
                  <pic:spPr>
                    <a:xfrm>
                      <a:off x="0" y="0"/>
                      <a:ext cx="5274310" cy="2341880"/>
                    </a:xfrm>
                    <a:prstGeom prst="rect">
                      <a:avLst/>
                    </a:prstGeom>
                  </pic:spPr>
                </pic:pic>
              </a:graphicData>
            </a:graphic>
          </wp:inline>
        </w:drawing>
      </w:r>
    </w:p>
    <w:p w14:paraId="1D6560A8" w14:textId="217A9F9C"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根据美银和lightcounting一致预测，硅光在800G光模块中渗透率已超过50%，1.6t中已超过60%，在25-28预测期内，最终高速市场800+的硅光渗透率会达到74%。全市2026场渗透率超过35%，预计2030年超过60%。据浙商证券测算，</w:t>
      </w:r>
      <w:r w:rsidRPr="00DC3DA4">
        <w:rPr>
          <w:rFonts w:ascii="楷体" w:eastAsia="楷体" w:hAnsi="楷体" w:hint="eastAsia"/>
          <w:sz w:val="28"/>
          <w:szCs w:val="28"/>
        </w:rPr>
        <w:t>光芯片市场将从 2025 年的 40 亿美元增长至 2031 年的约 150 亿美元，硅光子芯片占比将达 42%，磷化铟激光器仍占 46%。硅光子芯片在 2025 年占所有光芯片的三分之一，到2031 年，它将贡献整个光芯片市场的 42%，即 63 亿美元。</w:t>
      </w:r>
      <w:ins w:id="33" w:author="张曦瑾" w:date="2026-06-22T10:15:00Z" w16du:dateUtc="2026-06-22T02:15:00Z">
        <w:r w:rsidR="00F325C5">
          <w:rPr>
            <w:rFonts w:ascii="楷体" w:eastAsia="楷体" w:hAnsi="楷体" w:hint="eastAsia"/>
            <w:sz w:val="28"/>
            <w:szCs w:val="28"/>
          </w:rPr>
          <w:t>增长前景乐观。</w:t>
        </w:r>
      </w:ins>
    </w:p>
    <w:p w14:paraId="5539DA0C" w14:textId="77777777" w:rsidR="00F76D73" w:rsidRDefault="00F76D73" w:rsidP="00F76D73">
      <w:pPr>
        <w:jc w:val="center"/>
        <w:rPr>
          <w:rFonts w:ascii="楷体" w:eastAsia="楷体" w:hAnsi="楷体" w:hint="eastAsia"/>
          <w:sz w:val="21"/>
          <w:szCs w:val="21"/>
        </w:rPr>
      </w:pPr>
      <w:r>
        <w:rPr>
          <w:rFonts w:ascii="楷体" w:eastAsia="楷体" w:hAnsi="楷体" w:hint="eastAsia"/>
          <w:sz w:val="21"/>
          <w:szCs w:val="21"/>
        </w:rPr>
        <w:t>表：硅光路线在光模块中的渗透率测算</w:t>
      </w:r>
    </w:p>
    <w:p w14:paraId="276EE4D3" w14:textId="77777777" w:rsidR="00F76D73" w:rsidRDefault="00F76D73" w:rsidP="00F76D73">
      <w:pPr>
        <w:rPr>
          <w:rFonts w:ascii="楷体" w:eastAsia="楷体" w:hAnsi="楷体" w:hint="eastAsia"/>
          <w:sz w:val="28"/>
          <w:szCs w:val="28"/>
        </w:rPr>
      </w:pPr>
      <w:r>
        <w:rPr>
          <w:rFonts w:ascii="楷体" w:eastAsia="楷体" w:hAnsi="楷体"/>
          <w:noProof/>
          <w:sz w:val="28"/>
          <w:szCs w:val="28"/>
        </w:rPr>
        <w:lastRenderedPageBreak/>
        <w:drawing>
          <wp:inline distT="0" distB="0" distL="0" distR="0" wp14:anchorId="263B9E06" wp14:editId="582A1156">
            <wp:extent cx="5274310" cy="3560445"/>
            <wp:effectExtent l="0" t="0" r="2540" b="1905"/>
            <wp:docPr id="7381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8958" name="图片 1"/>
                    <pic:cNvPicPr>
                      <a:picLocks noChangeAspect="1"/>
                    </pic:cNvPicPr>
                  </pic:nvPicPr>
                  <pic:blipFill>
                    <a:blip r:embed="rId40"/>
                    <a:stretch>
                      <a:fillRect/>
                    </a:stretch>
                  </pic:blipFill>
                  <pic:spPr>
                    <a:xfrm>
                      <a:off x="0" y="0"/>
                      <a:ext cx="5274310" cy="3560445"/>
                    </a:xfrm>
                    <a:prstGeom prst="rect">
                      <a:avLst/>
                    </a:prstGeom>
                  </pic:spPr>
                </pic:pic>
              </a:graphicData>
            </a:graphic>
          </wp:inline>
        </w:drawing>
      </w:r>
    </w:p>
    <w:p w14:paraId="644D485E"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能量功耗方面，传统800G光模块功耗超过18W，而硅光模块的功耗可以控制在14w左右，预计能够降低40%功耗。</w:t>
      </w:r>
    </w:p>
    <w:p w14:paraId="03DE3690" w14:textId="1A7E94F9"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数据功耗比方面，天风指出，基于</w:t>
      </w:r>
      <w:del w:id="34" w:author="张曦瑾" w:date="2026-06-22T10:15:00Z" w16du:dateUtc="2026-06-22T02:15:00Z">
        <w:r w:rsidDel="00F325C5">
          <w:rPr>
            <w:rFonts w:ascii="楷体" w:eastAsia="楷体" w:hAnsi="楷体" w:hint="eastAsia"/>
            <w:sz w:val="28"/>
            <w:szCs w:val="28"/>
          </w:rPr>
          <w:delText>台积电</w:delText>
        </w:r>
      </w:del>
      <w:r>
        <w:rPr>
          <w:rFonts w:ascii="楷体" w:eastAsia="楷体" w:hAnsi="楷体" w:hint="eastAsia"/>
          <w:sz w:val="28"/>
          <w:szCs w:val="28"/>
        </w:rPr>
        <w:t>COUPE硅光集成引擎，硅光的单位/bit比率会降到2pJ/bit以下，是传统可插拔光模块（10pJ/bit）的1/5，铜互连方案（30pJ/bit）的1/15。美方研报指出，硅光方案可以将数据传输速率提高5倍，延迟降低至原来的1/10，整体功耗降低至原来的1/8，极大节省成本。</w:t>
      </w:r>
    </w:p>
    <w:p w14:paraId="7EDFE1D0"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物料方面，lightCounting在2026 OFC指出，硅光的InP使用为传统方案的1/10，而硅衬底的成本仅为InP衬底的1/20。落实到产品上，一个1.6T硅光模块采取4×70 mW CW激光器的成本为15-20美元，如果使用传统方案，则需要八个200G EML芯片，成本约160美元。</w:t>
      </w:r>
    </w:p>
    <w:p w14:paraId="6DE6EEE8"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lastRenderedPageBreak/>
        <w:t>生产方面，硅光与互补金属氧化物半导体（CMOS）工艺兼容，可以直接利用成熟晶圆产能（90nm）进行制造，无需特别进行其他投产。而传统EML依赖III-V族特殊产线，扩产难度大。</w:t>
      </w:r>
    </w:p>
    <w:p w14:paraId="4F682E58" w14:textId="59489828"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硅光</w:t>
      </w:r>
      <w:ins w:id="35" w:author="张曦瑾" w:date="2026-06-22T10:20:00Z" w16du:dateUtc="2026-06-22T02:20:00Z">
        <w:r w:rsidR="00B322D6">
          <w:rPr>
            <w:rFonts w:ascii="楷体" w:eastAsia="楷体" w:hAnsi="楷体" w:hint="eastAsia"/>
            <w:sz w:val="28"/>
            <w:szCs w:val="28"/>
          </w:rPr>
          <w:t>在2026年</w:t>
        </w:r>
      </w:ins>
      <w:del w:id="36" w:author="张曦瑾" w:date="2026-06-22T10:20:00Z" w16du:dateUtc="2026-06-22T02:20:00Z">
        <w:r w:rsidDel="00B322D6">
          <w:rPr>
            <w:rFonts w:ascii="楷体" w:eastAsia="楷体" w:hAnsi="楷体" w:hint="eastAsia"/>
            <w:sz w:val="28"/>
            <w:szCs w:val="28"/>
          </w:rPr>
          <w:delText>目前</w:delText>
        </w:r>
      </w:del>
      <w:r>
        <w:rPr>
          <w:rFonts w:ascii="楷体" w:eastAsia="楷体" w:hAnsi="楷体" w:hint="eastAsia"/>
          <w:sz w:val="28"/>
          <w:szCs w:val="28"/>
        </w:rPr>
        <w:t>整体还是继承了QSFP和OSFP的可插拔格局。其在400G时代就已经在出货，800G的时期正在放量，1.6T的产品则正在和1.6T的磷化铟EML竞争。长期的客户认证，产线投资和供应链配套都是围绕可插拔形态建立的，因此即使硅光芯片广泛推广，预期仍会以可插拔模块的形态存在很长一段时间。</w:t>
      </w:r>
    </w:p>
    <w:p w14:paraId="6AC6CDBE" w14:textId="58D03FF3"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因此如果硅光路线如期重大突破，则光模块核心价值将向具备光子集成电路和硅光芯片设计能力的企业集中，而非由</w:t>
      </w:r>
      <w:commentRangeStart w:id="37"/>
      <w:commentRangeStart w:id="38"/>
      <w:r>
        <w:rPr>
          <w:rFonts w:ascii="楷体" w:eastAsia="楷体" w:hAnsi="楷体" w:hint="eastAsia"/>
          <w:sz w:val="28"/>
          <w:szCs w:val="28"/>
        </w:rPr>
        <w:t>上游把控</w:t>
      </w:r>
      <w:commentRangeEnd w:id="37"/>
      <w:r>
        <w:rPr>
          <w:rStyle w:val="af4"/>
          <w:rFonts w:ascii="楷体" w:eastAsia="楷体" w:hAnsi="楷体" w:hint="eastAsia"/>
          <w:sz w:val="28"/>
          <w:szCs w:val="28"/>
        </w:rPr>
        <w:commentReference w:id="37"/>
      </w:r>
      <w:commentRangeEnd w:id="38"/>
      <w:r w:rsidR="00000000">
        <w:rPr>
          <w:rStyle w:val="af4"/>
          <w:rFonts w:ascii="楷体" w:eastAsia="楷体" w:hAnsi="楷体" w:hint="eastAsia"/>
          <w:sz w:val="28"/>
          <w:szCs w:val="28"/>
        </w:rPr>
        <w:commentReference w:id="38"/>
      </w:r>
      <w:r>
        <w:rPr>
          <w:rFonts w:ascii="楷体" w:eastAsia="楷体" w:hAnsi="楷体" w:hint="eastAsia"/>
          <w:sz w:val="28"/>
          <w:szCs w:val="28"/>
        </w:rPr>
        <w:t>产线供应的要害。这会导致价值链的重构。具备芯片设计能力的企业</w:t>
      </w:r>
      <w:del w:id="39" w:author="张曦瑾" w:date="2026-06-22T10:20:00Z" w16du:dateUtc="2026-06-22T02:20:00Z">
        <w:r w:rsidDel="00B322D6">
          <w:rPr>
            <w:rFonts w:ascii="楷体" w:eastAsia="楷体" w:hAnsi="楷体" w:hint="eastAsia"/>
            <w:sz w:val="28"/>
            <w:szCs w:val="28"/>
          </w:rPr>
          <w:delText>，如Intel，Cisco，Marvell，华为海思，光迅科技等</w:delText>
        </w:r>
      </w:del>
      <w:r>
        <w:rPr>
          <w:rFonts w:ascii="楷体" w:eastAsia="楷体" w:hAnsi="楷体" w:hint="eastAsia"/>
          <w:sz w:val="28"/>
          <w:szCs w:val="28"/>
        </w:rPr>
        <w:t>会得到较大</w:t>
      </w:r>
      <w:del w:id="40" w:author="张曦瑾" w:date="2026-06-22T10:20:00Z" w16du:dateUtc="2026-06-22T02:20:00Z">
        <w:r w:rsidDel="00B322D6">
          <w:rPr>
            <w:rFonts w:ascii="楷体" w:eastAsia="楷体" w:hAnsi="楷体" w:hint="eastAsia"/>
            <w:sz w:val="28"/>
            <w:szCs w:val="28"/>
          </w:rPr>
          <w:delText>利好</w:delText>
        </w:r>
      </w:del>
      <w:ins w:id="41" w:author="张曦瑾" w:date="2026-06-22T10:20:00Z" w16du:dateUtc="2026-06-22T02:20:00Z">
        <w:r w:rsidR="00B322D6">
          <w:rPr>
            <w:rFonts w:ascii="楷体" w:eastAsia="楷体" w:hAnsi="楷体" w:hint="eastAsia"/>
            <w:sz w:val="28"/>
            <w:szCs w:val="28"/>
          </w:rPr>
          <w:t>利益</w:t>
        </w:r>
      </w:ins>
      <w:r>
        <w:rPr>
          <w:rFonts w:ascii="楷体" w:eastAsia="楷体" w:hAnsi="楷体" w:hint="eastAsia"/>
          <w:sz w:val="28"/>
          <w:szCs w:val="28"/>
        </w:rPr>
        <w:t>，而由于硅光技术集成了调制，探测，波导，取代了传统模块中透镜组，隔离器，调制器，探测器，光路分解/合成器，因此</w:t>
      </w:r>
      <w:r w:rsidRPr="00332FB1">
        <w:rPr>
          <w:rFonts w:ascii="楷体" w:eastAsia="楷体" w:hAnsi="楷体"/>
          <w:sz w:val="28"/>
          <w:szCs w:val="28"/>
        </w:rPr>
        <w:t>传统分立器件（透镜组、隔离器、自由空间调制器/探测器）价值量大幅萎缩；但光路分解/合成功能仍以片上形式存在（硅基AWG</w:t>
      </w:r>
      <w:r w:rsidRPr="00731F78">
        <w:rPr>
          <w:rFonts w:ascii="楷体" w:eastAsia="楷体" w:hAnsi="楷体"/>
          <w:sz w:val="28"/>
          <w:szCs w:val="28"/>
        </w:rPr>
        <w:t>（阵列波导光栅</w:t>
      </w:r>
      <w:r>
        <w:rPr>
          <w:rFonts w:ascii="楷体" w:eastAsia="楷体" w:hAnsi="楷体" w:hint="eastAsia"/>
          <w:sz w:val="28"/>
          <w:szCs w:val="28"/>
        </w:rPr>
        <w:t>，用于光的方向导航和波分复用，类似传统分光器/光合成器作用</w:t>
      </w:r>
      <w:r w:rsidRPr="00731F78">
        <w:rPr>
          <w:rFonts w:ascii="楷体" w:eastAsia="楷体" w:hAnsi="楷体"/>
          <w:sz w:val="28"/>
          <w:szCs w:val="28"/>
        </w:rPr>
        <w:t>）</w:t>
      </w:r>
      <w:r w:rsidRPr="00332FB1">
        <w:rPr>
          <w:rFonts w:ascii="楷体" w:eastAsia="楷体" w:hAnsi="楷体"/>
          <w:sz w:val="28"/>
          <w:szCs w:val="28"/>
        </w:rPr>
        <w:t>/MMI</w:t>
      </w:r>
      <w:r w:rsidRPr="00EA4FE3">
        <w:rPr>
          <w:rFonts w:ascii="楷体" w:eastAsia="楷体" w:hAnsi="楷体"/>
          <w:sz w:val="28"/>
          <w:szCs w:val="28"/>
        </w:rPr>
        <w:t>（多模干涉耦合器</w:t>
      </w:r>
      <w:r>
        <w:rPr>
          <w:rFonts w:ascii="楷体" w:eastAsia="楷体" w:hAnsi="楷体" w:hint="eastAsia"/>
          <w:sz w:val="28"/>
          <w:szCs w:val="28"/>
        </w:rPr>
        <w:t>，功能和AWG类似，但是比起AWG从颜色波长上做分离合成，MMI更多是在能量上做分离合成，两者经常配合</w:t>
      </w:r>
      <w:r w:rsidRPr="00EA4FE3">
        <w:rPr>
          <w:rFonts w:ascii="楷体" w:eastAsia="楷体" w:hAnsi="楷体"/>
          <w:sz w:val="28"/>
          <w:szCs w:val="28"/>
        </w:rPr>
        <w:t>）</w:t>
      </w:r>
      <w:r w:rsidRPr="00332FB1">
        <w:rPr>
          <w:rFonts w:ascii="楷体" w:eastAsia="楷体" w:hAnsi="楷体"/>
          <w:sz w:val="28"/>
          <w:szCs w:val="28"/>
        </w:rPr>
        <w:t>），并非完全消失。激光器虽</w:t>
      </w:r>
      <w:r>
        <w:rPr>
          <w:rFonts w:ascii="楷体" w:eastAsia="楷体" w:hAnsi="楷体" w:hint="eastAsia"/>
          <w:sz w:val="28"/>
          <w:szCs w:val="28"/>
        </w:rPr>
        <w:t>大多</w:t>
      </w:r>
      <w:r w:rsidRPr="00332FB1">
        <w:rPr>
          <w:rFonts w:ascii="楷体" w:eastAsia="楷体" w:hAnsi="楷体"/>
          <w:sz w:val="28"/>
          <w:szCs w:val="28"/>
        </w:rPr>
        <w:t>仍需外置，但技术路线从DML/EML转向CW激光器，对现有激光器芯片企业构成产品转型压力。</w:t>
      </w:r>
    </w:p>
    <w:p w14:paraId="67CFE1D0" w14:textId="77777777" w:rsidR="00F76D73" w:rsidRPr="0016714A"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lastRenderedPageBreak/>
        <w:t>但是值得指出的是，正如CPO将光学元件往交换机内部甚至服务器内部封装的尝试那样，硅光芯片一样具备CPO的潜力，如果硅光突破和CPO合流，那么其影响将和CPO的影响相近。</w:t>
      </w:r>
    </w:p>
    <w:p w14:paraId="2D16E911" w14:textId="77777777" w:rsidR="00F76D73" w:rsidRPr="000B783F" w:rsidRDefault="00F76D73" w:rsidP="00F76D73">
      <w:pPr>
        <w:pStyle w:val="3"/>
        <w:rPr>
          <w:rFonts w:ascii="楷体" w:eastAsia="楷体" w:hAnsi="楷体" w:hint="eastAsia"/>
          <w:color w:val="auto"/>
          <w:sz w:val="30"/>
          <w:szCs w:val="30"/>
        </w:rPr>
      </w:pPr>
      <w:r w:rsidRPr="000B783F">
        <w:rPr>
          <w:rFonts w:ascii="楷体" w:eastAsia="楷体" w:hAnsi="楷体" w:hint="eastAsia"/>
          <w:color w:val="auto"/>
          <w:sz w:val="30"/>
          <w:szCs w:val="30"/>
        </w:rPr>
        <w:t>3.6.3 LPO：</w:t>
      </w:r>
      <w:r w:rsidRPr="000B783F">
        <w:rPr>
          <w:rFonts w:ascii="楷体" w:eastAsia="楷体" w:hAnsi="楷体"/>
          <w:color w:val="auto"/>
          <w:sz w:val="30"/>
          <w:szCs w:val="30"/>
        </w:rPr>
        <w:t>短距场景下低功耗</w:t>
      </w:r>
      <w:r w:rsidRPr="000B783F">
        <w:rPr>
          <w:rFonts w:ascii="楷体" w:eastAsia="楷体" w:hAnsi="楷体" w:hint="eastAsia"/>
          <w:color w:val="auto"/>
          <w:sz w:val="30"/>
          <w:szCs w:val="30"/>
        </w:rPr>
        <w:t>的重要方案</w:t>
      </w:r>
    </w:p>
    <w:p w14:paraId="62F7F85B" w14:textId="77777777" w:rsidR="00F76D73" w:rsidRDefault="00F76D73" w:rsidP="00F76D73">
      <w:pPr>
        <w:rPr>
          <w:rFonts w:ascii="楷体" w:eastAsia="楷体" w:hAnsi="楷体" w:hint="eastAsia"/>
          <w:sz w:val="28"/>
          <w:szCs w:val="32"/>
        </w:rPr>
      </w:pPr>
      <w:r w:rsidRPr="00A851F0">
        <w:rPr>
          <w:rFonts w:ascii="楷体" w:eastAsia="楷体" w:hAnsi="楷体" w:hint="eastAsia"/>
          <w:sz w:val="28"/>
          <w:szCs w:val="32"/>
        </w:rPr>
        <w:t>LPO（linear drive pluggable optics）即线性驱动可插拨光模块，是指采用了线性直驱技术，去除传统的 DSP（数字信号处理）/CDR（时钟数据恢复）芯片，光模块中，只留下具有高线性度的 Driver（驱动芯片）和 TIA（Trans-Impedance Amplifier，跨阻放大器），并分别集成 CTLE（Continuous Time Linear Equalization，连续时间线性均衡）和 EQ（Equalization，均衡）</w:t>
      </w:r>
      <w:r>
        <w:rPr>
          <w:rFonts w:ascii="楷体" w:eastAsia="楷体" w:hAnsi="楷体" w:hint="eastAsia"/>
          <w:sz w:val="28"/>
          <w:szCs w:val="32"/>
        </w:rPr>
        <w:t>（</w:t>
      </w:r>
      <w:r w:rsidRPr="00B57920">
        <w:rPr>
          <w:rFonts w:ascii="楷体" w:eastAsia="楷体" w:hAnsi="楷体"/>
          <w:sz w:val="28"/>
          <w:szCs w:val="32"/>
        </w:rPr>
        <w:t>均衡（EQ）的核心目标是在信号被接收芯片处理前，对信号中受损的频率分量进行补偿或修复</w:t>
      </w:r>
      <w:r>
        <w:rPr>
          <w:rFonts w:ascii="楷体" w:eastAsia="楷体" w:hAnsi="楷体" w:hint="eastAsia"/>
          <w:sz w:val="28"/>
          <w:szCs w:val="32"/>
        </w:rPr>
        <w:t>，原本是隶属于DSP的功能）的</w:t>
      </w:r>
      <w:r w:rsidRPr="00A851F0">
        <w:rPr>
          <w:rFonts w:ascii="楷体" w:eastAsia="楷体" w:hAnsi="楷体" w:hint="eastAsia"/>
          <w:sz w:val="28"/>
          <w:szCs w:val="32"/>
        </w:rPr>
        <w:t>功能</w:t>
      </w:r>
      <w:r>
        <w:rPr>
          <w:rFonts w:ascii="楷体" w:eastAsia="楷体" w:hAnsi="楷体" w:hint="eastAsia"/>
          <w:sz w:val="28"/>
          <w:szCs w:val="32"/>
        </w:rPr>
        <w:t>，从而</w:t>
      </w:r>
      <w:r w:rsidRPr="00A851F0">
        <w:rPr>
          <w:rFonts w:ascii="楷体" w:eastAsia="楷体" w:hAnsi="楷体" w:hint="eastAsia"/>
          <w:sz w:val="28"/>
          <w:szCs w:val="32"/>
        </w:rPr>
        <w:t>实现系统降功耗、降延迟的优势</w:t>
      </w:r>
      <w:r>
        <w:rPr>
          <w:rFonts w:ascii="楷体" w:eastAsia="楷体" w:hAnsi="楷体" w:hint="eastAsia"/>
          <w:sz w:val="28"/>
          <w:szCs w:val="32"/>
        </w:rPr>
        <w:t>。这就是</w:t>
      </w:r>
      <w:r w:rsidRPr="00D81F67">
        <w:rPr>
          <w:rFonts w:ascii="楷体" w:eastAsia="楷体" w:hAnsi="楷体"/>
          <w:sz w:val="28"/>
          <w:szCs w:val="32"/>
        </w:rPr>
        <w:t>LPO（线性驱动可插拔光模块）的核心思想，正是将传统DSP芯片承担的数字信号处理重任，分解并转移给了模拟端的Driver（驱动芯片）和TIA（跨阻放大器），让它们承担更多“智能”的补偿工作</w:t>
      </w:r>
      <w:r>
        <w:rPr>
          <w:rFonts w:ascii="楷体" w:eastAsia="楷体" w:hAnsi="楷体" w:hint="eastAsia"/>
          <w:sz w:val="28"/>
          <w:szCs w:val="32"/>
        </w:rPr>
        <w:t>。</w:t>
      </w:r>
    </w:p>
    <w:p w14:paraId="5DFFAA53" w14:textId="77777777" w:rsidR="00F76D73" w:rsidRDefault="00F76D73" w:rsidP="00F76D73">
      <w:pPr>
        <w:rPr>
          <w:rFonts w:ascii="楷体" w:eastAsia="楷体" w:hAnsi="楷体" w:hint="eastAsia"/>
          <w:sz w:val="28"/>
          <w:szCs w:val="32"/>
        </w:rPr>
      </w:pPr>
      <w:r>
        <w:rPr>
          <w:rFonts w:ascii="楷体" w:eastAsia="楷体" w:hAnsi="楷体" w:hint="eastAsia"/>
          <w:sz w:val="28"/>
          <w:szCs w:val="32"/>
        </w:rPr>
        <w:t>但是由于去除了从算法层面对于误码进行全面修复和补偿的DSP芯片，因此对于往来的光电信号质量要求提高了很多，在</w:t>
      </w:r>
      <w:r w:rsidRPr="00A851F0">
        <w:rPr>
          <w:rFonts w:ascii="楷体" w:eastAsia="楷体" w:hAnsi="楷体" w:hint="eastAsia"/>
          <w:sz w:val="28"/>
          <w:szCs w:val="32"/>
        </w:rPr>
        <w:t>系统误码率和传输距离</w:t>
      </w:r>
      <w:r>
        <w:rPr>
          <w:rFonts w:ascii="楷体" w:eastAsia="楷体" w:hAnsi="楷体" w:hint="eastAsia"/>
          <w:sz w:val="28"/>
          <w:szCs w:val="32"/>
        </w:rPr>
        <w:t>亦</w:t>
      </w:r>
      <w:r w:rsidRPr="00A851F0">
        <w:rPr>
          <w:rFonts w:ascii="楷体" w:eastAsia="楷体" w:hAnsi="楷体" w:hint="eastAsia"/>
          <w:sz w:val="28"/>
          <w:szCs w:val="32"/>
        </w:rPr>
        <w:t>有所牺牲。</w:t>
      </w:r>
    </w:p>
    <w:p w14:paraId="3436283E" w14:textId="77777777" w:rsidR="00F76D73" w:rsidRPr="000C2D95" w:rsidRDefault="00F76D73" w:rsidP="00F76D73">
      <w:pPr>
        <w:jc w:val="center"/>
        <w:rPr>
          <w:rFonts w:ascii="楷体" w:eastAsia="楷体" w:hAnsi="楷体" w:hint="eastAsia"/>
          <w:sz w:val="21"/>
          <w:szCs w:val="22"/>
        </w:rPr>
      </w:pPr>
      <w:r w:rsidRPr="000C2D95">
        <w:rPr>
          <w:rFonts w:ascii="楷体" w:eastAsia="楷体" w:hAnsi="楷体" w:hint="eastAsia"/>
          <w:sz w:val="21"/>
          <w:szCs w:val="22"/>
        </w:rPr>
        <w:t>图：传统可插拔光模块和LPO光模块的对比</w:t>
      </w:r>
    </w:p>
    <w:p w14:paraId="1CB29031" w14:textId="77777777" w:rsidR="00F76D73" w:rsidRDefault="00F76D73" w:rsidP="00F76D73">
      <w:pPr>
        <w:jc w:val="center"/>
        <w:rPr>
          <w:rFonts w:ascii="楷体" w:eastAsia="楷体" w:hAnsi="楷体" w:hint="eastAsia"/>
          <w:sz w:val="28"/>
          <w:szCs w:val="32"/>
        </w:rPr>
      </w:pPr>
      <w:r>
        <w:rPr>
          <w:noProof/>
          <w14:ligatures w14:val="none"/>
        </w:rPr>
        <w:lastRenderedPageBreak/>
        <w:drawing>
          <wp:inline distT="0" distB="0" distL="0" distR="0" wp14:anchorId="60E8032E" wp14:editId="3FCEEDFA">
            <wp:extent cx="5274310" cy="1667510"/>
            <wp:effectExtent l="0" t="0" r="2540" b="8890"/>
            <wp:docPr id="1153995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95074" name=""/>
                    <pic:cNvPicPr/>
                  </pic:nvPicPr>
                  <pic:blipFill>
                    <a:blip r:embed="rId44"/>
                    <a:stretch>
                      <a:fillRect/>
                    </a:stretch>
                  </pic:blipFill>
                  <pic:spPr>
                    <a:xfrm>
                      <a:off x="0" y="0"/>
                      <a:ext cx="5274310" cy="1667510"/>
                    </a:xfrm>
                    <a:prstGeom prst="rect">
                      <a:avLst/>
                    </a:prstGeom>
                  </pic:spPr>
                </pic:pic>
              </a:graphicData>
            </a:graphic>
          </wp:inline>
        </w:drawing>
      </w:r>
    </w:p>
    <w:p w14:paraId="09526E16" w14:textId="77777777" w:rsidR="00F76D73" w:rsidRDefault="00F76D73" w:rsidP="00F76D73">
      <w:pPr>
        <w:ind w:firstLineChars="200" w:firstLine="560"/>
        <w:rPr>
          <w:rFonts w:ascii="楷体" w:eastAsia="楷体" w:hAnsi="楷体" w:hint="eastAsia"/>
          <w:sz w:val="28"/>
          <w:szCs w:val="32"/>
        </w:rPr>
      </w:pPr>
      <w:r w:rsidRPr="00754BBB">
        <w:rPr>
          <w:rFonts w:ascii="楷体" w:eastAsia="楷体" w:hAnsi="楷体"/>
          <w:sz w:val="28"/>
          <w:szCs w:val="32"/>
        </w:rPr>
        <w:t>从技术原理类比来看：传统可插拔光模块如同专业翻译对模糊文本逐字修正后再传递，虽确保信息准确性，但流程繁琐、耗时耗力；LPO 则如同“双方依托自身信号处理能 力直接实现有效通信”，省略中间修正环节，在短距场景下实现高效传输。</w:t>
      </w:r>
    </w:p>
    <w:p w14:paraId="3A560401" w14:textId="77777777" w:rsidR="00F76D73" w:rsidRDefault="00F76D73" w:rsidP="00F76D73">
      <w:pPr>
        <w:ind w:firstLineChars="200" w:firstLine="560"/>
        <w:rPr>
          <w:rFonts w:ascii="楷体" w:eastAsia="楷体" w:hAnsi="楷体" w:hint="eastAsia"/>
          <w:sz w:val="28"/>
          <w:szCs w:val="32"/>
        </w:rPr>
      </w:pPr>
      <w:r w:rsidRPr="00754BBB">
        <w:rPr>
          <w:rFonts w:ascii="楷体" w:eastAsia="楷体" w:hAnsi="楷体"/>
          <w:sz w:val="28"/>
          <w:szCs w:val="32"/>
        </w:rPr>
        <w:t xml:space="preserve">LPO </w:t>
      </w:r>
      <w:r>
        <w:rPr>
          <w:rFonts w:ascii="楷体" w:eastAsia="楷体" w:hAnsi="楷体" w:hint="eastAsia"/>
          <w:sz w:val="28"/>
          <w:szCs w:val="32"/>
        </w:rPr>
        <w:t>总体来说是对于SFP/QSFP/OSFP系可插拔光模块的继承与权衡，其产品主要仍表现为热可插拔的形式。</w:t>
      </w:r>
    </w:p>
    <w:p w14:paraId="10E4752E" w14:textId="77777777" w:rsidR="00F76D73" w:rsidRDefault="00F76D73" w:rsidP="00F76D73">
      <w:pPr>
        <w:ind w:firstLineChars="200" w:firstLine="440"/>
        <w:jc w:val="center"/>
        <w:rPr>
          <w:rFonts w:ascii="楷体" w:eastAsia="楷体" w:hAnsi="楷体" w:hint="eastAsia"/>
          <w:sz w:val="28"/>
          <w:szCs w:val="32"/>
        </w:rPr>
      </w:pPr>
      <w:r>
        <w:rPr>
          <w:noProof/>
          <w14:ligatures w14:val="none"/>
        </w:rPr>
        <w:drawing>
          <wp:inline distT="0" distB="0" distL="0" distR="0" wp14:anchorId="008C69BD" wp14:editId="25C129F0">
            <wp:extent cx="3907767" cy="2846375"/>
            <wp:effectExtent l="0" t="0" r="0" b="0"/>
            <wp:docPr id="1790328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28445" name=""/>
                    <pic:cNvPicPr/>
                  </pic:nvPicPr>
                  <pic:blipFill>
                    <a:blip r:embed="rId45"/>
                    <a:stretch>
                      <a:fillRect/>
                    </a:stretch>
                  </pic:blipFill>
                  <pic:spPr>
                    <a:xfrm>
                      <a:off x="0" y="0"/>
                      <a:ext cx="3921353" cy="2856271"/>
                    </a:xfrm>
                    <a:prstGeom prst="rect">
                      <a:avLst/>
                    </a:prstGeom>
                  </pic:spPr>
                </pic:pic>
              </a:graphicData>
            </a:graphic>
          </wp:inline>
        </w:drawing>
      </w:r>
    </w:p>
    <w:p w14:paraId="27701EE2"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LPO</w:t>
      </w:r>
      <w:r w:rsidRPr="00754BBB">
        <w:rPr>
          <w:rFonts w:ascii="楷体" w:eastAsia="楷体" w:hAnsi="楷体"/>
          <w:sz w:val="28"/>
          <w:szCs w:val="32"/>
        </w:rPr>
        <w:t>具有突出的优势：低功耗、低成本、低延时、易维护。具体表现在以下几方面。</w:t>
      </w:r>
    </w:p>
    <w:p w14:paraId="135D8E49"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功耗方面：</w:t>
      </w:r>
      <w:r w:rsidRPr="00251C8E">
        <w:rPr>
          <w:rFonts w:ascii="楷体" w:eastAsia="楷体" w:hAnsi="楷体" w:hint="eastAsia"/>
          <w:sz w:val="28"/>
          <w:szCs w:val="32"/>
        </w:rPr>
        <w:t>去掉 DSP 后，光模块功耗大幅度下降。相比于可插</w:t>
      </w:r>
      <w:r w:rsidRPr="00251C8E">
        <w:rPr>
          <w:rFonts w:ascii="楷体" w:eastAsia="楷体" w:hAnsi="楷体" w:hint="eastAsia"/>
          <w:sz w:val="28"/>
          <w:szCs w:val="32"/>
        </w:rPr>
        <w:lastRenderedPageBreak/>
        <w:t>拔光模块，LPO 的功耗下降约50%，这与 CPO 的功耗接近。Arista 采用 Linear-Drive，使硅光、垂直腔面发射激光器（VCSEL）、薄膜铌酸锂不同光学方案的功耗均下降 40%左右</w:t>
      </w:r>
      <w:r>
        <w:rPr>
          <w:rFonts w:ascii="楷体" w:eastAsia="楷体" w:hAnsi="楷体" w:hint="eastAsia"/>
          <w:sz w:val="28"/>
          <w:szCs w:val="32"/>
        </w:rPr>
        <w:t>（意思是，其实几个技术之间还可以相互叠加）</w:t>
      </w:r>
      <w:r w:rsidRPr="00251C8E">
        <w:rPr>
          <w:rFonts w:ascii="楷体" w:eastAsia="楷体" w:hAnsi="楷体" w:hint="eastAsia"/>
          <w:sz w:val="28"/>
          <w:szCs w:val="32"/>
        </w:rPr>
        <w:t>。</w:t>
      </w:r>
    </w:p>
    <w:p w14:paraId="07283341"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成本方面，</w:t>
      </w:r>
      <w:r w:rsidRPr="00251C8E">
        <w:rPr>
          <w:rFonts w:ascii="楷体" w:eastAsia="楷体" w:hAnsi="楷体" w:hint="eastAsia"/>
          <w:sz w:val="28"/>
          <w:szCs w:val="32"/>
        </w:rPr>
        <w:t xml:space="preserve">DSP 的 BOM </w:t>
      </w:r>
      <w:r w:rsidRPr="00350F9D">
        <w:rPr>
          <w:rFonts w:ascii="楷体" w:eastAsia="楷体" w:hAnsi="楷体"/>
          <w:sz w:val="28"/>
          <w:szCs w:val="32"/>
        </w:rPr>
        <w:t>（Bill of Materials物料清单</w:t>
      </w:r>
      <w:r w:rsidRPr="00251C8E">
        <w:rPr>
          <w:rFonts w:ascii="楷体" w:eastAsia="楷体" w:hAnsi="楷体" w:hint="eastAsia"/>
          <w:sz w:val="28"/>
          <w:szCs w:val="32"/>
        </w:rPr>
        <w:t>成本</w:t>
      </w:r>
      <w:r>
        <w:rPr>
          <w:rFonts w:ascii="楷体" w:eastAsia="楷体" w:hAnsi="楷体" w:hint="eastAsia"/>
          <w:sz w:val="28"/>
          <w:szCs w:val="32"/>
        </w:rPr>
        <w:t>）</w:t>
      </w:r>
      <w:r w:rsidRPr="00251C8E">
        <w:rPr>
          <w:rFonts w:ascii="楷体" w:eastAsia="楷体" w:hAnsi="楷体" w:hint="eastAsia"/>
          <w:sz w:val="28"/>
          <w:szCs w:val="32"/>
        </w:rPr>
        <w:t>约占 20%～40%。去除 DSP 后，虽然 Driver 和 TIA 集成了 EQ，局部成本略有增加，但整体成本还是下降的。以 800G 光模块为例，使用 LPO 系统可以使总成本下降大约 8%。</w:t>
      </w:r>
    </w:p>
    <w:p w14:paraId="2C4308F3"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延时方面：</w:t>
      </w:r>
      <w:r w:rsidRPr="00350F9D">
        <w:rPr>
          <w:rFonts w:ascii="楷体" w:eastAsia="楷体" w:hAnsi="楷体" w:hint="eastAsia"/>
          <w:sz w:val="28"/>
          <w:szCs w:val="32"/>
        </w:rPr>
        <w:t>去除 DSP 会使得光模块减少一个处理过程，数据的传输时延也随之下降。这对人工智能（AI）计算和超级计算场景来说尤为重要。</w:t>
      </w:r>
    </w:p>
    <w:p w14:paraId="22BB1EEE"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可维护性方面：</w:t>
      </w:r>
      <w:r w:rsidRPr="00F63C4C">
        <w:rPr>
          <w:rFonts w:ascii="楷体" w:eastAsia="楷体" w:hAnsi="楷体" w:hint="eastAsia"/>
          <w:sz w:val="28"/>
          <w:szCs w:val="32"/>
        </w:rPr>
        <w:t>在 LPO 方案中，光模块的封装形式没有显著改变，采用可插拔设计，这样方便插入和拔出光学模块，使得光学连接更加灵活便捷。这种设计简化了光纤布线和设备维护，提高了系统的可管理性和可维护性。</w:t>
      </w:r>
    </w:p>
    <w:p w14:paraId="7F9E6354" w14:textId="3BBB20F3" w:rsidR="00F76D73" w:rsidRPr="000C2D95"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LPO的大发展首先利好的是光芯片企业，如前所述，因为去掉了DSP，实际上对于系统侧和光的收发要求是提高的。光芯片的技术要求提高，质量提高，</w:t>
      </w:r>
      <w:r w:rsidRPr="005C24CE">
        <w:rPr>
          <w:rFonts w:ascii="楷体" w:eastAsia="楷体" w:hAnsi="楷体"/>
          <w:sz w:val="28"/>
          <w:szCs w:val="32"/>
        </w:rPr>
        <w:t>但</w:t>
      </w:r>
      <w:r>
        <w:rPr>
          <w:rFonts w:ascii="楷体" w:eastAsia="楷体" w:hAnsi="楷体" w:hint="eastAsia"/>
          <w:sz w:val="28"/>
          <w:szCs w:val="32"/>
        </w:rPr>
        <w:t>在LPO叙事下，</w:t>
      </w:r>
      <w:r w:rsidRPr="005C24CE">
        <w:rPr>
          <w:rFonts w:ascii="楷体" w:eastAsia="楷体" w:hAnsi="楷体"/>
          <w:sz w:val="28"/>
          <w:szCs w:val="32"/>
        </w:rPr>
        <w:t>不减少光芯片用量，反而因模块放量而需求增加。CW激光器、EML/DML需求同步增长。</w:t>
      </w:r>
      <w:r>
        <w:rPr>
          <w:rFonts w:ascii="楷体" w:eastAsia="楷体" w:hAnsi="楷体" w:hint="eastAsia"/>
          <w:sz w:val="28"/>
          <w:szCs w:val="32"/>
        </w:rPr>
        <w:t>远期有量价齐升实现戴维斯双击的预期。有激光器芯片业务的企业会受益。其次，</w:t>
      </w:r>
      <w:r w:rsidRPr="00552797">
        <w:rPr>
          <w:rFonts w:ascii="楷体" w:eastAsia="楷体" w:hAnsi="楷体"/>
          <w:sz w:val="28"/>
          <w:szCs w:val="32"/>
        </w:rPr>
        <w:t>LPO去掉DSP后，模块成本下降、功耗降低，性价比</w:t>
      </w:r>
      <w:r w:rsidRPr="00552797">
        <w:rPr>
          <w:rFonts w:ascii="楷体" w:eastAsia="楷体" w:hAnsi="楷体"/>
          <w:sz w:val="28"/>
          <w:szCs w:val="32"/>
        </w:rPr>
        <w:lastRenderedPageBreak/>
        <w:t>优势凸显，在短距离互联（数据中心内部、AI集群机柜间）快速渗透。封装企业享受</w:t>
      </w:r>
      <w:r>
        <w:rPr>
          <w:rFonts w:ascii="楷体" w:eastAsia="楷体" w:hAnsi="楷体" w:hint="eastAsia"/>
          <w:sz w:val="28"/>
          <w:szCs w:val="32"/>
        </w:rPr>
        <w:t>增量红利</w:t>
      </w:r>
      <w:r w:rsidRPr="00552797">
        <w:rPr>
          <w:rFonts w:ascii="楷体" w:eastAsia="楷体" w:hAnsi="楷体"/>
          <w:sz w:val="28"/>
          <w:szCs w:val="32"/>
        </w:rPr>
        <w:t>。</w:t>
      </w:r>
      <w:r>
        <w:rPr>
          <w:rFonts w:ascii="楷体" w:eastAsia="楷体" w:hAnsi="楷体" w:hint="eastAsia"/>
          <w:sz w:val="28"/>
          <w:szCs w:val="32"/>
        </w:rPr>
        <w:t>利好封装</w:t>
      </w:r>
      <w:del w:id="42" w:author="张曦瑾" w:date="2026-06-22T10:22:00Z" w16du:dateUtc="2026-06-22T02:22:00Z">
        <w:r w:rsidDel="003B1FE6">
          <w:rPr>
            <w:rFonts w:ascii="楷体" w:eastAsia="楷体" w:hAnsi="楷体" w:hint="eastAsia"/>
            <w:sz w:val="28"/>
            <w:szCs w:val="32"/>
          </w:rPr>
          <w:delText>龙头</w:delText>
        </w:r>
      </w:del>
      <w:ins w:id="43" w:author="张曦瑾" w:date="2026-06-22T10:22:00Z" w16du:dateUtc="2026-06-22T02:22:00Z">
        <w:r w:rsidR="003B1FE6">
          <w:rPr>
            <w:rFonts w:ascii="楷体" w:eastAsia="楷体" w:hAnsi="楷体" w:hint="eastAsia"/>
            <w:sz w:val="28"/>
            <w:szCs w:val="32"/>
          </w:rPr>
          <w:t>大厂</w:t>
        </w:r>
      </w:ins>
      <w:r>
        <w:rPr>
          <w:rFonts w:ascii="楷体" w:eastAsia="楷体" w:hAnsi="楷体" w:hint="eastAsia"/>
          <w:sz w:val="28"/>
          <w:szCs w:val="32"/>
        </w:rPr>
        <w:t>。</w:t>
      </w:r>
      <w:r w:rsidRPr="00552797">
        <w:rPr>
          <w:rFonts w:ascii="楷体" w:eastAsia="楷体" w:hAnsi="楷体"/>
          <w:sz w:val="28"/>
          <w:szCs w:val="32"/>
        </w:rPr>
        <w:t>LPO直接去掉DSP，</w:t>
      </w:r>
      <w:r>
        <w:rPr>
          <w:rFonts w:ascii="楷体" w:eastAsia="楷体" w:hAnsi="楷体" w:hint="eastAsia"/>
          <w:sz w:val="28"/>
          <w:szCs w:val="32"/>
        </w:rPr>
        <w:t>对于DSP产业造成了事实上的价值抹除</w:t>
      </w:r>
      <w:r w:rsidRPr="00552797">
        <w:rPr>
          <w:rFonts w:ascii="楷体" w:eastAsia="楷体" w:hAnsi="楷体"/>
          <w:sz w:val="28"/>
          <w:szCs w:val="32"/>
        </w:rPr>
        <w:t>。Inphi（Marvell收购）、Broadcom的DSP部门、以及国内DSP初创企业，面临需求结构性萎缩。</w:t>
      </w:r>
    </w:p>
    <w:p w14:paraId="7A5589AB" w14:textId="77777777" w:rsidR="00F76D73" w:rsidRPr="000B783F" w:rsidRDefault="00F76D73" w:rsidP="00F76D73">
      <w:pPr>
        <w:pStyle w:val="3"/>
        <w:rPr>
          <w:rFonts w:ascii="楷体" w:eastAsia="楷体" w:hAnsi="楷体" w:hint="eastAsia"/>
          <w:color w:val="auto"/>
          <w:sz w:val="30"/>
          <w:szCs w:val="30"/>
        </w:rPr>
      </w:pPr>
      <w:r w:rsidRPr="000B783F">
        <w:rPr>
          <w:rFonts w:ascii="楷体" w:eastAsia="楷体" w:hAnsi="楷体" w:hint="eastAsia"/>
          <w:color w:val="auto"/>
          <w:sz w:val="30"/>
          <w:szCs w:val="30"/>
        </w:rPr>
        <w:t>3.6.4 NPO：务实的光电封装方案，提前放量预期不可小觑</w:t>
      </w:r>
    </w:p>
    <w:p w14:paraId="3E8F6493" w14:textId="77777777" w:rsidR="00F76D73" w:rsidRDefault="00F76D73" w:rsidP="00F76D73">
      <w:pPr>
        <w:ind w:firstLineChars="200" w:firstLine="560"/>
        <w:rPr>
          <w:rFonts w:ascii="楷体" w:eastAsia="楷体" w:hAnsi="楷体" w:hint="eastAsia"/>
          <w:sz w:val="28"/>
          <w:szCs w:val="32"/>
        </w:rPr>
      </w:pPr>
      <w:r w:rsidRPr="00B625E3">
        <w:rPr>
          <w:rFonts w:ascii="楷体" w:eastAsia="楷体" w:hAnsi="楷体" w:hint="eastAsia"/>
          <w:sz w:val="28"/>
          <w:szCs w:val="32"/>
        </w:rPr>
        <w:t>NPO（Near-Package Optics，近封装光学）是兼顾性能与产业现状的“务实过渡方案”，恰好位于传统可插拔光学器件与 CPO（共封装光学）之间。它保留了光引擎作为独立单元的设计，仅通过将其贴装在交换机主板靠近 ASIC 芯片的位置，把电信号路径缩短至厘米级，在大幅降低插入损耗的同时，维持了光引擎的可更换性与维护便利性。由于制造工艺贴近现有光模块技术，无需依赖尖端的芯片共封装能力，且允许交换机芯片与光引擎解耦设计，NPO 更利于形成多厂商协作的成熟生态，也成为主流厂商大规模推广 CPO 前的首选中间形态。其设计初衷是解决长印刷电路板走线的高频信号衰减问题，同时又不会陷入CPO 在封装和维护方面的弊端。</w:t>
      </w:r>
    </w:p>
    <w:p w14:paraId="1E123432" w14:textId="77777777" w:rsidR="00F76D73" w:rsidRDefault="00F76D73" w:rsidP="00F76D73">
      <w:pPr>
        <w:ind w:firstLineChars="200" w:firstLine="560"/>
        <w:rPr>
          <w:rFonts w:ascii="楷体" w:eastAsia="楷体" w:hAnsi="楷体" w:hint="eastAsia"/>
          <w:sz w:val="28"/>
          <w:szCs w:val="32"/>
        </w:rPr>
      </w:pPr>
      <w:r w:rsidRPr="000A7A74">
        <w:rPr>
          <w:rFonts w:ascii="楷体" w:eastAsia="楷体" w:hAnsi="楷体" w:hint="eastAsia"/>
          <w:sz w:val="28"/>
          <w:szCs w:val="32"/>
        </w:rPr>
        <w:t>NPO 的核心思想是将光引擎（OE）与封装后的 xPU 芯片相邻布局于同一块高性能PCB 基板上，通过极短的高性能电气链路与 GPU 相连，形成一个集成度较高的系统，GPU 与 OE 的间距通常在数厘米以内，同时确保信道损耗≤13dB。相较于传统可插拔光模块，互连密度提高了 2-3 倍，是光互连向高集成度发展的过渡阶段技术，</w:t>
      </w:r>
      <w:r w:rsidRPr="000A7A74">
        <w:rPr>
          <w:rFonts w:ascii="楷体" w:eastAsia="楷体" w:hAnsi="楷体" w:hint="eastAsia"/>
          <w:sz w:val="28"/>
          <w:szCs w:val="32"/>
        </w:rPr>
        <w:lastRenderedPageBreak/>
        <w:t>为进一步向 CPO演进奠定基础。</w:t>
      </w:r>
      <w:r>
        <w:rPr>
          <w:rFonts w:ascii="楷体" w:eastAsia="楷体" w:hAnsi="楷体" w:hint="eastAsia"/>
          <w:sz w:val="28"/>
          <w:szCs w:val="32"/>
        </w:rPr>
        <w:t>技术路线上NPO是CPO的前哨，也是将光器件向交换机侧部署的尝试。和传统可插拔光模块市场是结构性竞争关系。</w:t>
      </w:r>
    </w:p>
    <w:p w14:paraId="3B691F02" w14:textId="77777777" w:rsidR="00F76D73" w:rsidRDefault="00F76D73" w:rsidP="00F76D73">
      <w:pPr>
        <w:ind w:firstLineChars="200" w:firstLine="560"/>
        <w:rPr>
          <w:rFonts w:ascii="楷体" w:eastAsia="楷体" w:hAnsi="楷体" w:hint="eastAsia"/>
          <w:sz w:val="28"/>
          <w:szCs w:val="32"/>
        </w:rPr>
      </w:pPr>
      <w:r w:rsidRPr="000A7A74">
        <w:rPr>
          <w:rFonts w:ascii="楷体" w:eastAsia="楷体" w:hAnsi="楷体" w:hint="eastAsia"/>
          <w:sz w:val="28"/>
          <w:szCs w:val="32"/>
        </w:rPr>
        <w:t>因 NPO 将 GPU 与光引擎物理分离，避免了 GPU 在工作时的高温热量直接冲击对温度敏感的光器件，从而导致波长漂移和系统性能下降，因此散热设计更简单、高效，系统更加稳定。同时，由于光引擎未和 GPU 共同封装，在可维护性方面具备一定优势，如果光部分失效，只需更换光引擎模块即可，避免了大量的维护成本；因此，NPO 目前是国内 GPU芯片厂家选择的主要技术路径，但仍需要在集成度、带宽密度、延迟和能效方面进一步优化。</w:t>
      </w:r>
    </w:p>
    <w:p w14:paraId="4AD75615" w14:textId="77777777" w:rsidR="00F76D73" w:rsidRDefault="00F76D73" w:rsidP="00F76D73">
      <w:pPr>
        <w:rPr>
          <w:rFonts w:ascii="楷体" w:eastAsia="楷体" w:hAnsi="楷体" w:hint="eastAsia"/>
          <w:sz w:val="28"/>
          <w:szCs w:val="32"/>
        </w:rPr>
      </w:pPr>
      <w:r>
        <w:rPr>
          <w:noProof/>
          <w14:ligatures w14:val="none"/>
        </w:rPr>
        <w:drawing>
          <wp:inline distT="0" distB="0" distL="0" distR="0" wp14:anchorId="7E72B174" wp14:editId="110EAF9C">
            <wp:extent cx="5274310" cy="2281555"/>
            <wp:effectExtent l="0" t="0" r="2540" b="4445"/>
            <wp:docPr id="1263530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30890" name=""/>
                    <pic:cNvPicPr/>
                  </pic:nvPicPr>
                  <pic:blipFill>
                    <a:blip r:embed="rId46"/>
                    <a:stretch>
                      <a:fillRect/>
                    </a:stretch>
                  </pic:blipFill>
                  <pic:spPr>
                    <a:xfrm>
                      <a:off x="0" y="0"/>
                      <a:ext cx="5274310" cy="2281555"/>
                    </a:xfrm>
                    <a:prstGeom prst="rect">
                      <a:avLst/>
                    </a:prstGeom>
                  </pic:spPr>
                </pic:pic>
              </a:graphicData>
            </a:graphic>
          </wp:inline>
        </w:drawing>
      </w:r>
    </w:p>
    <w:p w14:paraId="420E52F9"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NPO的优势在于：</w:t>
      </w:r>
    </w:p>
    <w:p w14:paraId="3A91F126"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1.带宽可定制，</w:t>
      </w:r>
      <w:r w:rsidRPr="00D17313">
        <w:rPr>
          <w:rFonts w:ascii="楷体" w:eastAsia="楷体" w:hAnsi="楷体" w:hint="eastAsia"/>
          <w:sz w:val="28"/>
          <w:szCs w:val="32"/>
        </w:rPr>
        <w:t>能够按需定制超高带宽密度，支持 6.4Tbps、7.2Tbps、12.8Tbps、14.4Tbps 等多档速率规格，适配 AI 算力集群大带宽需求。</w:t>
      </w:r>
    </w:p>
    <w:p w14:paraId="0BDD1EB7"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2.整机功耗更低，NPO方案在很多场景下都和LPO</w:t>
      </w:r>
      <w:r w:rsidRPr="00D17313">
        <w:rPr>
          <w:rFonts w:ascii="楷体" w:eastAsia="楷体" w:hAnsi="楷体" w:hint="eastAsia"/>
          <w:sz w:val="28"/>
          <w:szCs w:val="32"/>
        </w:rPr>
        <w:t>线性驱动</w:t>
      </w:r>
      <w:r>
        <w:rPr>
          <w:rFonts w:ascii="楷体" w:eastAsia="楷体" w:hAnsi="楷体" w:hint="eastAsia"/>
          <w:sz w:val="28"/>
          <w:szCs w:val="32"/>
        </w:rPr>
        <w:t>相</w:t>
      </w:r>
      <w:r>
        <w:rPr>
          <w:rFonts w:ascii="楷体" w:eastAsia="楷体" w:hAnsi="楷体" w:hint="eastAsia"/>
          <w:sz w:val="28"/>
          <w:szCs w:val="32"/>
        </w:rPr>
        <w:lastRenderedPageBreak/>
        <w:t>结合，</w:t>
      </w:r>
      <w:r w:rsidRPr="00D17313">
        <w:rPr>
          <w:rFonts w:ascii="楷体" w:eastAsia="楷体" w:hAnsi="楷体" w:hint="eastAsia"/>
          <w:sz w:val="28"/>
          <w:szCs w:val="32"/>
        </w:rPr>
        <w:t>功耗低至约 4pJ/比特，该功耗数值已包含激光器光源功耗，相比传统可插拔光模块大幅节电。</w:t>
      </w:r>
    </w:p>
    <w:p w14:paraId="3CF01923"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3.</w:t>
      </w:r>
      <w:r w:rsidRPr="008F5802">
        <w:rPr>
          <w:rFonts w:hint="eastAsia"/>
        </w:rPr>
        <w:t xml:space="preserve"> </w:t>
      </w:r>
      <w:r w:rsidRPr="008F5802">
        <w:rPr>
          <w:rFonts w:ascii="楷体" w:eastAsia="楷体" w:hAnsi="楷体" w:hint="eastAsia"/>
          <w:sz w:val="28"/>
          <w:szCs w:val="32"/>
        </w:rPr>
        <w:t>经过架构优化，链路纠错前（</w:t>
      </w:r>
      <w:r w:rsidRPr="008F5802">
        <w:rPr>
          <w:rFonts w:ascii="楷体" w:eastAsia="楷体" w:hAnsi="楷体"/>
          <w:sz w:val="28"/>
          <w:szCs w:val="32"/>
        </w:rPr>
        <w:t>pre-FEC）误码率可达 10</w:t>
      </w:r>
      <w:r w:rsidRPr="008F5802">
        <w:rPr>
          <w:rFonts w:ascii="Cambria Math" w:eastAsia="楷体" w:hAnsi="Cambria Math" w:cs="Cambria Math"/>
          <w:sz w:val="28"/>
          <w:szCs w:val="32"/>
        </w:rPr>
        <w:t>⁻⁸</w:t>
      </w:r>
      <w:r w:rsidRPr="008F5802">
        <w:rPr>
          <w:rFonts w:ascii="楷体" w:eastAsia="楷体" w:hAnsi="楷体"/>
          <w:sz w:val="28"/>
          <w:szCs w:val="32"/>
        </w:rPr>
        <w:t>及更高水准，</w:t>
      </w:r>
      <w:r>
        <w:rPr>
          <w:rFonts w:ascii="楷体" w:eastAsia="楷体" w:hAnsi="楷体" w:hint="eastAsia"/>
          <w:sz w:val="28"/>
          <w:szCs w:val="32"/>
        </w:rPr>
        <w:t>误码率更低。</w:t>
      </w:r>
      <w:r w:rsidRPr="008F5802">
        <w:rPr>
          <w:rFonts w:ascii="楷体" w:eastAsia="楷体" w:hAnsi="楷体"/>
          <w:sz w:val="28"/>
          <w:szCs w:val="32"/>
        </w:rPr>
        <w:t>同时实现更低传</w:t>
      </w:r>
      <w:r w:rsidRPr="008F5802">
        <w:rPr>
          <w:rFonts w:ascii="楷体" w:eastAsia="楷体" w:hAnsi="楷体" w:hint="eastAsia"/>
          <w:sz w:val="28"/>
          <w:szCs w:val="32"/>
        </w:rPr>
        <w:t>输时延，满足 AI 高速互联。</w:t>
      </w:r>
    </w:p>
    <w:p w14:paraId="62013891"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4.易于维护和更换。NPO方案</w:t>
      </w:r>
      <w:r w:rsidRPr="00BE016B">
        <w:rPr>
          <w:rFonts w:ascii="楷体" w:eastAsia="楷体" w:hAnsi="楷体" w:hint="eastAsia"/>
          <w:sz w:val="28"/>
          <w:szCs w:val="32"/>
        </w:rPr>
        <w:t>具备成熟完备的良品光引擎（KG-OE）全项测试方案；整机完成系统测试后，硬件检修、更换维护难度低。</w:t>
      </w:r>
      <w:r>
        <w:rPr>
          <w:rFonts w:ascii="楷体" w:eastAsia="楷体" w:hAnsi="楷体" w:hint="eastAsia"/>
          <w:sz w:val="28"/>
          <w:szCs w:val="32"/>
        </w:rPr>
        <w:t>其次，NPO的光引擎依然保留了独立的规格，区分于ASIC芯片放置，因此损坏时，也便于更换。同时，由于其本身仍然使用套接口（socket）方案作为主要的连接手段，因此NPO仍然可以被称为是可插拔的（pluggable），有很大的灵活性。</w:t>
      </w:r>
    </w:p>
    <w:p w14:paraId="63E3FF3F" w14:textId="77777777" w:rsidR="00F76D73" w:rsidRPr="00D465E5" w:rsidRDefault="00F76D73" w:rsidP="00F76D73">
      <w:pPr>
        <w:jc w:val="center"/>
        <w:rPr>
          <w:rFonts w:ascii="楷体" w:eastAsia="楷体" w:hAnsi="楷体" w:hint="eastAsia"/>
          <w:sz w:val="21"/>
          <w:szCs w:val="22"/>
        </w:rPr>
      </w:pPr>
      <w:r w:rsidRPr="00D465E5">
        <w:rPr>
          <w:rFonts w:ascii="楷体" w:eastAsia="楷体" w:hAnsi="楷体" w:hint="eastAsia"/>
          <w:sz w:val="21"/>
          <w:szCs w:val="22"/>
        </w:rPr>
        <w:t>图：NPO示意图</w:t>
      </w:r>
    </w:p>
    <w:p w14:paraId="3CC3F54B" w14:textId="77777777" w:rsidR="00F76D73" w:rsidRDefault="00F76D73" w:rsidP="00F76D73">
      <w:pPr>
        <w:rPr>
          <w:rFonts w:ascii="楷体" w:eastAsia="楷体" w:hAnsi="楷体" w:hint="eastAsia"/>
          <w:sz w:val="28"/>
          <w:szCs w:val="32"/>
        </w:rPr>
      </w:pPr>
      <w:r>
        <w:rPr>
          <w:noProof/>
          <w14:ligatures w14:val="none"/>
        </w:rPr>
        <w:drawing>
          <wp:inline distT="0" distB="0" distL="0" distR="0" wp14:anchorId="7B73A44C" wp14:editId="1E72F365">
            <wp:extent cx="5274310" cy="3511550"/>
            <wp:effectExtent l="0" t="0" r="2540" b="0"/>
            <wp:docPr id="1857401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01756" name=""/>
                    <pic:cNvPicPr/>
                  </pic:nvPicPr>
                  <pic:blipFill>
                    <a:blip r:embed="rId47"/>
                    <a:stretch>
                      <a:fillRect/>
                    </a:stretch>
                  </pic:blipFill>
                  <pic:spPr>
                    <a:xfrm>
                      <a:off x="0" y="0"/>
                      <a:ext cx="5274310" cy="3511550"/>
                    </a:xfrm>
                    <a:prstGeom prst="rect">
                      <a:avLst/>
                    </a:prstGeom>
                  </pic:spPr>
                </pic:pic>
              </a:graphicData>
            </a:graphic>
          </wp:inline>
        </w:drawing>
      </w:r>
    </w:p>
    <w:p w14:paraId="44A61D2E" w14:textId="77777777" w:rsidR="00F76D73" w:rsidRPr="009F480A" w:rsidRDefault="00F76D73" w:rsidP="00F76D73">
      <w:pPr>
        <w:rPr>
          <w:rFonts w:ascii="楷体" w:eastAsia="楷体" w:hAnsi="楷体" w:hint="eastAsia"/>
          <w:sz w:val="21"/>
          <w:szCs w:val="22"/>
        </w:rPr>
      </w:pPr>
      <w:r w:rsidRPr="009F480A">
        <w:rPr>
          <w:rFonts w:ascii="楷体" w:eastAsia="楷体" w:hAnsi="楷体" w:hint="eastAsia"/>
          <w:sz w:val="21"/>
          <w:szCs w:val="22"/>
        </w:rPr>
        <w:lastRenderedPageBreak/>
        <w:t>数据来源：fiberstamp</w:t>
      </w:r>
      <w:r>
        <w:rPr>
          <w:rFonts w:ascii="楷体" w:eastAsia="楷体" w:hAnsi="楷体" w:hint="eastAsia"/>
          <w:sz w:val="21"/>
          <w:szCs w:val="22"/>
        </w:rPr>
        <w:t>，蓝框所圈定的部分为光纤，红框圈定的部分为光连接器，黄框圈定的部分就是NPO封装的笼口，NPO的工作方式，本质是要把红框里的光连接器插到黄框的这个笼口里面，如果连接器坏了可以拔出更换，这种连接方式当然是可插拔的。</w:t>
      </w:r>
    </w:p>
    <w:p w14:paraId="33BA4CDF" w14:textId="5049B0A3" w:rsidR="00F76D73" w:rsidRDefault="00F76D73" w:rsidP="00F76D73">
      <w:pPr>
        <w:ind w:firstLineChars="200" w:firstLine="560"/>
        <w:rPr>
          <w:rFonts w:ascii="楷体" w:eastAsia="楷体" w:hAnsi="楷体" w:hint="eastAsia"/>
          <w:sz w:val="28"/>
          <w:szCs w:val="32"/>
        </w:rPr>
      </w:pPr>
      <w:r w:rsidRPr="002C6444">
        <w:rPr>
          <w:rFonts w:ascii="楷体" w:eastAsia="楷体" w:hAnsi="楷体"/>
          <w:sz w:val="28"/>
          <w:szCs w:val="32"/>
        </w:rPr>
        <w:t>NPO 市场已进入快速增长期</w:t>
      </w:r>
      <w:r>
        <w:rPr>
          <w:rFonts w:ascii="楷体" w:eastAsia="楷体" w:hAnsi="楷体" w:hint="eastAsia"/>
          <w:sz w:val="28"/>
          <w:szCs w:val="32"/>
        </w:rPr>
        <w:t>，</w:t>
      </w:r>
      <w:r w:rsidRPr="002C6444">
        <w:rPr>
          <w:rFonts w:ascii="楷体" w:eastAsia="楷体" w:hAnsi="楷体"/>
          <w:sz w:val="28"/>
          <w:szCs w:val="32"/>
        </w:rPr>
        <w:t>规模化商用已在 2026 年正式开启。</w:t>
      </w:r>
      <w:r>
        <w:rPr>
          <w:rFonts w:ascii="楷体" w:eastAsia="楷体" w:hAnsi="楷体" w:hint="eastAsia"/>
          <w:sz w:val="28"/>
          <w:szCs w:val="32"/>
        </w:rPr>
        <w:t>市场预期从2026-2034，CAGR在18%-21%不等。</w:t>
      </w:r>
      <w:del w:id="44" w:author="张曦瑾" w:date="2026-06-22T10:23:00Z" w16du:dateUtc="2026-06-22T02:23:00Z">
        <w:r w:rsidDel="00105881">
          <w:rPr>
            <w:rFonts w:ascii="楷体" w:eastAsia="楷体" w:hAnsi="楷体" w:hint="eastAsia"/>
            <w:sz w:val="28"/>
            <w:szCs w:val="32"/>
          </w:rPr>
          <w:delText xml:space="preserve">Lumentum </w:delText>
        </w:r>
      </w:del>
      <w:ins w:id="45" w:author="张曦瑾" w:date="2026-06-22T10:23:00Z" w16du:dateUtc="2026-06-22T02:23:00Z">
        <w:r w:rsidR="00105881">
          <w:rPr>
            <w:rFonts w:ascii="楷体" w:eastAsia="楷体" w:hAnsi="楷体" w:hint="eastAsia"/>
            <w:sz w:val="28"/>
            <w:szCs w:val="32"/>
          </w:rPr>
          <w:t>海外光模块某大厂</w:t>
        </w:r>
      </w:ins>
      <w:r>
        <w:rPr>
          <w:rFonts w:ascii="楷体" w:eastAsia="楷体" w:hAnsi="楷体" w:hint="eastAsia"/>
          <w:sz w:val="28"/>
          <w:szCs w:val="32"/>
        </w:rPr>
        <w:t>CEO在2026年的瑞穗科技会议上直言NPO的技术正在以超乎预期的速度被提前采用，从近期来看，NPO是比CPO更大的机会。他直言</w:t>
      </w:r>
      <w:r w:rsidRPr="006546B9">
        <w:rPr>
          <w:rFonts w:ascii="楷体" w:eastAsia="楷体" w:hAnsi="楷体"/>
          <w:sz w:val="28"/>
          <w:szCs w:val="32"/>
        </w:rPr>
        <w:t>自</w:t>
      </w:r>
      <w:del w:id="46" w:author="张曦瑾" w:date="2026-06-22T10:23:00Z" w16du:dateUtc="2026-06-22T02:23:00Z">
        <w:r w:rsidRPr="006546B9" w:rsidDel="00105881">
          <w:rPr>
            <w:rFonts w:ascii="楷体" w:eastAsia="楷体" w:hAnsi="楷体"/>
            <w:sz w:val="28"/>
            <w:szCs w:val="32"/>
          </w:rPr>
          <w:delText>Lumentum</w:delText>
        </w:r>
      </w:del>
      <w:r w:rsidRPr="006546B9">
        <w:rPr>
          <w:rFonts w:ascii="楷体" w:eastAsia="楷体" w:hAnsi="楷体"/>
          <w:sz w:val="28"/>
          <w:szCs w:val="32"/>
        </w:rPr>
        <w:t>上次财报电话会议以来的两个月里，市场对NPO的兴趣发生了显著变化，尤其是</w:t>
      </w:r>
      <w:r>
        <w:rPr>
          <w:rFonts w:ascii="楷体" w:eastAsia="楷体" w:hAnsi="楷体" w:hint="eastAsia"/>
          <w:sz w:val="28"/>
          <w:szCs w:val="32"/>
        </w:rPr>
        <w:t>从</w:t>
      </w:r>
      <w:r w:rsidRPr="006546B9">
        <w:rPr>
          <w:rFonts w:ascii="楷体" w:eastAsia="楷体" w:hAnsi="楷体"/>
          <w:sz w:val="28"/>
          <w:szCs w:val="32"/>
        </w:rPr>
        <w:t>那些正在构建定制AI芯片、试图超越NVIDIA架构的超大规模客户</w:t>
      </w:r>
      <w:r>
        <w:rPr>
          <w:rFonts w:ascii="楷体" w:eastAsia="楷体" w:hAnsi="楷体" w:hint="eastAsia"/>
          <w:sz w:val="28"/>
          <w:szCs w:val="32"/>
        </w:rPr>
        <w:t>的态度上看，NPO的预期市场</w:t>
      </w:r>
      <w:r w:rsidRPr="006546B9">
        <w:rPr>
          <w:rFonts w:ascii="楷体" w:eastAsia="楷体" w:hAnsi="楷体"/>
          <w:sz w:val="28"/>
          <w:szCs w:val="32"/>
        </w:rPr>
        <w:t>规模看起来甚至比CPO的机会还要大。</w:t>
      </w:r>
    </w:p>
    <w:p w14:paraId="0D23D4B7"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NPO本质是板上光学的一种，是对于传统插拔模块的舍弃，但是光引擎的独立结构仍进行了保留，因此其的扩张对于具备一级封装能力，即光引擎封装能力的企业是利好。NPO和硅光合流的预期确定性很高，因此硅光芯片的设计能力会成为参与NPO产业的一大门槛，利好具备硅光芯片能力的企业，同时</w:t>
      </w:r>
      <w:r w:rsidRPr="00391B68">
        <w:rPr>
          <w:rFonts w:ascii="楷体" w:eastAsia="楷体" w:hAnsi="楷体"/>
          <w:sz w:val="28"/>
          <w:szCs w:val="32"/>
        </w:rPr>
        <w:t>NPO需要板载高密度光纤连接器（如FAU、MPO、板载光接口），连接精度和可靠性要求极高。</w:t>
      </w:r>
      <w:r>
        <w:rPr>
          <w:rFonts w:ascii="楷体" w:eastAsia="楷体" w:hAnsi="楷体" w:hint="eastAsia"/>
          <w:sz w:val="28"/>
          <w:szCs w:val="32"/>
        </w:rPr>
        <w:t>也利好多模光纤企业。</w:t>
      </w:r>
    </w:p>
    <w:p w14:paraId="32A431D2" w14:textId="77777777" w:rsidR="00F76D73" w:rsidRPr="000A7A74"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对于光模块封装企业而言，如果其为二级封装企业且本身不具备NPO光引擎封装能力，则NPO对其利空。同时，由于NPO和LPO本身的合流趋势，省略DSP的场景在NPO中具有较高预期，会利空相关电芯片企业。最后，基于当前NPO的放量预期和速度，如果其在2026-2028年超预期渗透，满足AI数通传输需求，则可能对于</w:t>
      </w:r>
      <w:r>
        <w:rPr>
          <w:rFonts w:ascii="楷体" w:eastAsia="楷体" w:hAnsi="楷体" w:hint="eastAsia"/>
          <w:sz w:val="28"/>
          <w:szCs w:val="32"/>
        </w:rPr>
        <w:lastRenderedPageBreak/>
        <w:t>CPO形成一定的竞争压力，导致CPO商业化窗口压缩，相关设备和器件公司承压。</w:t>
      </w:r>
    </w:p>
    <w:p w14:paraId="601807C0" w14:textId="77777777" w:rsidR="00F76D73" w:rsidRPr="000B783F" w:rsidRDefault="00F76D73" w:rsidP="00F76D73">
      <w:pPr>
        <w:pStyle w:val="3"/>
        <w:rPr>
          <w:rFonts w:ascii="楷体" w:eastAsia="楷体" w:hAnsi="楷体" w:hint="eastAsia"/>
          <w:color w:val="auto"/>
          <w:sz w:val="30"/>
          <w:szCs w:val="30"/>
        </w:rPr>
      </w:pPr>
      <w:r w:rsidRPr="000B783F">
        <w:rPr>
          <w:rFonts w:ascii="楷体" w:eastAsia="楷体" w:hAnsi="楷体" w:hint="eastAsia"/>
          <w:color w:val="auto"/>
          <w:sz w:val="30"/>
          <w:szCs w:val="30"/>
        </w:rPr>
        <w:t>3.6.5 CPO：大势所趋，可插拔的潜在终结者</w:t>
      </w:r>
    </w:p>
    <w:p w14:paraId="14EE2F03"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CPO（Scale up GPU侧，Scale out 交换机侧，Scale Across不适用）作为芯片间数据传输解决方案，</w:t>
      </w:r>
      <w:r w:rsidRPr="00CA432F">
        <w:rPr>
          <w:rFonts w:ascii="楷体" w:eastAsia="楷体" w:hAnsi="楷体" w:hint="eastAsia"/>
          <w:sz w:val="28"/>
          <w:szCs w:val="28"/>
        </w:rPr>
        <w:t>是业界公认的</w:t>
      </w:r>
      <w:r>
        <w:rPr>
          <w:rFonts w:ascii="楷体" w:eastAsia="楷体" w:hAnsi="楷体" w:hint="eastAsia"/>
          <w:sz w:val="28"/>
          <w:szCs w:val="28"/>
        </w:rPr>
        <w:t>最终</w:t>
      </w:r>
      <w:r w:rsidRPr="00CA432F">
        <w:rPr>
          <w:rFonts w:ascii="楷体" w:eastAsia="楷体" w:hAnsi="楷体" w:hint="eastAsia"/>
          <w:sz w:val="28"/>
          <w:szCs w:val="28"/>
        </w:rPr>
        <w:t>方案。其核心是通过 2.5D/3D 先进封装技术，将负责光电转换的光引擎与交换机 ASIC 芯片集成于同一基板或中介层上，把传统可插拔方案中 100 毫米以上的电信号传输路径缩短至毫米级别。这种架构彻底消除了 PCB 走线带来的信号损耗，可省去高功耗的 DSP 芯片，功耗相比传统方案降低 30%-50%，同时实现纳秒级超低延迟和单通道 3.2T+的带宽密度。</w:t>
      </w:r>
    </w:p>
    <w:p w14:paraId="108E4CE6" w14:textId="35AAF02B"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目前CPO处于从实验室样机小批量验证到规模商业化的产业初期，正沿着可插拔-OBO-NPO-CPO的路线演进。目前欧美已经有部分厂商拿到了</w:t>
      </w:r>
      <w:del w:id="47" w:author="张曦瑾" w:date="2026-06-22T10:24:00Z" w16du:dateUtc="2026-06-22T02:24:00Z">
        <w:r w:rsidDel="00633A13">
          <w:rPr>
            <w:rFonts w:ascii="楷体" w:eastAsia="楷体" w:hAnsi="楷体" w:hint="eastAsia"/>
            <w:sz w:val="28"/>
            <w:szCs w:val="28"/>
          </w:rPr>
          <w:delText>英伟达和博通</w:delText>
        </w:r>
      </w:del>
      <w:ins w:id="48" w:author="张曦瑾" w:date="2026-06-22T10:24:00Z" w16du:dateUtc="2026-06-22T02:24:00Z">
        <w:r w:rsidR="00633A13">
          <w:rPr>
            <w:rFonts w:ascii="楷体" w:eastAsia="楷体" w:hAnsi="楷体" w:hint="eastAsia"/>
            <w:sz w:val="28"/>
            <w:szCs w:val="28"/>
          </w:rPr>
          <w:t>前沿企业</w:t>
        </w:r>
      </w:ins>
      <w:r>
        <w:rPr>
          <w:rFonts w:ascii="楷体" w:eastAsia="楷体" w:hAnsi="楷体" w:hint="eastAsia"/>
          <w:sz w:val="28"/>
          <w:szCs w:val="28"/>
        </w:rPr>
        <w:t>最新的CPO交换机样机，距离规模出货已经不远。预计</w:t>
      </w:r>
      <w:r w:rsidRPr="00210A99">
        <w:rPr>
          <w:rFonts w:ascii="楷体" w:eastAsia="楷体" w:hAnsi="楷体" w:hint="eastAsia"/>
          <w:sz w:val="28"/>
          <w:szCs w:val="28"/>
        </w:rPr>
        <w:t>中期 CPO 进入高速增长期</w:t>
      </w:r>
      <w:r>
        <w:rPr>
          <w:rFonts w:ascii="楷体" w:eastAsia="楷体" w:hAnsi="楷体" w:hint="eastAsia"/>
          <w:sz w:val="28"/>
          <w:szCs w:val="28"/>
        </w:rPr>
        <w:t>后</w:t>
      </w:r>
      <w:r w:rsidRPr="00210A99">
        <w:rPr>
          <w:rFonts w:ascii="楷体" w:eastAsia="楷体" w:hAnsi="楷体" w:hint="eastAsia"/>
          <w:sz w:val="28"/>
          <w:szCs w:val="28"/>
        </w:rPr>
        <w:t>。随着</w:t>
      </w:r>
      <w:del w:id="49" w:author="张曦瑾" w:date="2026-06-22T10:24:00Z" w16du:dateUtc="2026-06-22T02:24:00Z">
        <w:r w:rsidRPr="00210A99" w:rsidDel="0084158E">
          <w:rPr>
            <w:rFonts w:ascii="楷体" w:eastAsia="楷体" w:hAnsi="楷体" w:hint="eastAsia"/>
            <w:sz w:val="28"/>
            <w:szCs w:val="28"/>
          </w:rPr>
          <w:delText>英伟达、博通等</w:delText>
        </w:r>
      </w:del>
      <w:ins w:id="50" w:author="张曦瑾" w:date="2026-06-22T10:24:00Z" w16du:dateUtc="2026-06-22T02:24:00Z">
        <w:r w:rsidR="0084158E">
          <w:rPr>
            <w:rFonts w:ascii="楷体" w:eastAsia="楷体" w:hAnsi="楷体" w:hint="eastAsia"/>
            <w:sz w:val="28"/>
            <w:szCs w:val="28"/>
          </w:rPr>
          <w:t>海外</w:t>
        </w:r>
      </w:ins>
      <w:r w:rsidRPr="00210A99">
        <w:rPr>
          <w:rFonts w:ascii="楷体" w:eastAsia="楷体" w:hAnsi="楷体" w:hint="eastAsia"/>
          <w:sz w:val="28"/>
          <w:szCs w:val="28"/>
        </w:rPr>
        <w:t>芯片巨头推动量产，以及</w:t>
      </w:r>
      <w:del w:id="51" w:author="张曦瑾" w:date="2026-06-22T10:24:00Z" w16du:dateUtc="2026-06-22T02:24:00Z">
        <w:r w:rsidRPr="00210A99" w:rsidDel="0084158E">
          <w:rPr>
            <w:rFonts w:ascii="楷体" w:eastAsia="楷体" w:hAnsi="楷体" w:hint="eastAsia"/>
            <w:sz w:val="28"/>
            <w:szCs w:val="28"/>
          </w:rPr>
          <w:delText xml:space="preserve">台积电 </w:delText>
        </w:r>
      </w:del>
      <w:r w:rsidRPr="00210A99">
        <w:rPr>
          <w:rFonts w:ascii="楷体" w:eastAsia="楷体" w:hAnsi="楷体" w:hint="eastAsia"/>
          <w:sz w:val="28"/>
          <w:szCs w:val="28"/>
        </w:rPr>
        <w:t>COUPE 等封装平台成熟，CPO 将在超大规模 AI 集群中确立核心地位。特别是当单端口速率突破 3.2T 时，CPO 的功耗优势将变得不可替代。长期来看，CPO 成为主流，但 NPO 仍有生存空间。</w:t>
      </w:r>
    </w:p>
    <w:p w14:paraId="3E28DFFB" w14:textId="77777777" w:rsidR="00F76D73" w:rsidRDefault="00F76D73" w:rsidP="00F76D73">
      <w:pPr>
        <w:jc w:val="center"/>
        <w:rPr>
          <w:rFonts w:ascii="楷体" w:eastAsia="楷体" w:hAnsi="楷体" w:hint="eastAsia"/>
          <w:szCs w:val="22"/>
        </w:rPr>
      </w:pPr>
      <w:r>
        <w:rPr>
          <w:noProof/>
          <w14:ligatures w14:val="none"/>
        </w:rPr>
        <w:lastRenderedPageBreak/>
        <w:drawing>
          <wp:inline distT="0" distB="0" distL="0" distR="0" wp14:anchorId="3AF01FDD" wp14:editId="290347A4">
            <wp:extent cx="3803164" cy="3812779"/>
            <wp:effectExtent l="0" t="0" r="6985" b="0"/>
            <wp:docPr id="1532453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53724" name=""/>
                    <pic:cNvPicPr/>
                  </pic:nvPicPr>
                  <pic:blipFill>
                    <a:blip r:embed="rId48"/>
                    <a:stretch>
                      <a:fillRect/>
                    </a:stretch>
                  </pic:blipFill>
                  <pic:spPr>
                    <a:xfrm>
                      <a:off x="0" y="0"/>
                      <a:ext cx="3821214" cy="3830875"/>
                    </a:xfrm>
                    <a:prstGeom prst="rect">
                      <a:avLst/>
                    </a:prstGeom>
                  </pic:spPr>
                </pic:pic>
              </a:graphicData>
            </a:graphic>
          </wp:inline>
        </w:drawing>
      </w:r>
    </w:p>
    <w:p w14:paraId="41258483" w14:textId="77777777" w:rsidR="00F76D73" w:rsidRDefault="00F76D73" w:rsidP="00F76D73">
      <w:pPr>
        <w:rPr>
          <w:rFonts w:ascii="楷体" w:eastAsia="楷体" w:hAnsi="楷体" w:hint="eastAsia"/>
          <w:szCs w:val="22"/>
        </w:rPr>
      </w:pPr>
      <w:r>
        <w:rPr>
          <w:rFonts w:ascii="楷体" w:eastAsia="楷体" w:hAnsi="楷体" w:hint="eastAsia"/>
          <w:szCs w:val="22"/>
        </w:rPr>
        <w:t>备注：从上到下依次是可插拔，OBO/NPO，CPO，OEIC</w:t>
      </w:r>
    </w:p>
    <w:tbl>
      <w:tblPr>
        <w:tblStyle w:val="af5"/>
        <w:tblW w:w="0" w:type="auto"/>
        <w:tblLook w:val="04A0" w:firstRow="1" w:lastRow="0" w:firstColumn="1" w:lastColumn="0" w:noHBand="0" w:noVBand="1"/>
      </w:tblPr>
      <w:tblGrid>
        <w:gridCol w:w="1981"/>
        <w:gridCol w:w="1945"/>
        <w:gridCol w:w="2159"/>
        <w:gridCol w:w="2211"/>
      </w:tblGrid>
      <w:tr w:rsidR="00F76D73" w14:paraId="40AAEB76" w14:textId="77777777" w:rsidTr="00F8515A">
        <w:trPr>
          <w:trHeight w:val="330"/>
        </w:trPr>
        <w:tc>
          <w:tcPr>
            <w:tcW w:w="2620" w:type="dxa"/>
          </w:tcPr>
          <w:p w14:paraId="575977BF" w14:textId="77777777" w:rsidR="00F76D73" w:rsidRDefault="00F76D73" w:rsidP="00F8515A">
            <w:pPr>
              <w:rPr>
                <w:rFonts w:ascii="楷体" w:eastAsia="楷体" w:hAnsi="楷体" w:hint="eastAsia"/>
                <w:sz w:val="21"/>
                <w:szCs w:val="21"/>
              </w:rPr>
            </w:pPr>
            <w:r>
              <w:rPr>
                <w:rFonts w:ascii="楷体" w:eastAsia="楷体" w:hAnsi="楷体"/>
                <w:sz w:val="21"/>
                <w:szCs w:val="21"/>
              </w:rPr>
              <w:t>对比维度</w:t>
            </w:r>
          </w:p>
        </w:tc>
        <w:tc>
          <w:tcPr>
            <w:tcW w:w="2620" w:type="dxa"/>
          </w:tcPr>
          <w:p w14:paraId="1E53B248"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OBO (板载光学)</w:t>
            </w:r>
          </w:p>
        </w:tc>
        <w:tc>
          <w:tcPr>
            <w:tcW w:w="2620" w:type="dxa"/>
          </w:tcPr>
          <w:p w14:paraId="0BEB2A1C"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NPO (近封装光学)</w:t>
            </w:r>
          </w:p>
        </w:tc>
        <w:tc>
          <w:tcPr>
            <w:tcW w:w="2620" w:type="dxa"/>
          </w:tcPr>
          <w:p w14:paraId="57BB1F41"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CPO (共封装光学)</w:t>
            </w:r>
          </w:p>
        </w:tc>
      </w:tr>
      <w:tr w:rsidR="00F76D73" w14:paraId="557AB64E" w14:textId="77777777" w:rsidTr="00F8515A">
        <w:trPr>
          <w:trHeight w:val="855"/>
        </w:trPr>
        <w:tc>
          <w:tcPr>
            <w:tcW w:w="2620" w:type="dxa"/>
          </w:tcPr>
          <w:p w14:paraId="7817E874"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核心特点</w:t>
            </w:r>
          </w:p>
        </w:tc>
        <w:tc>
          <w:tcPr>
            <w:tcW w:w="2620" w:type="dxa"/>
          </w:tcPr>
          <w:p w14:paraId="483D9B22" w14:textId="77777777" w:rsidR="00F76D73" w:rsidRDefault="00F76D73" w:rsidP="00F8515A">
            <w:pPr>
              <w:rPr>
                <w:rFonts w:ascii="楷体" w:eastAsia="楷体" w:hAnsi="楷体" w:hint="eastAsia"/>
                <w:sz w:val="21"/>
                <w:szCs w:val="21"/>
              </w:rPr>
            </w:pPr>
            <w:hyperlink r:id="rId49" w:tgtFrame="_blank" w:history="1">
              <w:r>
                <w:rPr>
                  <w:rStyle w:val="af6"/>
                  <w:rFonts w:ascii="楷体" w:eastAsia="楷体" w:hAnsi="楷体"/>
                  <w:color w:val="auto"/>
                  <w:sz w:val="21"/>
                  <w:szCs w:val="21"/>
                  <w:u w:val="none"/>
                </w:rPr>
                <w:t>光引擎位于PCB基板上，围绕主芯片。</w:t>
              </w:r>
            </w:hyperlink>
          </w:p>
        </w:tc>
        <w:tc>
          <w:tcPr>
            <w:tcW w:w="2620" w:type="dxa"/>
          </w:tcPr>
          <w:p w14:paraId="7E753DE4" w14:textId="77777777" w:rsidR="00F76D73" w:rsidRDefault="00F76D73" w:rsidP="00F8515A">
            <w:pPr>
              <w:rPr>
                <w:rFonts w:ascii="楷体" w:eastAsia="楷体" w:hAnsi="楷体" w:hint="eastAsia"/>
                <w:sz w:val="21"/>
                <w:szCs w:val="21"/>
              </w:rPr>
            </w:pPr>
            <w:hyperlink r:id="rId50" w:tgtFrame="_blank" w:history="1">
              <w:r>
                <w:rPr>
                  <w:rStyle w:val="af6"/>
                  <w:rFonts w:ascii="楷体" w:eastAsia="楷体" w:hAnsi="楷体"/>
                  <w:color w:val="auto"/>
                  <w:sz w:val="21"/>
                  <w:szCs w:val="21"/>
                  <w:u w:val="none"/>
                </w:rPr>
                <w:t>光引擎位于封装基板上，与主芯片并排放置。</w:t>
              </w:r>
            </w:hyperlink>
          </w:p>
        </w:tc>
        <w:tc>
          <w:tcPr>
            <w:tcW w:w="2620" w:type="dxa"/>
          </w:tcPr>
          <w:p w14:paraId="72D44C29" w14:textId="77777777" w:rsidR="00F76D73" w:rsidRDefault="00F76D73" w:rsidP="00F8515A">
            <w:pPr>
              <w:rPr>
                <w:rFonts w:ascii="楷体" w:eastAsia="楷体" w:hAnsi="楷体" w:hint="eastAsia"/>
                <w:sz w:val="21"/>
                <w:szCs w:val="21"/>
              </w:rPr>
            </w:pPr>
            <w:r>
              <w:rPr>
                <w:rFonts w:ascii="楷体" w:eastAsia="楷体" w:hAnsi="楷体"/>
                <w:sz w:val="21"/>
                <w:szCs w:val="21"/>
              </w:rPr>
              <w:t>光引擎与主芯片</w:t>
            </w:r>
            <w:r>
              <w:rPr>
                <w:rFonts w:ascii="楷体" w:eastAsia="楷体" w:hAnsi="楷体"/>
                <w:bCs/>
                <w:sz w:val="21"/>
                <w:szCs w:val="21"/>
              </w:rPr>
              <w:t>共基板封装</w:t>
            </w:r>
            <w:r>
              <w:rPr>
                <w:rFonts w:ascii="楷体" w:eastAsia="楷体" w:hAnsi="楷体"/>
                <w:sz w:val="21"/>
                <w:szCs w:val="21"/>
              </w:rPr>
              <w:t>，距离极短。</w:t>
            </w:r>
          </w:p>
        </w:tc>
      </w:tr>
      <w:tr w:rsidR="00F76D73" w14:paraId="0AE849FF" w14:textId="77777777" w:rsidTr="00F8515A">
        <w:trPr>
          <w:trHeight w:val="660"/>
        </w:trPr>
        <w:tc>
          <w:tcPr>
            <w:tcW w:w="2620" w:type="dxa"/>
          </w:tcPr>
          <w:p w14:paraId="5FB0C073"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电信号传输距离</w:t>
            </w:r>
          </w:p>
        </w:tc>
        <w:tc>
          <w:tcPr>
            <w:tcW w:w="2620" w:type="dxa"/>
          </w:tcPr>
          <w:p w14:paraId="1AD3EE1F" w14:textId="77777777" w:rsidR="00F76D73" w:rsidRDefault="00F76D73" w:rsidP="00F8515A">
            <w:pPr>
              <w:rPr>
                <w:rFonts w:ascii="楷体" w:eastAsia="楷体" w:hAnsi="楷体" w:hint="eastAsia"/>
                <w:sz w:val="21"/>
                <w:szCs w:val="21"/>
              </w:rPr>
            </w:pPr>
            <w:hyperlink r:id="rId51" w:tgtFrame="_blank" w:history="1">
              <w:r>
                <w:rPr>
                  <w:rStyle w:val="af6"/>
                  <w:rFonts w:ascii="楷体" w:eastAsia="楷体" w:hAnsi="楷体"/>
                  <w:color w:val="auto"/>
                  <w:sz w:val="21"/>
                  <w:szCs w:val="21"/>
                  <w:u w:val="none"/>
                </w:rPr>
                <w:t>较长，需穿越整个PCB板。</w:t>
              </w:r>
            </w:hyperlink>
          </w:p>
        </w:tc>
        <w:tc>
          <w:tcPr>
            <w:tcW w:w="2620" w:type="dxa"/>
          </w:tcPr>
          <w:p w14:paraId="4F62D5C8" w14:textId="77777777" w:rsidR="00F76D73" w:rsidRDefault="00F76D73" w:rsidP="00F8515A">
            <w:pPr>
              <w:rPr>
                <w:rFonts w:ascii="楷体" w:eastAsia="楷体" w:hAnsi="楷体" w:hint="eastAsia"/>
                <w:sz w:val="21"/>
                <w:szCs w:val="21"/>
              </w:rPr>
            </w:pPr>
            <w:hyperlink r:id="rId52" w:tgtFrame="_blank" w:history="1">
              <w:r>
                <w:rPr>
                  <w:rStyle w:val="af6"/>
                  <w:rFonts w:ascii="楷体" w:eastAsia="楷体" w:hAnsi="楷体"/>
                  <w:color w:val="auto"/>
                  <w:sz w:val="21"/>
                  <w:szCs w:val="21"/>
                  <w:u w:val="none"/>
                </w:rPr>
                <w:t>约150mm，通过封装基板连接。</w:t>
              </w:r>
            </w:hyperlink>
          </w:p>
        </w:tc>
        <w:tc>
          <w:tcPr>
            <w:tcW w:w="2620" w:type="dxa"/>
          </w:tcPr>
          <w:p w14:paraId="1DB02E2E"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小于50mm</w:t>
            </w:r>
            <w:r>
              <w:rPr>
                <w:rFonts w:ascii="楷体" w:eastAsia="楷体" w:hAnsi="楷体"/>
                <w:sz w:val="21"/>
                <w:szCs w:val="21"/>
              </w:rPr>
              <w:t>，链路最短，损耗最低。</w:t>
            </w:r>
          </w:p>
        </w:tc>
      </w:tr>
      <w:tr w:rsidR="00F76D73" w14:paraId="0E18F4B0" w14:textId="77777777" w:rsidTr="00F8515A">
        <w:trPr>
          <w:trHeight w:val="660"/>
        </w:trPr>
        <w:tc>
          <w:tcPr>
            <w:tcW w:w="2620" w:type="dxa"/>
          </w:tcPr>
          <w:p w14:paraId="0C6B605B"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代表功耗水平 (1.6T端口)</w:t>
            </w:r>
          </w:p>
        </w:tc>
        <w:tc>
          <w:tcPr>
            <w:tcW w:w="2620" w:type="dxa"/>
          </w:tcPr>
          <w:p w14:paraId="0E5C36B0" w14:textId="77777777" w:rsidR="00F76D73" w:rsidRDefault="00F76D73" w:rsidP="00F8515A">
            <w:pPr>
              <w:rPr>
                <w:rFonts w:ascii="楷体" w:eastAsia="楷体" w:hAnsi="楷体" w:hint="eastAsia"/>
                <w:sz w:val="21"/>
                <w:szCs w:val="21"/>
              </w:rPr>
            </w:pPr>
            <w:r>
              <w:rPr>
                <w:rFonts w:ascii="楷体" w:eastAsia="楷体" w:hAnsi="楷体"/>
                <w:sz w:val="21"/>
                <w:szCs w:val="21"/>
              </w:rPr>
              <w:t>介于可插拔与NPO之间。</w:t>
            </w:r>
          </w:p>
        </w:tc>
        <w:tc>
          <w:tcPr>
            <w:tcW w:w="2620" w:type="dxa"/>
          </w:tcPr>
          <w:p w14:paraId="02AAB730" w14:textId="77777777" w:rsidR="00F76D73" w:rsidRDefault="00F76D73" w:rsidP="00F8515A">
            <w:pPr>
              <w:rPr>
                <w:rFonts w:ascii="楷体" w:eastAsia="楷体" w:hAnsi="楷体" w:hint="eastAsia"/>
                <w:sz w:val="21"/>
                <w:szCs w:val="21"/>
              </w:rPr>
            </w:pPr>
            <w:r>
              <w:rPr>
                <w:rFonts w:ascii="楷体" w:eastAsia="楷体" w:hAnsi="楷体"/>
                <w:sz w:val="21"/>
                <w:szCs w:val="21"/>
              </w:rPr>
              <w:t>介于OBO与CPO之间。</w:t>
            </w:r>
          </w:p>
        </w:tc>
        <w:tc>
          <w:tcPr>
            <w:tcW w:w="2620" w:type="dxa"/>
          </w:tcPr>
          <w:p w14:paraId="6A425738" w14:textId="77777777" w:rsidR="00F76D73" w:rsidRDefault="00F76D73" w:rsidP="00F8515A">
            <w:pPr>
              <w:rPr>
                <w:rFonts w:ascii="楷体" w:eastAsia="楷体" w:hAnsi="楷体" w:hint="eastAsia"/>
                <w:sz w:val="21"/>
                <w:szCs w:val="21"/>
              </w:rPr>
            </w:pPr>
            <w:hyperlink r:id="rId53" w:tgtFrame="_blank" w:history="1">
              <w:r>
                <w:rPr>
                  <w:rStyle w:val="af6"/>
                  <w:rFonts w:ascii="楷体" w:eastAsia="楷体" w:hAnsi="楷体"/>
                  <w:color w:val="auto"/>
                  <w:sz w:val="21"/>
                  <w:szCs w:val="21"/>
                  <w:u w:val="none"/>
                </w:rPr>
                <w:t>约9W</w:t>
              </w:r>
              <w:r>
                <w:rPr>
                  <w:rStyle w:val="af6"/>
                  <w:rFonts w:ascii="Calibri" w:eastAsia="楷体" w:hAnsi="Calibri" w:cs="Calibri"/>
                  <w:color w:val="auto"/>
                  <w:sz w:val="21"/>
                  <w:szCs w:val="21"/>
                  <w:u w:val="none"/>
                </w:rPr>
                <w:t> </w:t>
              </w:r>
              <w:r>
                <w:rPr>
                  <w:rStyle w:val="af6"/>
                  <w:rFonts w:ascii="楷体" w:eastAsia="楷体" w:hAnsi="楷体"/>
                  <w:color w:val="auto"/>
                  <w:sz w:val="21"/>
                  <w:szCs w:val="21"/>
                  <w:u w:val="none"/>
                </w:rPr>
                <w:t>(传统可插拔方案为30W)，降低约70%。</w:t>
              </w:r>
            </w:hyperlink>
          </w:p>
        </w:tc>
      </w:tr>
      <w:tr w:rsidR="00F76D73" w14:paraId="6290245A" w14:textId="77777777" w:rsidTr="00F8515A">
        <w:trPr>
          <w:trHeight w:val="855"/>
        </w:trPr>
        <w:tc>
          <w:tcPr>
            <w:tcW w:w="2620" w:type="dxa"/>
          </w:tcPr>
          <w:p w14:paraId="6E6FB949"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能效提升 (相对可插拔)</w:t>
            </w:r>
          </w:p>
        </w:tc>
        <w:tc>
          <w:tcPr>
            <w:tcW w:w="2620" w:type="dxa"/>
          </w:tcPr>
          <w:p w14:paraId="4F240BF2" w14:textId="77777777" w:rsidR="00F76D73" w:rsidRDefault="00F76D73" w:rsidP="00F8515A">
            <w:pPr>
              <w:rPr>
                <w:rFonts w:ascii="楷体" w:eastAsia="楷体" w:hAnsi="楷体" w:hint="eastAsia"/>
                <w:sz w:val="21"/>
                <w:szCs w:val="21"/>
              </w:rPr>
            </w:pPr>
            <w:hyperlink r:id="rId54" w:tgtFrame="_blank" w:history="1">
              <w:r>
                <w:rPr>
                  <w:rStyle w:val="af6"/>
                  <w:rFonts w:ascii="楷体" w:eastAsia="楷体" w:hAnsi="楷体"/>
                  <w:color w:val="auto"/>
                  <w:sz w:val="21"/>
                  <w:szCs w:val="21"/>
                  <w:u w:val="none"/>
                </w:rPr>
                <w:t>较显著，主要节省了长距离PCB走线损耗。</w:t>
              </w:r>
            </w:hyperlink>
          </w:p>
        </w:tc>
        <w:tc>
          <w:tcPr>
            <w:tcW w:w="2620" w:type="dxa"/>
          </w:tcPr>
          <w:p w14:paraId="34EB2871" w14:textId="77777777" w:rsidR="00F76D73" w:rsidRDefault="00F76D73" w:rsidP="00F8515A">
            <w:pPr>
              <w:rPr>
                <w:rFonts w:ascii="楷体" w:eastAsia="楷体" w:hAnsi="楷体" w:hint="eastAsia"/>
                <w:sz w:val="21"/>
                <w:szCs w:val="21"/>
              </w:rPr>
            </w:pPr>
            <w:hyperlink r:id="rId55" w:tgtFrame="_blank" w:history="1">
              <w:r>
                <w:rPr>
                  <w:rStyle w:val="af6"/>
                  <w:rFonts w:ascii="楷体" w:eastAsia="楷体" w:hAnsi="楷体"/>
                  <w:color w:val="auto"/>
                  <w:sz w:val="21"/>
                  <w:szCs w:val="21"/>
                  <w:u w:val="none"/>
                </w:rPr>
                <w:t>较好，功耗降低约50%。</w:t>
              </w:r>
            </w:hyperlink>
          </w:p>
        </w:tc>
        <w:tc>
          <w:tcPr>
            <w:tcW w:w="2620" w:type="dxa"/>
          </w:tcPr>
          <w:p w14:paraId="3C7B559C" w14:textId="77777777" w:rsidR="00F76D73" w:rsidRDefault="00F76D73" w:rsidP="00F8515A">
            <w:pPr>
              <w:rPr>
                <w:rFonts w:ascii="楷体" w:eastAsia="楷体" w:hAnsi="楷体" w:hint="eastAsia"/>
                <w:sz w:val="21"/>
                <w:szCs w:val="21"/>
              </w:rPr>
            </w:pPr>
            <w:hyperlink r:id="rId56" w:tgtFrame="_blank" w:history="1">
              <w:r>
                <w:rPr>
                  <w:rStyle w:val="af6"/>
                  <w:rFonts w:ascii="楷体" w:eastAsia="楷体" w:hAnsi="楷体"/>
                  <w:color w:val="auto"/>
                  <w:sz w:val="21"/>
                  <w:szCs w:val="21"/>
                  <w:u w:val="none"/>
                </w:rPr>
                <w:t>最佳，单端口能耗降低60%-68%</w:t>
              </w:r>
              <w:r>
                <w:rPr>
                  <w:rStyle w:val="af6"/>
                  <w:rFonts w:ascii="Calibri" w:eastAsia="楷体" w:hAnsi="Calibri" w:cs="Calibri"/>
                  <w:color w:val="auto"/>
                  <w:sz w:val="21"/>
                  <w:szCs w:val="21"/>
                  <w:u w:val="none"/>
                </w:rPr>
                <w:t> </w:t>
              </w:r>
              <w:r>
                <w:rPr>
                  <w:rStyle w:val="af6"/>
                  <w:rFonts w:ascii="楷体" w:eastAsia="楷体" w:hAnsi="楷体"/>
                  <w:color w:val="auto"/>
                  <w:sz w:val="21"/>
                  <w:szCs w:val="21"/>
                  <w:u w:val="none"/>
                </w:rPr>
                <w:t>(800G) 至70%</w:t>
              </w:r>
              <w:r>
                <w:rPr>
                  <w:rStyle w:val="af6"/>
                  <w:rFonts w:ascii="Calibri" w:eastAsia="楷体" w:hAnsi="Calibri" w:cs="Calibri"/>
                  <w:color w:val="auto"/>
                  <w:sz w:val="21"/>
                  <w:szCs w:val="21"/>
                  <w:u w:val="none"/>
                </w:rPr>
                <w:t> </w:t>
              </w:r>
              <w:r>
                <w:rPr>
                  <w:rStyle w:val="af6"/>
                  <w:rFonts w:ascii="楷体" w:eastAsia="楷体" w:hAnsi="楷体"/>
                  <w:color w:val="auto"/>
                  <w:sz w:val="21"/>
                  <w:szCs w:val="21"/>
                  <w:u w:val="none"/>
                </w:rPr>
                <w:t>(1.6T)。</w:t>
              </w:r>
            </w:hyperlink>
          </w:p>
        </w:tc>
      </w:tr>
      <w:tr w:rsidR="00F76D73" w14:paraId="4626783E" w14:textId="77777777" w:rsidTr="00F8515A">
        <w:trPr>
          <w:trHeight w:val="1320"/>
        </w:trPr>
        <w:tc>
          <w:tcPr>
            <w:tcW w:w="2620" w:type="dxa"/>
          </w:tcPr>
          <w:p w14:paraId="4ECF7300"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成本与定位</w:t>
            </w:r>
          </w:p>
        </w:tc>
        <w:tc>
          <w:tcPr>
            <w:tcW w:w="2620" w:type="dxa"/>
          </w:tcPr>
          <w:p w14:paraId="077BACD5" w14:textId="77777777" w:rsidR="00F76D73" w:rsidRDefault="00F76D73" w:rsidP="00F8515A">
            <w:pPr>
              <w:rPr>
                <w:rFonts w:ascii="楷体" w:eastAsia="楷体" w:hAnsi="楷体" w:hint="eastAsia"/>
                <w:sz w:val="21"/>
                <w:szCs w:val="21"/>
              </w:rPr>
            </w:pPr>
            <w:r>
              <w:rPr>
                <w:rFonts w:ascii="楷体" w:eastAsia="楷体" w:hAnsi="楷体"/>
                <w:sz w:val="21"/>
                <w:szCs w:val="21"/>
              </w:rPr>
              <w:t>集成度较低，是实现板上光互联的早期尝试。</w:t>
            </w:r>
          </w:p>
        </w:tc>
        <w:tc>
          <w:tcPr>
            <w:tcW w:w="2620" w:type="dxa"/>
          </w:tcPr>
          <w:p w14:paraId="2EA21516"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当前商业化首选</w:t>
            </w:r>
            <w:r>
              <w:rPr>
                <w:rFonts w:ascii="楷体" w:eastAsia="楷体" w:hAnsi="楷体"/>
                <w:sz w:val="21"/>
                <w:szCs w:val="21"/>
              </w:rPr>
              <w:t>，平衡了性能、成本与供应链成熟度，被视作向CPO演进的</w:t>
            </w:r>
            <w:r>
              <w:rPr>
                <w:rFonts w:ascii="楷体" w:eastAsia="楷体" w:hAnsi="楷体"/>
                <w:bCs/>
                <w:sz w:val="21"/>
                <w:szCs w:val="21"/>
              </w:rPr>
              <w:t>过渡方案</w:t>
            </w:r>
            <w:r>
              <w:rPr>
                <w:rFonts w:ascii="楷体" w:eastAsia="楷体" w:hAnsi="楷体"/>
                <w:sz w:val="21"/>
                <w:szCs w:val="21"/>
              </w:rPr>
              <w:t>。</w:t>
            </w:r>
          </w:p>
        </w:tc>
        <w:tc>
          <w:tcPr>
            <w:tcW w:w="2620" w:type="dxa"/>
          </w:tcPr>
          <w:p w14:paraId="1B0FBF31"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终极发展方向</w:t>
            </w:r>
            <w:r>
              <w:rPr>
                <w:rFonts w:ascii="楷体" w:eastAsia="楷体" w:hAnsi="楷体"/>
                <w:sz w:val="21"/>
                <w:szCs w:val="21"/>
              </w:rPr>
              <w:t>，性能最优但技术壁垒高、前期成本昂贵，是面向未来的</w:t>
            </w:r>
            <w:r>
              <w:rPr>
                <w:rFonts w:ascii="楷体" w:eastAsia="楷体" w:hAnsi="楷体"/>
                <w:bCs/>
                <w:sz w:val="21"/>
                <w:szCs w:val="21"/>
              </w:rPr>
              <w:t>高端刚需方案</w:t>
            </w:r>
            <w:r>
              <w:rPr>
                <w:rFonts w:ascii="楷体" w:eastAsia="楷体" w:hAnsi="楷体"/>
                <w:sz w:val="21"/>
                <w:szCs w:val="21"/>
              </w:rPr>
              <w:t>。</w:t>
            </w:r>
          </w:p>
        </w:tc>
      </w:tr>
      <w:tr w:rsidR="00F76D73" w14:paraId="204EF34B" w14:textId="77777777" w:rsidTr="00F8515A">
        <w:trPr>
          <w:trHeight w:val="1320"/>
        </w:trPr>
        <w:tc>
          <w:tcPr>
            <w:tcW w:w="2620" w:type="dxa"/>
          </w:tcPr>
          <w:p w14:paraId="4CDFBA44"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商业化现状</w:t>
            </w:r>
          </w:p>
        </w:tc>
        <w:tc>
          <w:tcPr>
            <w:tcW w:w="2620" w:type="dxa"/>
          </w:tcPr>
          <w:p w14:paraId="3DF99114" w14:textId="77777777" w:rsidR="00F76D73" w:rsidRDefault="00F76D73" w:rsidP="00F8515A">
            <w:pPr>
              <w:rPr>
                <w:rFonts w:ascii="楷体" w:eastAsia="楷体" w:hAnsi="楷体" w:hint="eastAsia"/>
                <w:sz w:val="21"/>
                <w:szCs w:val="21"/>
              </w:rPr>
            </w:pPr>
            <w:r>
              <w:rPr>
                <w:rFonts w:ascii="楷体" w:eastAsia="楷体" w:hAnsi="楷体"/>
                <w:sz w:val="21"/>
                <w:szCs w:val="21"/>
              </w:rPr>
              <w:t>相对较早的概念，已有产品应用。</w:t>
            </w:r>
          </w:p>
        </w:tc>
        <w:tc>
          <w:tcPr>
            <w:tcW w:w="2620" w:type="dxa"/>
          </w:tcPr>
          <w:p w14:paraId="2A3F85F5" w14:textId="77777777" w:rsidR="00F76D73" w:rsidRDefault="00F76D73" w:rsidP="00F8515A">
            <w:pPr>
              <w:rPr>
                <w:rFonts w:ascii="楷体" w:eastAsia="楷体" w:hAnsi="楷体" w:hint="eastAsia"/>
                <w:sz w:val="21"/>
                <w:szCs w:val="21"/>
              </w:rPr>
            </w:pPr>
            <w:hyperlink r:id="rId57" w:tgtFrame="_blank" w:history="1">
              <w:r>
                <w:rPr>
                  <w:rStyle w:val="af6"/>
                  <w:rFonts w:ascii="楷体" w:eastAsia="楷体" w:hAnsi="楷体"/>
                  <w:color w:val="auto"/>
                  <w:sz w:val="21"/>
                  <w:szCs w:val="21"/>
                  <w:u w:val="none"/>
                </w:rPr>
                <w:t>进入规模化商用阶段，已获得谷歌、亚马逊等云巨头大批量订单 (如1.6TNPO)。</w:t>
              </w:r>
            </w:hyperlink>
          </w:p>
        </w:tc>
        <w:tc>
          <w:tcPr>
            <w:tcW w:w="2620" w:type="dxa"/>
          </w:tcPr>
          <w:p w14:paraId="6202CBBD"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产业化元年 (2026年)</w:t>
            </w:r>
            <w:r>
              <w:rPr>
                <w:rFonts w:ascii="楷体" w:eastAsia="楷体" w:hAnsi="楷体"/>
                <w:sz w:val="21"/>
                <w:szCs w:val="21"/>
              </w:rPr>
              <w:t>，主要厂商积极布局，但大规模成熟商用预计在2027年及以后。</w:t>
            </w:r>
          </w:p>
        </w:tc>
      </w:tr>
    </w:tbl>
    <w:p w14:paraId="0FD851BA" w14:textId="4CE78620" w:rsidR="00F76D73" w:rsidRPr="0084158E" w:rsidRDefault="00F76D73" w:rsidP="00F76D73">
      <w:pPr>
        <w:ind w:firstLineChars="200" w:firstLine="560"/>
        <w:rPr>
          <w:rFonts w:ascii="楷体" w:eastAsia="楷体" w:hAnsi="楷体" w:hint="eastAsia"/>
          <w:color w:val="000000" w:themeColor="text1"/>
          <w:sz w:val="28"/>
          <w:szCs w:val="28"/>
          <w:rPrChange w:id="52" w:author="张曦瑾" w:date="2026-06-22T10:25:00Z" w16du:dateUtc="2026-06-22T02:25:00Z">
            <w:rPr>
              <w:rFonts w:ascii="楷体" w:eastAsia="楷体" w:hAnsi="楷体" w:hint="eastAsia"/>
              <w:sz w:val="28"/>
              <w:szCs w:val="28"/>
            </w:rPr>
          </w:rPrChange>
        </w:rPr>
      </w:pPr>
      <w:r>
        <w:rPr>
          <w:rFonts w:ascii="楷体" w:eastAsia="楷体" w:hAnsi="楷体" w:hint="eastAsia"/>
          <w:sz w:val="28"/>
          <w:szCs w:val="28"/>
        </w:rPr>
        <w:lastRenderedPageBreak/>
        <w:t>从技术路径继承上，CPO并不是OSFP和QSFP一系的技术升级的产物，相反，它是会颠覆传统光模块生态位的技术。回顾光模块结构一节，我们知道光电芯片和对应的TOSA/ROSA是光模块的核心，从物理形态上，信息是沿着服务器-服务器网卡-光模块-光纤-光模块-交换机网卡-交换机，这个顺序传递的，其中光收发调制这个中转功能是集成在光模块上。而OBO/NPO/CPO们所做到事情就是把TOSA/ROSA这类光引擎直接集成到交换机的网卡或者主板上。这样物理形态上的传输信息顺序就变成了服务器-服务器网卡-光模块-光纤-交换机网卡-交换机</w:t>
      </w:r>
      <w:r w:rsidRPr="0084158E">
        <w:rPr>
          <w:rFonts w:ascii="楷体" w:eastAsia="楷体" w:hAnsi="楷体" w:hint="eastAsia"/>
          <w:color w:val="000000" w:themeColor="text1"/>
          <w:sz w:val="28"/>
          <w:szCs w:val="28"/>
        </w:rPr>
        <w:t>，交换机侧的光模块会被省去。目前CPO还主要布局在交换机领域，但是在服务器侧，</w:t>
      </w:r>
      <w:del w:id="53" w:author="张曦瑾" w:date="2026-06-22T10:26:00Z" w16du:dateUtc="2026-06-22T02:26:00Z">
        <w:r w:rsidRPr="0084158E" w:rsidDel="00C0395B">
          <w:rPr>
            <w:rFonts w:ascii="楷体" w:eastAsia="楷体" w:hAnsi="楷体" w:hint="eastAsia"/>
            <w:color w:val="000000" w:themeColor="text1"/>
            <w:sz w:val="28"/>
            <w:szCs w:val="28"/>
          </w:rPr>
          <w:delText>英伟达</w:delText>
        </w:r>
      </w:del>
      <w:ins w:id="54" w:author="张曦瑾" w:date="2026-06-22T10:26:00Z" w16du:dateUtc="2026-06-22T02:26:00Z">
        <w:r w:rsidR="00C0395B">
          <w:rPr>
            <w:rFonts w:ascii="楷体" w:eastAsia="楷体" w:hAnsi="楷体" w:hint="eastAsia"/>
            <w:color w:val="000000" w:themeColor="text1"/>
            <w:sz w:val="28"/>
            <w:szCs w:val="28"/>
          </w:rPr>
          <w:t>海外</w:t>
        </w:r>
      </w:ins>
      <w:r w:rsidRPr="0084158E">
        <w:rPr>
          <w:rFonts w:ascii="楷体" w:eastAsia="楷体" w:hAnsi="楷体" w:hint="eastAsia"/>
          <w:color w:val="000000" w:themeColor="text1"/>
          <w:sz w:val="28"/>
          <w:szCs w:val="28"/>
        </w:rPr>
        <w:t>已经在计划于2028年推出</w:t>
      </w:r>
      <w:del w:id="55" w:author="张曦瑾" w:date="2026-06-22T10:26:00Z" w16du:dateUtc="2026-06-22T02:26:00Z">
        <w:r w:rsidRPr="0084158E" w:rsidDel="00C0395B">
          <w:rPr>
            <w:rFonts w:ascii="楷体" w:eastAsia="楷体" w:hAnsi="楷体" w:hint="eastAsia"/>
            <w:color w:val="000000" w:themeColor="text1"/>
            <w:sz w:val="28"/>
            <w:szCs w:val="28"/>
          </w:rPr>
          <w:delText>Nvidia CPO,也即</w:delText>
        </w:r>
      </w:del>
      <w:ins w:id="56" w:author="张曦瑾" w:date="2026-06-22T10:26:00Z" w16du:dateUtc="2026-06-22T02:26:00Z">
        <w:r w:rsidR="00C0395B">
          <w:rPr>
            <w:rFonts w:ascii="楷体" w:eastAsia="楷体" w:hAnsi="楷体" w:hint="eastAsia"/>
            <w:color w:val="000000" w:themeColor="text1"/>
            <w:sz w:val="28"/>
            <w:szCs w:val="28"/>
          </w:rPr>
          <w:t>将</w:t>
        </w:r>
      </w:ins>
      <w:r w:rsidRPr="0084158E">
        <w:rPr>
          <w:rFonts w:ascii="楷体" w:eastAsia="楷体" w:hAnsi="楷体" w:hint="eastAsia"/>
          <w:color w:val="000000" w:themeColor="text1"/>
          <w:sz w:val="28"/>
          <w:szCs w:val="28"/>
        </w:rPr>
        <w:t>连服务器侧光模块也一并省去的方案</w:t>
      </w:r>
      <w:r w:rsidRPr="0084158E">
        <w:rPr>
          <w:rFonts w:ascii="楷体" w:eastAsia="楷体" w:hAnsi="楷体" w:hint="eastAsia"/>
          <w:color w:val="000000" w:themeColor="text1"/>
          <w:sz w:val="28"/>
          <w:szCs w:val="28"/>
          <w:rPrChange w:id="57" w:author="张曦瑾" w:date="2026-06-22T10:25:00Z" w16du:dateUtc="2026-06-22T02:25:00Z">
            <w:rPr>
              <w:rFonts w:ascii="楷体" w:eastAsia="楷体" w:hAnsi="楷体" w:hint="eastAsia"/>
              <w:sz w:val="28"/>
              <w:szCs w:val="28"/>
            </w:rPr>
          </w:rPrChange>
        </w:rPr>
        <w:t>。</w:t>
      </w:r>
    </w:p>
    <w:p w14:paraId="78C3F900" w14:textId="5BDB0A29" w:rsidR="00F76D73" w:rsidRDefault="00F76D73" w:rsidP="00F76D73">
      <w:pPr>
        <w:ind w:firstLineChars="200" w:firstLine="560"/>
        <w:rPr>
          <w:rFonts w:ascii="楷体" w:eastAsia="楷体" w:hAnsi="楷体" w:hint="eastAsia"/>
          <w:sz w:val="28"/>
          <w:szCs w:val="28"/>
        </w:rPr>
      </w:pPr>
      <w:r w:rsidRPr="006335F5">
        <w:rPr>
          <w:rFonts w:ascii="楷体" w:eastAsia="楷体" w:hAnsi="楷体" w:hint="eastAsia"/>
          <w:sz w:val="28"/>
          <w:szCs w:val="28"/>
        </w:rPr>
        <w:t>CPO 市场尚处萌芽但增速惊人。Yole 方面预测，到 2031 年，仅收发器一项就将推动80 亿美元的光子封装需求，而 CPO 驱动的需求将从目前的几乎零起步飙升至约 50 亿美元。LightCounting 预测，2030 年包括 Scale-up 和 Scale-out 场景的 CPO 市场规模有望达100 亿美元；</w:t>
      </w:r>
      <w:ins w:id="58" w:author="张曦瑾" w:date="2026-06-22T10:27:00Z" w16du:dateUtc="2026-06-22T02:27:00Z">
        <w:r w:rsidR="00C0395B" w:rsidRPr="006335F5" w:rsidDel="00C0395B">
          <w:rPr>
            <w:rFonts w:ascii="楷体" w:eastAsia="楷体" w:hAnsi="楷体" w:hint="eastAsia"/>
            <w:sz w:val="28"/>
            <w:szCs w:val="28"/>
          </w:rPr>
          <w:t xml:space="preserve"> </w:t>
        </w:r>
      </w:ins>
      <w:del w:id="59" w:author="张曦瑾" w:date="2026-06-22T10:27:00Z" w16du:dateUtc="2026-06-22T02:27:00Z">
        <w:r w:rsidRPr="006335F5" w:rsidDel="00C0395B">
          <w:rPr>
            <w:rFonts w:ascii="楷体" w:eastAsia="楷体" w:hAnsi="楷体" w:hint="eastAsia"/>
            <w:sz w:val="28"/>
            <w:szCs w:val="28"/>
          </w:rPr>
          <w:delText>Coherent（COHR.US）在 OFC 大会上进一步上修预测至 150 亿美元。</w:delText>
        </w:r>
      </w:del>
    </w:p>
    <w:p w14:paraId="11346A31" w14:textId="5BD52F1E" w:rsidR="00F76D73" w:rsidRPr="006335F5" w:rsidDel="005B2CF9" w:rsidRDefault="00F76D73" w:rsidP="00F76D73">
      <w:pPr>
        <w:ind w:firstLineChars="200" w:firstLine="560"/>
        <w:rPr>
          <w:del w:id="60" w:author="张曦瑾" w:date="2026-06-22T10:28:00Z" w16du:dateUtc="2026-06-22T02:28:00Z"/>
          <w:rFonts w:ascii="楷体" w:eastAsia="楷体" w:hAnsi="楷体" w:hint="eastAsia"/>
          <w:sz w:val="28"/>
          <w:szCs w:val="28"/>
        </w:rPr>
      </w:pPr>
      <w:del w:id="61" w:author="张曦瑾" w:date="2026-06-22T10:28:00Z" w16du:dateUtc="2026-06-22T02:28:00Z">
        <w:r w:rsidRPr="006335F5" w:rsidDel="005B2CF9">
          <w:rPr>
            <w:rFonts w:ascii="楷体" w:eastAsia="楷体" w:hAnsi="楷体" w:hint="eastAsia"/>
            <w:sz w:val="28"/>
            <w:szCs w:val="28"/>
          </w:rPr>
          <w:delText>英伟达是 CPO 技术最激进的推动者。2025 年 GTC 大会上，英伟达发布了 Quantum-X（IB 网络）和 Spectrum-X（以太网）硅光共封芯片及三款交换机产品，选择微环调制器（MRM）技术路线，并与台积电深度合作开发 3D 堆叠硅光子引擎。其计划 2026 年上半</w:delText>
        </w:r>
        <w:r w:rsidRPr="006335F5" w:rsidDel="005B2CF9">
          <w:rPr>
            <w:rFonts w:ascii="楷体" w:eastAsia="楷体" w:hAnsi="楷体" w:hint="eastAsia"/>
            <w:sz w:val="28"/>
            <w:szCs w:val="28"/>
          </w:rPr>
          <w:lastRenderedPageBreak/>
          <w:delText>年交付 InfiniBand CPO 系统，下半年部署以太网 CPO 产品，同时布局交换机侧与 GPU 侧CPO，最终实现 GPU 与 NVSwitch 芯片之间的光连接。</w:delText>
        </w:r>
      </w:del>
    </w:p>
    <w:p w14:paraId="22DA9093" w14:textId="7A37C978" w:rsidR="00F76D73" w:rsidDel="005B2CF9" w:rsidRDefault="00F76D73" w:rsidP="00F76D73">
      <w:pPr>
        <w:ind w:firstLineChars="200" w:firstLine="560"/>
        <w:rPr>
          <w:del w:id="62" w:author="张曦瑾" w:date="2026-06-22T10:28:00Z" w16du:dateUtc="2026-06-22T02:28:00Z"/>
          <w:rFonts w:ascii="楷体" w:eastAsia="楷体" w:hAnsi="楷体" w:hint="eastAsia"/>
          <w:sz w:val="28"/>
          <w:szCs w:val="28"/>
        </w:rPr>
      </w:pPr>
      <w:del w:id="63" w:author="张曦瑾" w:date="2026-06-22T10:28:00Z" w16du:dateUtc="2026-06-22T02:28:00Z">
        <w:r w:rsidRPr="006335F5" w:rsidDel="005B2CF9">
          <w:rPr>
            <w:rFonts w:ascii="楷体" w:eastAsia="楷体" w:hAnsi="楷体" w:hint="eastAsia"/>
            <w:sz w:val="28"/>
            <w:szCs w:val="28"/>
          </w:rPr>
          <w:delText>博通则于 2024 年 3 月交付业界首款 51.2Tbps CPO 以太网交换机 Bailly，采用 8 个6.4Tbps 光学引擎与 Tomahawk5 芯片集成，宣称可降低功耗 70%，技术上选择马赫-曾德尔调制器（MZM）路线并同步布局 MRM。其 CPO 产线将于 2026 年下半年进入关键量产阶段，预计第四季度月产能达千级，若客户进展顺利，2027 年第一季度月产量将跃升至万级。</w:delText>
        </w:r>
      </w:del>
    </w:p>
    <w:p w14:paraId="35E928C7" w14:textId="21E3341E" w:rsidR="00F76D73" w:rsidRPr="00C3015A" w:rsidRDefault="00F76D73" w:rsidP="00F76D73">
      <w:pPr>
        <w:ind w:firstLineChars="200" w:firstLine="560"/>
        <w:rPr>
          <w:rFonts w:ascii="楷体" w:eastAsia="楷体" w:hAnsi="楷体" w:hint="eastAsia"/>
          <w:sz w:val="28"/>
          <w:szCs w:val="28"/>
        </w:rPr>
      </w:pPr>
      <w:r w:rsidRPr="00C3015A">
        <w:rPr>
          <w:rFonts w:ascii="楷体" w:eastAsia="楷体" w:hAnsi="楷体" w:hint="eastAsia"/>
          <w:sz w:val="28"/>
          <w:szCs w:val="28"/>
        </w:rPr>
        <w:t>但 CPO 的规模化应用仍需克服诸多现实难题：单套光引擎成本高达 3.5-4 万美元，高密度集成带来严峻的散热挑战，需配套液冷系统；且光引擎与主芯片固化集成，一旦故障需更换整块板卡，可维护性和灵活性较差。此外，</w:t>
      </w:r>
      <w:ins w:id="64" w:author="张曦瑾" w:date="2026-06-22T10:28:00Z" w16du:dateUtc="2026-06-22T02:28:00Z">
        <w:r w:rsidR="00F26F59">
          <w:rPr>
            <w:rFonts w:ascii="楷体" w:eastAsia="楷体" w:hAnsi="楷体" w:hint="eastAsia"/>
            <w:sz w:val="28"/>
            <w:szCs w:val="28"/>
          </w:rPr>
          <w:t>CPO技术方案处于早期阶段，多种技术路线之间</w:t>
        </w:r>
      </w:ins>
      <w:del w:id="65" w:author="张曦瑾" w:date="2026-06-22T10:28:00Z" w16du:dateUtc="2026-06-22T02:28:00Z">
        <w:r w:rsidRPr="00C3015A" w:rsidDel="00F26F59">
          <w:rPr>
            <w:rFonts w:ascii="楷体" w:eastAsia="楷体" w:hAnsi="楷体" w:hint="eastAsia"/>
            <w:sz w:val="28"/>
            <w:szCs w:val="28"/>
          </w:rPr>
          <w:delText>英伟达 COUPE 方案与博通 FOWLP 方案</w:delText>
        </w:r>
      </w:del>
      <w:r w:rsidRPr="00C3015A">
        <w:rPr>
          <w:rFonts w:ascii="楷体" w:eastAsia="楷体" w:hAnsi="楷体" w:hint="eastAsia"/>
          <w:sz w:val="28"/>
          <w:szCs w:val="28"/>
        </w:rPr>
        <w:t>之间缺乏互操作共识，行业标准的缺失</w:t>
      </w:r>
      <w:del w:id="66" w:author="张曦瑾" w:date="2026-06-22T10:28:00Z" w16du:dateUtc="2026-06-22T02:28:00Z">
        <w:r w:rsidRPr="00C3015A" w:rsidDel="00F26F59">
          <w:rPr>
            <w:rFonts w:ascii="楷体" w:eastAsia="楷体" w:hAnsi="楷体" w:hint="eastAsia"/>
            <w:sz w:val="28"/>
            <w:szCs w:val="28"/>
          </w:rPr>
          <w:delText>也</w:delText>
        </w:r>
      </w:del>
      <w:r w:rsidRPr="00C3015A">
        <w:rPr>
          <w:rFonts w:ascii="楷体" w:eastAsia="楷体" w:hAnsi="楷体" w:hint="eastAsia"/>
          <w:sz w:val="28"/>
          <w:szCs w:val="28"/>
        </w:rPr>
        <w:t>延缓了 CPO 的普及速度。</w:t>
      </w:r>
    </w:p>
    <w:p w14:paraId="4CCE17CF" w14:textId="0EE84302" w:rsidR="00F76D73" w:rsidRPr="00FA7ABE"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在数据通信领域，CPO的规模化落地影响非常巨大，因为CPO的本质是光通信领域的一次范式革新，</w:t>
      </w:r>
      <w:r w:rsidRPr="00124311">
        <w:rPr>
          <w:rFonts w:ascii="楷体" w:eastAsia="楷体" w:hAnsi="楷体"/>
          <w:sz w:val="28"/>
          <w:szCs w:val="28"/>
        </w:rPr>
        <w:t>驱动力源于电信号物理极限下的架构重构，</w:t>
      </w:r>
      <w:r w:rsidRPr="00CB0BC2">
        <w:rPr>
          <w:rFonts w:ascii="楷体" w:eastAsia="楷体" w:hAnsi="楷体"/>
          <w:sz w:val="28"/>
          <w:szCs w:val="28"/>
        </w:rPr>
        <w:t>然而却事实上造成了一定</w:t>
      </w:r>
      <w:r>
        <w:rPr>
          <w:rFonts w:ascii="楷体" w:eastAsia="楷体" w:hAnsi="楷体" w:hint="eastAsia"/>
          <w:sz w:val="28"/>
          <w:szCs w:val="28"/>
        </w:rPr>
        <w:t>程度</w:t>
      </w:r>
      <w:r w:rsidRPr="00CB0BC2">
        <w:rPr>
          <w:rFonts w:ascii="楷体" w:eastAsia="楷体" w:hAnsi="楷体"/>
          <w:sz w:val="28"/>
          <w:szCs w:val="28"/>
        </w:rPr>
        <w:t>对于可插拔光模块产业的商业</w:t>
      </w:r>
      <w:r>
        <w:rPr>
          <w:rFonts w:ascii="楷体" w:eastAsia="楷体" w:hAnsi="楷体" w:hint="eastAsia"/>
          <w:sz w:val="28"/>
          <w:szCs w:val="28"/>
        </w:rPr>
        <w:t>替代</w:t>
      </w:r>
      <w:r w:rsidRPr="00CB0BC2">
        <w:rPr>
          <w:rFonts w:ascii="楷体" w:eastAsia="楷体" w:hAnsi="楷体"/>
          <w:sz w:val="28"/>
          <w:szCs w:val="28"/>
        </w:rPr>
        <w:t>预期</w:t>
      </w:r>
      <w:r w:rsidRPr="00124311">
        <w:rPr>
          <w:rFonts w:ascii="楷体" w:eastAsia="楷体" w:hAnsi="楷体"/>
          <w:sz w:val="28"/>
          <w:szCs w:val="28"/>
        </w:rPr>
        <w:t>。其规模化落地将重塑光互连的产业形态：传统可插拔光模块在高端交换机与服务器互联中的份额会逐步收缩，但光电转换功能本身不会消失，而是被集成到系统级封装中。价值链</w:t>
      </w:r>
      <w:r w:rsidRPr="00124311">
        <w:rPr>
          <w:rFonts w:ascii="楷体" w:eastAsia="楷体" w:hAnsi="楷体"/>
          <w:sz w:val="28"/>
          <w:szCs w:val="28"/>
        </w:rPr>
        <w:lastRenderedPageBreak/>
        <w:t>向具备ASIC+硅光引擎+先进封装整合能力的系统厂商</w:t>
      </w:r>
      <w:del w:id="67" w:author="张曦瑾" w:date="2026-06-22T10:29:00Z" w16du:dateUtc="2026-06-22T02:29:00Z">
        <w:r w:rsidRPr="00124311" w:rsidDel="009F706C">
          <w:rPr>
            <w:rFonts w:ascii="楷体" w:eastAsia="楷体" w:hAnsi="楷体"/>
            <w:sz w:val="28"/>
            <w:szCs w:val="28"/>
          </w:rPr>
          <w:delText>（</w:delText>
        </w:r>
        <w:r w:rsidRPr="00124311" w:rsidDel="00F26F59">
          <w:rPr>
            <w:rFonts w:ascii="楷体" w:eastAsia="楷体" w:hAnsi="楷体"/>
            <w:sz w:val="28"/>
            <w:szCs w:val="28"/>
          </w:rPr>
          <w:delText>英伟达、博通、Marvell）</w:delText>
        </w:r>
      </w:del>
      <w:r w:rsidRPr="00124311">
        <w:rPr>
          <w:rFonts w:ascii="楷体" w:eastAsia="楷体" w:hAnsi="楷体"/>
          <w:sz w:val="28"/>
          <w:szCs w:val="28"/>
        </w:rPr>
        <w:t>转移，同时考验光模块厂商向硅光引擎与定制化封装转型的能力。下游云厂商受益于功耗和带宽密度的提升，但供应链灵活性可能因方案锁定而降低。传统可插拔模块在接入层、中低速率及长距离场景仍有中长期存在价值</w:t>
      </w:r>
      <w:r>
        <w:rPr>
          <w:rFonts w:ascii="楷体" w:eastAsia="楷体" w:hAnsi="楷体" w:hint="eastAsia"/>
          <w:sz w:val="28"/>
          <w:szCs w:val="28"/>
        </w:rPr>
        <w:t>。总体上利空传统可插拔光模块。</w:t>
      </w:r>
    </w:p>
    <w:p w14:paraId="19743EE9" w14:textId="77777777" w:rsidR="00F76D73" w:rsidRPr="000B783F" w:rsidRDefault="00F76D73" w:rsidP="00F76D73">
      <w:pPr>
        <w:pStyle w:val="3"/>
        <w:rPr>
          <w:rFonts w:ascii="楷体" w:eastAsia="楷体" w:hAnsi="楷体" w:hint="eastAsia"/>
          <w:color w:val="auto"/>
          <w:sz w:val="30"/>
          <w:szCs w:val="30"/>
        </w:rPr>
      </w:pPr>
      <w:r w:rsidRPr="000B783F">
        <w:rPr>
          <w:rFonts w:ascii="楷体" w:eastAsia="楷体" w:hAnsi="楷体" w:hint="eastAsia"/>
          <w:color w:val="auto"/>
          <w:sz w:val="30"/>
          <w:szCs w:val="30"/>
        </w:rPr>
        <w:t>3.6.6 薄膜铌酸锂（TFLN）：新一代调制芯片材料</w:t>
      </w:r>
    </w:p>
    <w:p w14:paraId="1B9E3AE7" w14:textId="7495B906" w:rsidR="00F76D73" w:rsidRDefault="00F76D73" w:rsidP="00F76D73">
      <w:pPr>
        <w:ind w:firstLineChars="200" w:firstLine="560"/>
        <w:rPr>
          <w:rFonts w:ascii="楷体" w:eastAsia="楷体" w:hAnsi="楷体" w:hint="eastAsia"/>
          <w:sz w:val="28"/>
          <w:szCs w:val="28"/>
        </w:rPr>
      </w:pPr>
      <w:r>
        <w:rPr>
          <w:rFonts w:ascii="楷体" w:eastAsia="楷体" w:hAnsi="楷体"/>
          <w:sz w:val="28"/>
          <w:szCs w:val="28"/>
        </w:rPr>
        <w:t>薄膜铌酸锂（TFLN）调制器是当前光通信领域最受关注的新兴材料技术之一，正处于从产业化验证向规模化量产跃迁的关键窗口。</w:t>
      </w:r>
      <w:r>
        <w:rPr>
          <w:rFonts w:ascii="楷体" w:eastAsia="楷体" w:hAnsi="楷体" w:hint="eastAsia"/>
          <w:sz w:val="28"/>
          <w:szCs w:val="28"/>
        </w:rPr>
        <w:t>和硅光一样，薄膜铌酸锂也是Scale up，Scale out，Scale Across均可应用的基座级技术。目前Scale up和Scale out已经有商用产品出货</w:t>
      </w:r>
      <w:del w:id="68" w:author="张曦瑾" w:date="2026-06-22T10:29:00Z" w16du:dateUtc="2026-06-22T02:29:00Z">
        <w:r w:rsidDel="009F706C">
          <w:rPr>
            <w:rFonts w:ascii="楷体" w:eastAsia="楷体" w:hAnsi="楷体" w:hint="eastAsia"/>
            <w:sz w:val="28"/>
            <w:szCs w:val="28"/>
          </w:rPr>
          <w:delText>（光库 调制器覆盖400/800/1.6t全系列，德科立-铌奥光电1.6T DR8光模块已经送样）</w:delText>
        </w:r>
      </w:del>
      <w:r>
        <w:rPr>
          <w:rFonts w:ascii="楷体" w:eastAsia="楷体" w:hAnsi="楷体" w:hint="eastAsia"/>
          <w:sz w:val="28"/>
          <w:szCs w:val="28"/>
        </w:rPr>
        <w:t>，Scale up还在实验验证阶段。薄膜铌酸锂目前主要的作用是制作调制芯片，也即激光器芯片的“高速开关”。用于替代传统的调制芯片。</w:t>
      </w:r>
    </w:p>
    <w:p w14:paraId="2046639F" w14:textId="77777777" w:rsidR="00F76D73" w:rsidRDefault="00F76D73" w:rsidP="00F76D73">
      <w:pPr>
        <w:ind w:firstLineChars="200" w:firstLine="560"/>
        <w:rPr>
          <w:rFonts w:ascii="楷体" w:eastAsia="楷体" w:hAnsi="楷体" w:hint="eastAsia"/>
          <w:sz w:val="28"/>
          <w:szCs w:val="28"/>
        </w:rPr>
      </w:pPr>
      <w:r>
        <w:rPr>
          <w:rFonts w:ascii="楷体" w:eastAsia="楷体" w:hAnsi="楷体"/>
          <w:sz w:val="28"/>
          <w:szCs w:val="28"/>
        </w:rPr>
        <w:t>其核心优势在于超高带宽、低驱动电压、低插入损耗</w:t>
      </w:r>
      <w:r>
        <w:rPr>
          <w:rFonts w:ascii="楷体" w:eastAsia="楷体" w:hAnsi="楷体" w:hint="eastAsia"/>
          <w:sz w:val="28"/>
          <w:szCs w:val="28"/>
        </w:rPr>
        <w:t>。</w:t>
      </w:r>
      <w:r>
        <w:rPr>
          <w:rFonts w:ascii="楷体" w:eastAsia="楷体" w:hAnsi="楷体"/>
          <w:sz w:val="28"/>
          <w:szCs w:val="28"/>
        </w:rPr>
        <w:t>被认为</w:t>
      </w:r>
      <w:r>
        <w:rPr>
          <w:rFonts w:ascii="楷体" w:eastAsia="楷体" w:hAnsi="楷体" w:hint="eastAsia"/>
          <w:sz w:val="28"/>
          <w:szCs w:val="28"/>
        </w:rPr>
        <w:t>可能</w:t>
      </w:r>
      <w:r>
        <w:rPr>
          <w:rFonts w:ascii="楷体" w:eastAsia="楷体" w:hAnsi="楷体"/>
          <w:sz w:val="28"/>
          <w:szCs w:val="28"/>
        </w:rPr>
        <w:t>是3.2T时代光模块的核心</w:t>
      </w:r>
      <w:r>
        <w:rPr>
          <w:rFonts w:ascii="楷体" w:eastAsia="楷体" w:hAnsi="楷体" w:hint="eastAsia"/>
          <w:sz w:val="28"/>
          <w:szCs w:val="28"/>
        </w:rPr>
        <w:t>可用</w:t>
      </w:r>
      <w:r>
        <w:rPr>
          <w:rFonts w:ascii="楷体" w:eastAsia="楷体" w:hAnsi="楷体"/>
          <w:sz w:val="28"/>
          <w:szCs w:val="28"/>
        </w:rPr>
        <w:t>技术</w:t>
      </w:r>
      <w:r>
        <w:rPr>
          <w:rFonts w:ascii="楷体" w:eastAsia="楷体" w:hAnsi="楷体" w:hint="eastAsia"/>
          <w:sz w:val="28"/>
          <w:szCs w:val="28"/>
        </w:rPr>
        <w:t>之一</w:t>
      </w:r>
      <w:r>
        <w:rPr>
          <w:rFonts w:ascii="楷体" w:eastAsia="楷体" w:hAnsi="楷体"/>
          <w:sz w:val="28"/>
          <w:szCs w:val="28"/>
        </w:rPr>
        <w:t>。</w:t>
      </w:r>
    </w:p>
    <w:p w14:paraId="47688AFA"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薄膜铌酸锂有以下四个优势：</w:t>
      </w:r>
    </w:p>
    <w:p w14:paraId="10A865DA" w14:textId="77777777" w:rsidR="00F76D73" w:rsidRDefault="00F76D73" w:rsidP="00F76D73">
      <w:pPr>
        <w:pStyle w:val="a9"/>
        <w:numPr>
          <w:ilvl w:val="0"/>
          <w:numId w:val="3"/>
        </w:numPr>
        <w:ind w:left="0" w:firstLine="357"/>
        <w:rPr>
          <w:rFonts w:ascii="楷体" w:eastAsia="楷体" w:hAnsi="楷体" w:hint="eastAsia"/>
          <w:sz w:val="28"/>
          <w:szCs w:val="28"/>
        </w:rPr>
      </w:pPr>
      <w:r>
        <w:rPr>
          <w:rFonts w:ascii="楷体" w:eastAsia="楷体" w:hAnsi="楷体" w:hint="eastAsia"/>
          <w:sz w:val="28"/>
          <w:szCs w:val="28"/>
        </w:rPr>
        <w:t>高带宽 (&gt;110GHz)：意味着单通道可以跑到200G甚至400Gbps，这是支撑1.6T/3.2T光模块、满足Scale Up和Scale Out高带宽需求的核心。</w:t>
      </w:r>
    </w:p>
    <w:p w14:paraId="2758052F" w14:textId="77777777" w:rsidR="00F76D73" w:rsidRDefault="00F76D73" w:rsidP="00F76D73">
      <w:pPr>
        <w:pStyle w:val="a9"/>
        <w:numPr>
          <w:ilvl w:val="0"/>
          <w:numId w:val="3"/>
        </w:numPr>
        <w:ind w:left="0" w:firstLine="357"/>
        <w:rPr>
          <w:rFonts w:ascii="楷体" w:eastAsia="楷体" w:hAnsi="楷体" w:hint="eastAsia"/>
          <w:sz w:val="28"/>
          <w:szCs w:val="28"/>
        </w:rPr>
      </w:pPr>
      <w:r>
        <w:rPr>
          <w:rFonts w:ascii="楷体" w:eastAsia="楷体" w:hAnsi="楷体" w:hint="eastAsia"/>
          <w:sz w:val="28"/>
          <w:szCs w:val="28"/>
        </w:rPr>
        <w:lastRenderedPageBreak/>
        <w:t>低功耗：</w:t>
      </w:r>
      <w:r>
        <w:rPr>
          <w:rFonts w:ascii="楷体" w:eastAsia="楷体" w:hAnsi="楷体"/>
          <w:sz w:val="28"/>
          <w:szCs w:val="28"/>
        </w:rPr>
        <w:t>TFLN基于线性电光效应（Pockels效应）工作，这与传统硅光（基于载流子色散效应）有本质不同。它</w:t>
      </w:r>
      <w:r>
        <w:rPr>
          <w:rFonts w:ascii="楷体" w:eastAsia="楷体" w:hAnsi="楷体" w:hint="eastAsia"/>
          <w:sz w:val="28"/>
          <w:szCs w:val="28"/>
        </w:rPr>
        <w:t>的电压摆幅的V</w:t>
      </w:r>
      <w:r w:rsidRPr="002066EE">
        <w:rPr>
          <w:rFonts w:ascii="楷体" w:eastAsia="楷体" w:hAnsi="楷体"/>
          <w:sz w:val="28"/>
          <w:szCs w:val="28"/>
        </w:rPr>
        <w:t>π</w:t>
      </w:r>
      <w:r w:rsidRPr="002066EE">
        <w:rPr>
          <w:rFonts w:ascii="楷体" w:eastAsia="楷体" w:hAnsi="楷体" w:hint="eastAsia"/>
          <w:sz w:val="28"/>
          <w:szCs w:val="28"/>
        </w:rPr>
        <w:t>很低</w:t>
      </w:r>
      <w:r>
        <w:rPr>
          <w:rFonts w:ascii="楷体" w:eastAsia="楷体" w:hAnsi="楷体"/>
          <w:sz w:val="28"/>
          <w:szCs w:val="28"/>
        </w:rPr>
        <w:t>，因此</w:t>
      </w:r>
      <w:r>
        <w:rPr>
          <w:rFonts w:ascii="楷体" w:eastAsia="楷体" w:hAnsi="楷体"/>
          <w:bCs/>
          <w:sz w:val="28"/>
          <w:szCs w:val="28"/>
        </w:rPr>
        <w:t>调制效率极高</w:t>
      </w:r>
      <w:r>
        <w:rPr>
          <w:rFonts w:ascii="楷体" w:eastAsia="楷体" w:hAnsi="楷体"/>
          <w:sz w:val="28"/>
          <w:szCs w:val="28"/>
        </w:rPr>
        <w:t>，能以低于1V的电压驱动</w:t>
      </w:r>
      <w:r>
        <w:rPr>
          <w:rFonts w:ascii="楷体" w:eastAsia="楷体" w:hAnsi="楷体" w:hint="eastAsia"/>
          <w:sz w:val="28"/>
          <w:szCs w:val="28"/>
        </w:rPr>
        <w:t>Drive组件产生光相位变化（0/1变化）</w:t>
      </w:r>
      <w:r>
        <w:rPr>
          <w:rFonts w:ascii="楷体" w:eastAsia="楷体" w:hAnsi="楷体"/>
          <w:sz w:val="28"/>
          <w:szCs w:val="28"/>
        </w:rPr>
        <w:t>，</w:t>
      </w:r>
      <w:r>
        <w:rPr>
          <w:rFonts w:ascii="楷体" w:eastAsia="楷体" w:hAnsi="楷体" w:hint="eastAsia"/>
          <w:sz w:val="28"/>
          <w:szCs w:val="28"/>
        </w:rPr>
        <w:t>作为功耗主要消耗者之一的Drive的</w:t>
      </w:r>
      <w:r>
        <w:rPr>
          <w:rFonts w:ascii="楷体" w:eastAsia="楷体" w:hAnsi="楷体"/>
          <w:sz w:val="28"/>
          <w:szCs w:val="28"/>
        </w:rPr>
        <w:t>功耗大大降低</w:t>
      </w:r>
      <w:r>
        <w:rPr>
          <w:rFonts w:ascii="楷体" w:eastAsia="楷体" w:hAnsi="楷体" w:hint="eastAsia"/>
          <w:sz w:val="28"/>
          <w:szCs w:val="28"/>
        </w:rPr>
        <w:t>（Drive驱动公式</w:t>
      </w:r>
      <w:r w:rsidRPr="00532EAC">
        <w:rPr>
          <w:rFonts w:ascii="楷体" w:eastAsia="楷体" w:hAnsi="楷体"/>
          <w:sz w:val="28"/>
          <w:szCs w:val="28"/>
        </w:rPr>
        <w:t>P ∝ C × V</w:t>
      </w:r>
      <w:r w:rsidRPr="00532EAC">
        <w:rPr>
          <w:rFonts w:ascii="Calibri" w:eastAsia="楷体" w:hAnsi="Calibri" w:cs="Calibri"/>
          <w:sz w:val="28"/>
          <w:szCs w:val="28"/>
        </w:rPr>
        <w:t>²</w:t>
      </w:r>
      <w:r w:rsidRPr="00532EAC">
        <w:rPr>
          <w:rFonts w:ascii="楷体" w:eastAsia="楷体" w:hAnsi="楷体"/>
          <w:sz w:val="28"/>
          <w:szCs w:val="28"/>
        </w:rPr>
        <w:t xml:space="preserve"> </w:t>
      </w:r>
      <w:r w:rsidRPr="00532EAC">
        <w:rPr>
          <w:rFonts w:ascii="楷体" w:eastAsia="楷体" w:hAnsi="楷体" w:cs="楷体" w:hint="eastAsia"/>
          <w:sz w:val="28"/>
          <w:szCs w:val="28"/>
        </w:rPr>
        <w:t>×</w:t>
      </w:r>
      <w:r w:rsidRPr="00532EAC">
        <w:rPr>
          <w:rFonts w:ascii="楷体" w:eastAsia="楷体" w:hAnsi="楷体"/>
          <w:sz w:val="28"/>
          <w:szCs w:val="28"/>
        </w:rPr>
        <w:t xml:space="preserve"> f</w:t>
      </w:r>
      <w:r>
        <w:rPr>
          <w:rFonts w:ascii="楷体" w:eastAsia="楷体" w:hAnsi="楷体" w:hint="eastAsia"/>
          <w:sz w:val="28"/>
          <w:szCs w:val="28"/>
        </w:rPr>
        <w:t>，V</w:t>
      </w:r>
      <w:r w:rsidRPr="002066EE">
        <w:rPr>
          <w:rFonts w:ascii="楷体" w:eastAsia="楷体" w:hAnsi="楷体"/>
          <w:sz w:val="28"/>
          <w:szCs w:val="28"/>
        </w:rPr>
        <w:t>π</w:t>
      </w:r>
      <w:r>
        <w:rPr>
          <w:rFonts w:ascii="楷体" w:eastAsia="楷体" w:hAnsi="楷体" w:hint="eastAsia"/>
          <w:sz w:val="28"/>
          <w:szCs w:val="28"/>
        </w:rPr>
        <w:t>填到V里</w:t>
      </w:r>
      <w:r w:rsidRPr="00532EAC">
        <w:rPr>
          <w:rFonts w:ascii="楷体" w:eastAsia="楷体" w:hAnsi="楷体" w:hint="eastAsia"/>
          <w:sz w:val="28"/>
          <w:szCs w:val="28"/>
        </w:rPr>
        <w:t>）</w:t>
      </w:r>
      <w:r>
        <w:rPr>
          <w:rFonts w:ascii="楷体" w:eastAsia="楷体" w:hAnsi="楷体" w:hint="eastAsia"/>
          <w:sz w:val="28"/>
          <w:szCs w:val="28"/>
        </w:rPr>
        <w:t>，而且由于其电光效应极好，几乎成线性，因此电压和光相位几乎严格对应，光信号保真度高，因此DSP芯片侧的算法修正压力减轻了很多，于是功耗主要消耗者之二的DSP芯片消耗也伴随修正压力大幅下降</w:t>
      </w:r>
      <w:r>
        <w:rPr>
          <w:rFonts w:ascii="楷体" w:eastAsia="楷体" w:hAnsi="楷体"/>
          <w:sz w:val="28"/>
          <w:szCs w:val="28"/>
        </w:rPr>
        <w:t>。</w:t>
      </w:r>
      <w:r>
        <w:rPr>
          <w:rFonts w:ascii="楷体" w:eastAsia="楷体" w:hAnsi="楷体" w:hint="eastAsia"/>
          <w:sz w:val="28"/>
          <w:szCs w:val="28"/>
        </w:rPr>
        <w:t>尤其在LPO方案中，可以去掉功耗巨大的DSP芯片，让AI数据中心在Scale Out层面更省电。数据能耗比上，目前能够做到5pJ/bit，但是应该不是极限。实验室环境下有1fj/bit的成果（1000fJ=1pJ），还有巨大的优化空间。</w:t>
      </w:r>
    </w:p>
    <w:p w14:paraId="76CB9D42" w14:textId="77777777" w:rsidR="00F76D73" w:rsidRDefault="00F76D73" w:rsidP="00F76D73">
      <w:pPr>
        <w:pStyle w:val="a9"/>
        <w:numPr>
          <w:ilvl w:val="0"/>
          <w:numId w:val="3"/>
        </w:numPr>
        <w:ind w:left="0" w:firstLine="357"/>
        <w:rPr>
          <w:rFonts w:ascii="楷体" w:eastAsia="楷体" w:hAnsi="楷体" w:hint="eastAsia"/>
          <w:sz w:val="28"/>
          <w:szCs w:val="28"/>
        </w:rPr>
      </w:pPr>
      <w:r>
        <w:rPr>
          <w:rFonts w:ascii="楷体" w:eastAsia="楷体" w:hAnsi="楷体" w:hint="eastAsia"/>
          <w:sz w:val="28"/>
          <w:szCs w:val="28"/>
        </w:rPr>
        <w:t>高线性度：信号失真小，这对于需要传输高质量信号和保证信号精确性的相干通信（Scale Across）和追求极致性能的Scale Up互连至关重要。</w:t>
      </w:r>
    </w:p>
    <w:p w14:paraId="7C5CEE39" w14:textId="77777777" w:rsidR="00F76D73" w:rsidRDefault="00F76D73" w:rsidP="00F76D73">
      <w:pPr>
        <w:pStyle w:val="a9"/>
        <w:numPr>
          <w:ilvl w:val="0"/>
          <w:numId w:val="3"/>
        </w:numPr>
        <w:ind w:left="0" w:firstLine="357"/>
        <w:rPr>
          <w:rFonts w:ascii="楷体" w:eastAsia="楷体" w:hAnsi="楷体" w:hint="eastAsia"/>
          <w:sz w:val="28"/>
          <w:szCs w:val="28"/>
        </w:rPr>
      </w:pPr>
      <w:r>
        <w:rPr>
          <w:rFonts w:ascii="楷体" w:eastAsia="楷体" w:hAnsi="楷体" w:hint="eastAsia"/>
          <w:sz w:val="28"/>
          <w:szCs w:val="28"/>
        </w:rPr>
        <w:t>材料稳定性与低损耗：性能稳定，且光在传输过程中损失小，有助于降低整体系统功耗和成本，也是长距离传输，实现Scale Across的关键。</w:t>
      </w:r>
    </w:p>
    <w:p w14:paraId="142C0DA6" w14:textId="77777777" w:rsidR="00F76D73" w:rsidRDefault="00F76D73" w:rsidP="00F76D73">
      <w:pPr>
        <w:rPr>
          <w:rFonts w:ascii="楷体" w:eastAsia="楷体" w:hAnsi="楷体" w:hint="eastAsia"/>
          <w:sz w:val="28"/>
          <w:szCs w:val="28"/>
        </w:rPr>
      </w:pPr>
      <w:r>
        <w:rPr>
          <w:rFonts w:ascii="楷体" w:eastAsia="楷体" w:hAnsi="楷体" w:hint="eastAsia"/>
          <w:sz w:val="28"/>
          <w:szCs w:val="28"/>
        </w:rPr>
        <w:t>薄膜铌酸锂的痛点主要在：</w:t>
      </w:r>
    </w:p>
    <w:p w14:paraId="79146667" w14:textId="77777777" w:rsidR="00F76D73" w:rsidRDefault="00F76D73" w:rsidP="00F76D73">
      <w:pPr>
        <w:pStyle w:val="a9"/>
        <w:numPr>
          <w:ilvl w:val="0"/>
          <w:numId w:val="4"/>
        </w:numPr>
        <w:rPr>
          <w:rFonts w:ascii="楷体" w:eastAsia="楷体" w:hAnsi="楷体" w:hint="eastAsia"/>
          <w:sz w:val="28"/>
          <w:szCs w:val="28"/>
        </w:rPr>
      </w:pPr>
      <w:r>
        <w:rPr>
          <w:rFonts w:ascii="楷体" w:eastAsia="楷体" w:hAnsi="楷体" w:hint="eastAsia"/>
          <w:sz w:val="28"/>
          <w:szCs w:val="28"/>
        </w:rPr>
        <w:t>材料本身强度极大，物理层面莫氏硬度5，强度接近石英，切割研磨抛光效率均极其低下。</w:t>
      </w:r>
    </w:p>
    <w:p w14:paraId="1EA97A1A" w14:textId="77777777" w:rsidR="00F76D73" w:rsidRDefault="00F76D73" w:rsidP="00F76D73">
      <w:pPr>
        <w:pStyle w:val="a9"/>
        <w:numPr>
          <w:ilvl w:val="0"/>
          <w:numId w:val="4"/>
        </w:numPr>
        <w:rPr>
          <w:rFonts w:ascii="楷体" w:eastAsia="楷体" w:hAnsi="楷体" w:hint="eastAsia"/>
          <w:sz w:val="28"/>
          <w:szCs w:val="28"/>
        </w:rPr>
      </w:pPr>
      <w:r>
        <w:rPr>
          <w:rFonts w:ascii="楷体" w:eastAsia="楷体" w:hAnsi="楷体" w:hint="eastAsia"/>
          <w:sz w:val="28"/>
          <w:szCs w:val="28"/>
        </w:rPr>
        <w:t>化学稳定性强，耐强酸强碱，仅氢氟酸可以缓慢腐蚀，湿法刻蚀</w:t>
      </w:r>
      <w:r>
        <w:rPr>
          <w:rFonts w:ascii="楷体" w:eastAsia="楷体" w:hAnsi="楷体" w:hint="eastAsia"/>
          <w:sz w:val="28"/>
          <w:szCs w:val="28"/>
        </w:rPr>
        <w:lastRenderedPageBreak/>
        <w:t>选择比差，会服饰SiO2衬底，干法刻蚀速率慢，精度控制难。</w:t>
      </w:r>
    </w:p>
    <w:p w14:paraId="66BDF483" w14:textId="77777777" w:rsidR="00F76D73" w:rsidRDefault="00F76D73" w:rsidP="00F76D73">
      <w:pPr>
        <w:pStyle w:val="a9"/>
        <w:numPr>
          <w:ilvl w:val="0"/>
          <w:numId w:val="4"/>
        </w:numPr>
        <w:rPr>
          <w:rFonts w:ascii="楷体" w:eastAsia="楷体" w:hAnsi="楷体" w:hint="eastAsia"/>
          <w:sz w:val="28"/>
          <w:szCs w:val="28"/>
        </w:rPr>
      </w:pPr>
      <w:r>
        <w:rPr>
          <w:rFonts w:ascii="楷体" w:eastAsia="楷体" w:hAnsi="楷体" w:hint="eastAsia"/>
          <w:sz w:val="28"/>
          <w:szCs w:val="28"/>
        </w:rPr>
        <w:t>脆性大，晶圆键合，减薄过程中容易开裂翘曲。</w:t>
      </w:r>
    </w:p>
    <w:p w14:paraId="205A20DB" w14:textId="77777777" w:rsidR="00F76D73" w:rsidRDefault="00F76D73" w:rsidP="00F76D73">
      <w:pPr>
        <w:pStyle w:val="a9"/>
        <w:numPr>
          <w:ilvl w:val="0"/>
          <w:numId w:val="4"/>
        </w:numPr>
        <w:rPr>
          <w:rFonts w:ascii="楷体" w:eastAsia="楷体" w:hAnsi="楷体" w:hint="eastAsia"/>
          <w:sz w:val="28"/>
          <w:szCs w:val="28"/>
        </w:rPr>
      </w:pPr>
      <w:r>
        <w:rPr>
          <w:rFonts w:ascii="楷体" w:eastAsia="楷体" w:hAnsi="楷体" w:hint="eastAsia"/>
          <w:sz w:val="28"/>
          <w:szCs w:val="28"/>
        </w:rPr>
        <w:t>各向异性，电光系数合折射率随晶向变化。要求切割精度极高。</w:t>
      </w:r>
    </w:p>
    <w:p w14:paraId="3CAB2E2D" w14:textId="66B624F7" w:rsidR="00F76D73" w:rsidRDefault="00F76D73" w:rsidP="00F76D73">
      <w:pPr>
        <w:rPr>
          <w:rFonts w:ascii="楷体" w:eastAsia="楷体" w:hAnsi="楷体" w:hint="eastAsia"/>
          <w:sz w:val="28"/>
          <w:szCs w:val="28"/>
        </w:rPr>
      </w:pPr>
      <w:r>
        <w:rPr>
          <w:rFonts w:ascii="楷体" w:eastAsia="楷体" w:hAnsi="楷体"/>
          <w:sz w:val="28"/>
          <w:szCs w:val="28"/>
        </w:rPr>
        <w:t>商务部信息光子技术发展与应用研究报告</w:t>
      </w:r>
      <w:r>
        <w:rPr>
          <w:rFonts w:ascii="楷体" w:eastAsia="楷体" w:hAnsi="楷体" w:hint="eastAsia"/>
          <w:sz w:val="28"/>
          <w:szCs w:val="28"/>
        </w:rPr>
        <w:t>显示，薄膜铌酸锂小规模商用在2026-2027，大规模商用在2030年。华泰证券测算28年为爆发元年，31年渗透率达25%。一旦跑通，可能带动全产业链升级，带动上游材料，中游器件，下游模块设备的全面升级。但是薄膜铌酸锂同样也有和CPO结合的可能性</w:t>
      </w:r>
      <w:del w:id="69" w:author="张曦瑾" w:date="2026-06-22T10:29:00Z" w16du:dateUtc="2026-06-22T02:29:00Z">
        <w:r w:rsidDel="009F706C">
          <w:rPr>
            <w:rFonts w:ascii="楷体" w:eastAsia="楷体" w:hAnsi="楷体" w:hint="eastAsia"/>
            <w:sz w:val="28"/>
            <w:szCs w:val="28"/>
          </w:rPr>
          <w:delText>（光库正在尝试）</w:delText>
        </w:r>
      </w:del>
      <w:r>
        <w:rPr>
          <w:rFonts w:ascii="楷体" w:eastAsia="楷体" w:hAnsi="楷体" w:hint="eastAsia"/>
          <w:sz w:val="28"/>
          <w:szCs w:val="28"/>
        </w:rPr>
        <w:t>，如果这一预期落地，那么影响同硅光相同</w:t>
      </w:r>
    </w:p>
    <w:p w14:paraId="0E174C2B" w14:textId="77777777" w:rsidR="00F76D73" w:rsidRPr="00BA0D2E" w:rsidRDefault="00F76D73" w:rsidP="00F76D73">
      <w:pPr>
        <w:pStyle w:val="3"/>
        <w:rPr>
          <w:rFonts w:ascii="楷体" w:eastAsia="楷体" w:hAnsi="楷体" w:hint="eastAsia"/>
          <w:color w:val="auto"/>
          <w:sz w:val="30"/>
          <w:szCs w:val="30"/>
        </w:rPr>
      </w:pPr>
      <w:r w:rsidRPr="00BA0D2E">
        <w:rPr>
          <w:rFonts w:ascii="楷体" w:eastAsia="楷体" w:hAnsi="楷体" w:hint="eastAsia"/>
          <w:color w:val="auto"/>
          <w:sz w:val="30"/>
          <w:szCs w:val="30"/>
        </w:rPr>
        <w:t>3.6.7 MicroLED：新一代激光器芯片解决方案</w:t>
      </w:r>
    </w:p>
    <w:p w14:paraId="2ED1BC9A" w14:textId="77777777" w:rsidR="00F76D73" w:rsidRDefault="00F76D73" w:rsidP="00F76D73">
      <w:pPr>
        <w:ind w:firstLineChars="200" w:firstLine="560"/>
        <w:rPr>
          <w:rFonts w:ascii="楷体" w:eastAsia="楷体" w:hAnsi="楷体" w:hint="eastAsia"/>
          <w:sz w:val="28"/>
          <w:szCs w:val="28"/>
        </w:rPr>
      </w:pPr>
      <w:r>
        <w:rPr>
          <w:rFonts w:ascii="楷体" w:eastAsia="楷体" w:hAnsi="楷体"/>
          <w:sz w:val="28"/>
          <w:szCs w:val="28"/>
        </w:rPr>
        <w:t>MicroLED CPO本质上是CPO（共封装光学）的一种光源技术路线变体</w:t>
      </w:r>
      <w:r>
        <w:rPr>
          <w:rFonts w:ascii="楷体" w:eastAsia="楷体" w:hAnsi="楷体" w:hint="eastAsia"/>
          <w:sz w:val="28"/>
          <w:szCs w:val="28"/>
        </w:rPr>
        <w:t>（主要用于Scale up, Scale out可能可用，Scale Across不适用）</w:t>
      </w:r>
      <w:r>
        <w:rPr>
          <w:rFonts w:ascii="楷体" w:eastAsia="楷体" w:hAnsi="楷体"/>
          <w:sz w:val="28"/>
          <w:szCs w:val="28"/>
        </w:rPr>
        <w:t>，与传统CPO的核心区别在于光源器件从"激光器"换成了"MicroLED"，</w:t>
      </w:r>
      <w:r>
        <w:rPr>
          <w:rFonts w:ascii="楷体" w:eastAsia="楷体" w:hAnsi="楷体" w:hint="eastAsia"/>
          <w:sz w:val="28"/>
          <w:szCs w:val="28"/>
        </w:rPr>
        <w:t>核心设计宗旨从传统的窄而快，转变为宽而慢的并行架构。</w:t>
      </w:r>
    </w:p>
    <w:p w14:paraId="3F3D3584"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随着传输速率向800G，1.6T提升，传统的窄而快的单线单模块架构逐渐触碰到能耗墙。能耗失控导致了对于高功耗性能方案的探索。MicroLED就是一个针对降低能耗而生的方案。其有三个好处。</w:t>
      </w:r>
    </w:p>
    <w:p w14:paraId="2A3ACD11" w14:textId="77777777" w:rsidR="00F76D73" w:rsidRDefault="00F76D73" w:rsidP="00F76D73">
      <w:pPr>
        <w:pStyle w:val="a9"/>
        <w:numPr>
          <w:ilvl w:val="0"/>
          <w:numId w:val="5"/>
        </w:numPr>
        <w:ind w:firstLineChars="200" w:firstLine="560"/>
        <w:rPr>
          <w:rFonts w:ascii="楷体" w:eastAsia="楷体" w:hAnsi="楷体" w:hint="eastAsia"/>
          <w:sz w:val="28"/>
          <w:szCs w:val="28"/>
        </w:rPr>
      </w:pPr>
      <w:r>
        <w:rPr>
          <w:rFonts w:ascii="楷体" w:eastAsia="楷体" w:hAnsi="楷体" w:hint="eastAsia"/>
          <w:sz w:val="28"/>
          <w:szCs w:val="28"/>
        </w:rPr>
        <w:t>解决能耗墙问题：MicroLED的数据能耗比在中性估计下可以降低到硅光同等水平，为1-2pJ/bit，乐观估计下，东北证券指出，其数据能耗比可以下降到0.3-1pJ/bit，为铜缆方案成</w:t>
      </w:r>
      <w:r>
        <w:rPr>
          <w:rFonts w:ascii="楷体" w:eastAsia="楷体" w:hAnsi="楷体" w:hint="eastAsia"/>
          <w:sz w:val="28"/>
          <w:szCs w:val="28"/>
        </w:rPr>
        <w:lastRenderedPageBreak/>
        <w:t>本的1/100，硅光方案的约1/7。远景非常光明。</w:t>
      </w:r>
    </w:p>
    <w:p w14:paraId="2CD9BCED" w14:textId="77777777" w:rsidR="00F76D73" w:rsidRDefault="00F76D73" w:rsidP="00F76D73">
      <w:pPr>
        <w:pStyle w:val="a9"/>
        <w:numPr>
          <w:ilvl w:val="0"/>
          <w:numId w:val="5"/>
        </w:numPr>
        <w:ind w:firstLineChars="200" w:firstLine="560"/>
        <w:rPr>
          <w:rFonts w:ascii="楷体" w:eastAsia="楷体" w:hAnsi="楷体" w:hint="eastAsia"/>
          <w:sz w:val="28"/>
          <w:szCs w:val="28"/>
        </w:rPr>
      </w:pPr>
      <w:r>
        <w:rPr>
          <w:rFonts w:ascii="楷体" w:eastAsia="楷体" w:hAnsi="楷体" w:hint="eastAsia"/>
          <w:sz w:val="28"/>
          <w:szCs w:val="28"/>
        </w:rPr>
        <w:t>能够突破现有物理距离：在高速传输下，传统铜缆的传输距离已经下降到1-3米，限制了机柜布局。</w:t>
      </w:r>
      <w:r>
        <w:rPr>
          <w:rFonts w:ascii="楷体" w:eastAsia="楷体" w:hAnsi="楷体"/>
          <w:sz w:val="28"/>
          <w:szCs w:val="28"/>
        </w:rPr>
        <w:t>基于microLED的方案（如微软的MOSAIC）能够在不显著增加功耗的前提下，将传输距离延长至</w:t>
      </w:r>
      <w:r>
        <w:rPr>
          <w:rFonts w:ascii="楷体" w:eastAsia="楷体" w:hAnsi="楷体" w:hint="eastAsia"/>
          <w:sz w:val="28"/>
          <w:szCs w:val="28"/>
        </w:rPr>
        <w:t>20-</w:t>
      </w:r>
      <w:r>
        <w:rPr>
          <w:rFonts w:ascii="楷体" w:eastAsia="楷体" w:hAnsi="楷体"/>
          <w:sz w:val="28"/>
          <w:szCs w:val="28"/>
        </w:rPr>
        <w:t>50米</w:t>
      </w:r>
      <w:r>
        <w:rPr>
          <w:rFonts w:ascii="楷体" w:eastAsia="楷体" w:hAnsi="楷体" w:hint="eastAsia"/>
          <w:sz w:val="28"/>
          <w:szCs w:val="28"/>
        </w:rPr>
        <w:t>。</w:t>
      </w:r>
    </w:p>
    <w:p w14:paraId="383188F8" w14:textId="77777777" w:rsidR="00F76D73" w:rsidRDefault="00F76D73" w:rsidP="00F76D73">
      <w:pPr>
        <w:pStyle w:val="a9"/>
        <w:numPr>
          <w:ilvl w:val="0"/>
          <w:numId w:val="5"/>
        </w:numPr>
        <w:ind w:firstLineChars="200" w:firstLine="560"/>
        <w:rPr>
          <w:rFonts w:ascii="楷体" w:eastAsia="楷体" w:hAnsi="楷体" w:hint="eastAsia"/>
          <w:sz w:val="28"/>
          <w:szCs w:val="28"/>
        </w:rPr>
      </w:pPr>
      <w:r>
        <w:rPr>
          <w:rFonts w:ascii="楷体" w:eastAsia="楷体" w:hAnsi="楷体" w:hint="eastAsia"/>
          <w:sz w:val="28"/>
          <w:szCs w:val="28"/>
        </w:rPr>
        <w:t>低能耗特性天然适配CPO：传统激光器的高功耗高发热，使得其在进行近封装和共封装时不得不面对散热这一难题。但是MicroLED的低发热特性没有这个问题，其天然适配CPO技术，从而利于实现短距高密度的数据交换。</w:t>
      </w:r>
    </w:p>
    <w:p w14:paraId="5F6066C3"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基于这三个优势，MicroLED有望成为Scale Up和Scale Out互联的主要方案。甚至代替受限极大的铜缆和高成本的光模块。</w:t>
      </w:r>
    </w:p>
    <w:p w14:paraId="10532A6C"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目前MicroLED有几个难点亟待突破：</w:t>
      </w:r>
    </w:p>
    <w:p w14:paraId="618F3412"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1）Micro LED 光互连对制造精度要求堪称苛刻。单模块需集成数百至上千颗芯片，单颗失效率需低于 0.1%，良率要达 99.9999%，远超显示领域 99.9%的标准。光学耦合需控制在±1~2μm 内，偏差超 3μm 就会导致耦合效率损失 30%以上。巨量转移过程中，芯片阵列一致性、精密对准、热管理等工程化难题尚未完全解决，任何环节微小误差都可能导致整个光模块失效，大幅推高制造成本与量产难度。</w:t>
      </w:r>
    </w:p>
    <w:p w14:paraId="4DCD7147"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2）现阶段MicroLED可见光波段光纤衰减大、色散严重，30 米传输距离下速率被限制在 1.6Gbps，50 米以上几乎无法稳定传输。</w:t>
      </w:r>
    </w:p>
    <w:p w14:paraId="5D7F895B"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lastRenderedPageBreak/>
        <w:t>3）当前 Micro LED 芯片成本 0.5-1 美元/颗，800G 模块需 460 颗，1.6T 模块需 920 颗，单模块光芯片成本就达数百美元。多芯光纤、TIR 透镜、CIS 传感器等配套供应链尚未成熟，万芯级光纤制造难度大，光学元件精密加工成本高。</w:t>
      </w:r>
    </w:p>
    <w:p w14:paraId="00C55CBA"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4）产业链上下游缺乏统一互操作标准，芯片、光器件、封装、系统等环节接口不兼容，影响规模化部署。</w:t>
      </w:r>
    </w:p>
    <w:p w14:paraId="2E82F7EE"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总的来看，从形成产业规范到批量出货依然还有很远的距离，预计在2028年才会有小批量出货。</w:t>
      </w:r>
    </w:p>
    <w:p w14:paraId="716E2D51" w14:textId="77777777" w:rsidR="00F76D73" w:rsidRPr="00B7206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如果当前格局不变，而远期MicroLED路线发展顺利，那么对于传统光模块，光通信企业会造成巨大打击。以易中天，lumentum为代表的传统光模块和光器件厂，尤其是激光器芯片厂商，会面临失势风险。产业利润会向LED/显示阵营巨量转移。CPO结合的相关影响同CPO一致</w:t>
      </w:r>
    </w:p>
    <w:p w14:paraId="2ACD6930" w14:textId="77777777" w:rsidR="00F76D73" w:rsidRPr="00BA0D2E" w:rsidRDefault="00F76D73" w:rsidP="00F76D73">
      <w:pPr>
        <w:pStyle w:val="3"/>
        <w:rPr>
          <w:rFonts w:ascii="楷体" w:eastAsia="楷体" w:hAnsi="楷体" w:hint="eastAsia"/>
          <w:color w:val="auto"/>
          <w:sz w:val="30"/>
          <w:szCs w:val="30"/>
        </w:rPr>
      </w:pPr>
      <w:r w:rsidRPr="00BA0D2E">
        <w:rPr>
          <w:rFonts w:ascii="楷体" w:eastAsia="楷体" w:hAnsi="楷体" w:hint="eastAsia"/>
          <w:color w:val="auto"/>
          <w:sz w:val="30"/>
          <w:szCs w:val="30"/>
        </w:rPr>
        <w:t>3.6.8 OCS：CPO在交换机侧的有力竞争者</w:t>
      </w:r>
    </w:p>
    <w:p w14:paraId="25490FC2"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OCS</w:t>
      </w:r>
      <w:r>
        <w:rPr>
          <w:rFonts w:ascii="楷体" w:eastAsia="楷体" w:hAnsi="楷体"/>
          <w:sz w:val="28"/>
          <w:szCs w:val="28"/>
        </w:rPr>
        <w:t>（Optical Circuit Switch，光电路交换机）</w:t>
      </w:r>
      <w:r>
        <w:rPr>
          <w:rFonts w:ascii="楷体" w:eastAsia="楷体" w:hAnsi="楷体" w:hint="eastAsia"/>
          <w:sz w:val="28"/>
          <w:szCs w:val="28"/>
        </w:rPr>
        <w:t>（主要在Scale out，Scale up不可用，Scale Across可能可用，处于试验阶段）</w:t>
      </w:r>
      <w:r>
        <w:rPr>
          <w:rFonts w:ascii="楷体" w:eastAsia="楷体" w:hAnsi="楷体"/>
          <w:sz w:val="28"/>
          <w:szCs w:val="28"/>
        </w:rPr>
        <w:t>是一种在全光域直接完成信号交换的设备</w:t>
      </w:r>
      <w:r>
        <w:rPr>
          <w:rFonts w:ascii="楷体" w:eastAsia="楷体" w:hAnsi="楷体" w:hint="eastAsia"/>
          <w:sz w:val="28"/>
          <w:szCs w:val="28"/>
        </w:rPr>
        <w:t>，主要用于柜间交流和集群间交流。</w:t>
      </w:r>
      <w:r>
        <w:rPr>
          <w:rFonts w:ascii="楷体" w:eastAsia="楷体" w:hAnsi="楷体"/>
          <w:sz w:val="28"/>
          <w:szCs w:val="28"/>
        </w:rPr>
        <w:t>与传统电</w:t>
      </w:r>
      <w:r>
        <w:rPr>
          <w:rFonts w:ascii="楷体" w:eastAsia="楷体" w:hAnsi="楷体"/>
          <w:sz w:val="28"/>
          <w:szCs w:val="28"/>
          <w:highlight w:val="yellow"/>
        </w:rPr>
        <w:t>交换机</w:t>
      </w:r>
      <w:r>
        <w:rPr>
          <w:rFonts w:ascii="楷体" w:eastAsia="楷体" w:hAnsi="楷体" w:hint="eastAsia"/>
          <w:sz w:val="28"/>
          <w:szCs w:val="28"/>
        </w:rPr>
        <w:t>相比，其没有光电转换过程（相当于在柜间阶段和集群阶段取代了传统电交换机，但是柜内通信还是有光电过程），只靠MEMS微镜等技术实现信号偏转。因而能耗延迟更低。通过消除OEO过程，OCS可以整体端口能耗80-90%，降低</w:t>
      </w:r>
      <w:r>
        <w:rPr>
          <w:rFonts w:ascii="楷体" w:eastAsia="楷体" w:hAnsi="楷体" w:hint="eastAsia"/>
          <w:sz w:val="28"/>
          <w:szCs w:val="28"/>
        </w:rPr>
        <w:lastRenderedPageBreak/>
        <w:t>整网能耗至少20-30%，延迟趋近于物理极限。且支持多种速率的光模块，更换硬件的需求更小。</w:t>
      </w:r>
    </w:p>
    <w:p w14:paraId="7EEE5D97" w14:textId="77777777" w:rsidR="00F76D73" w:rsidRPr="00573077" w:rsidRDefault="00F76D73" w:rsidP="00F76D73">
      <w:pPr>
        <w:jc w:val="center"/>
        <w:rPr>
          <w:rFonts w:ascii="楷体" w:eastAsia="楷体" w:hAnsi="楷体" w:hint="eastAsia"/>
          <w:sz w:val="21"/>
          <w:szCs w:val="21"/>
        </w:rPr>
      </w:pPr>
      <w:r w:rsidRPr="00573077">
        <w:rPr>
          <w:rFonts w:ascii="楷体" w:eastAsia="楷体" w:hAnsi="楷体" w:hint="eastAsia"/>
          <w:sz w:val="21"/>
          <w:szCs w:val="21"/>
        </w:rPr>
        <w:t>图：OCS与传统OEO交换机对比示意</w:t>
      </w:r>
    </w:p>
    <w:p w14:paraId="19895B13" w14:textId="77777777" w:rsidR="00F76D73" w:rsidRDefault="00F76D73" w:rsidP="00F76D73">
      <w:pPr>
        <w:rPr>
          <w:rFonts w:ascii="楷体" w:eastAsia="楷体" w:hAnsi="楷体" w:hint="eastAsia"/>
          <w:sz w:val="28"/>
          <w:szCs w:val="28"/>
        </w:rPr>
      </w:pPr>
      <w:r>
        <w:rPr>
          <w:noProof/>
          <w14:ligatures w14:val="none"/>
        </w:rPr>
        <w:drawing>
          <wp:inline distT="0" distB="0" distL="0" distR="0" wp14:anchorId="7DE016B2" wp14:editId="18D3ACBE">
            <wp:extent cx="5274310" cy="3771900"/>
            <wp:effectExtent l="0" t="0" r="2540" b="0"/>
            <wp:docPr id="1383195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95963" name=""/>
                    <pic:cNvPicPr/>
                  </pic:nvPicPr>
                  <pic:blipFill>
                    <a:blip r:embed="rId58"/>
                    <a:stretch>
                      <a:fillRect/>
                    </a:stretch>
                  </pic:blipFill>
                  <pic:spPr>
                    <a:xfrm>
                      <a:off x="0" y="0"/>
                      <a:ext cx="5274310" cy="3771900"/>
                    </a:xfrm>
                    <a:prstGeom prst="rect">
                      <a:avLst/>
                    </a:prstGeom>
                  </pic:spPr>
                </pic:pic>
              </a:graphicData>
            </a:graphic>
          </wp:inline>
        </w:drawing>
      </w:r>
    </w:p>
    <w:p w14:paraId="4577AD10" w14:textId="77777777" w:rsidR="00F76D73" w:rsidRPr="00573077" w:rsidRDefault="00F76D73" w:rsidP="00F76D73">
      <w:pPr>
        <w:rPr>
          <w:rFonts w:ascii="楷体" w:eastAsia="楷体" w:hAnsi="楷体" w:hint="eastAsia"/>
          <w:sz w:val="21"/>
          <w:szCs w:val="21"/>
        </w:rPr>
      </w:pPr>
      <w:r w:rsidRPr="00573077">
        <w:rPr>
          <w:rFonts w:ascii="楷体" w:eastAsia="楷体" w:hAnsi="楷体" w:hint="eastAsia"/>
          <w:sz w:val="21"/>
          <w:szCs w:val="21"/>
        </w:rPr>
        <w:t>数据来源：浙商证券</w:t>
      </w:r>
    </w:p>
    <w:p w14:paraId="1B370B64"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从应用场景上来看，OCS和现阶段的CPO很像，他取代了传统的电交换机，也就一并抹除了电交换机上用于光电转换的光模块需求。OCS本身不需要光模块，它可以直接接入光纤，实现光的转输。在全光传输的基础上，</w:t>
      </w:r>
      <w:r w:rsidRPr="00FB7021">
        <w:rPr>
          <w:rFonts w:ascii="楷体" w:eastAsia="楷体" w:hAnsi="楷体" w:hint="eastAsia"/>
          <w:sz w:val="28"/>
          <w:szCs w:val="28"/>
        </w:rPr>
        <w:t>OCS 具备强大的故障绕行能力。在大规模训练中，即使 0.5% 的节点出现故障，没有 OCS 的系统有效吞吐率会急剧下降，</w:t>
      </w:r>
      <w:r>
        <w:rPr>
          <w:rFonts w:ascii="楷体" w:eastAsia="楷体" w:hAnsi="楷体" w:hint="eastAsia"/>
          <w:sz w:val="28"/>
          <w:szCs w:val="28"/>
        </w:rPr>
        <w:t>OCS的先行者</w:t>
      </w:r>
      <w:r w:rsidRPr="00FB7021">
        <w:rPr>
          <w:rFonts w:ascii="楷体" w:eastAsia="楷体" w:hAnsi="楷体" w:hint="eastAsia"/>
          <w:sz w:val="28"/>
          <w:szCs w:val="28"/>
        </w:rPr>
        <w:t>谷歌</w:t>
      </w:r>
      <w:r>
        <w:rPr>
          <w:rFonts w:ascii="楷体" w:eastAsia="楷体" w:hAnsi="楷体" w:hint="eastAsia"/>
          <w:sz w:val="28"/>
          <w:szCs w:val="28"/>
        </w:rPr>
        <w:t>，在其构建的全光路</w:t>
      </w:r>
      <w:r w:rsidRPr="00FB7021">
        <w:rPr>
          <w:rFonts w:ascii="楷体" w:eastAsia="楷体" w:hAnsi="楷体" w:hint="eastAsia"/>
          <w:sz w:val="28"/>
          <w:szCs w:val="28"/>
        </w:rPr>
        <w:t>系统</w:t>
      </w:r>
      <w:r>
        <w:rPr>
          <w:rFonts w:ascii="楷体" w:eastAsia="楷体" w:hAnsi="楷体" w:hint="eastAsia"/>
          <w:sz w:val="28"/>
          <w:szCs w:val="28"/>
        </w:rPr>
        <w:t>中</w:t>
      </w:r>
      <w:r w:rsidRPr="00FB7021">
        <w:rPr>
          <w:rFonts w:ascii="楷体" w:eastAsia="楷体" w:hAnsi="楷体" w:hint="eastAsia"/>
          <w:sz w:val="28"/>
          <w:szCs w:val="28"/>
        </w:rPr>
        <w:t>能通过</w:t>
      </w:r>
      <w:r>
        <w:rPr>
          <w:rFonts w:ascii="楷体" w:eastAsia="楷体" w:hAnsi="楷体" w:hint="eastAsia"/>
          <w:sz w:val="28"/>
          <w:szCs w:val="28"/>
        </w:rPr>
        <w:t>OCS架构</w:t>
      </w:r>
      <w:r w:rsidRPr="00FB7021">
        <w:rPr>
          <w:rFonts w:ascii="楷体" w:eastAsia="楷体" w:hAnsi="楷体" w:hint="eastAsia"/>
          <w:sz w:val="28"/>
          <w:szCs w:val="28"/>
        </w:rPr>
        <w:t>动态重路由，将性能损失</w:t>
      </w:r>
      <w:r>
        <w:rPr>
          <w:rFonts w:ascii="楷体" w:eastAsia="楷体" w:hAnsi="楷体" w:hint="eastAsia"/>
          <w:sz w:val="28"/>
          <w:szCs w:val="28"/>
        </w:rPr>
        <w:t>和节点故障率</w:t>
      </w:r>
      <w:r w:rsidRPr="00FB7021">
        <w:rPr>
          <w:rFonts w:ascii="楷体" w:eastAsia="楷体" w:hAnsi="楷体" w:hint="eastAsia"/>
          <w:sz w:val="28"/>
          <w:szCs w:val="28"/>
        </w:rPr>
        <w:t>降到最低。这种韧性，对于需要连续数周甚至数月的 AI 模型训练至关重要。</w:t>
      </w:r>
      <w:r>
        <w:rPr>
          <w:rFonts w:ascii="楷体" w:eastAsia="楷体" w:hAnsi="楷体" w:hint="eastAsia"/>
          <w:sz w:val="28"/>
          <w:szCs w:val="28"/>
        </w:rPr>
        <w:t>在节</w:t>
      </w:r>
      <w:r>
        <w:rPr>
          <w:rFonts w:ascii="楷体" w:eastAsia="楷体" w:hAnsi="楷体" w:hint="eastAsia"/>
          <w:sz w:val="28"/>
          <w:szCs w:val="28"/>
        </w:rPr>
        <w:lastRenderedPageBreak/>
        <w:t>点功能上，</w:t>
      </w:r>
      <w:r w:rsidRPr="006B235C">
        <w:rPr>
          <w:rFonts w:ascii="楷体" w:eastAsia="楷体" w:hAnsi="楷体" w:hint="eastAsia"/>
          <w:sz w:val="28"/>
          <w:szCs w:val="28"/>
        </w:rPr>
        <w:t xml:space="preserve">OCS </w:t>
      </w:r>
      <w:r>
        <w:rPr>
          <w:rFonts w:ascii="楷体" w:eastAsia="楷体" w:hAnsi="楷体" w:hint="eastAsia"/>
          <w:sz w:val="28"/>
          <w:szCs w:val="28"/>
        </w:rPr>
        <w:t>可以</w:t>
      </w:r>
      <w:r w:rsidRPr="006B235C">
        <w:rPr>
          <w:rFonts w:ascii="楷体" w:eastAsia="楷体" w:hAnsi="楷体" w:hint="eastAsia"/>
          <w:sz w:val="28"/>
          <w:szCs w:val="28"/>
        </w:rPr>
        <w:t>替代传统 Spine 层部分功能，并搭配 SDN 集中调度技术，通过配置 OCS的端口映射，可以任意定义聚合块之间的逻辑连接拓扑。</w:t>
      </w:r>
    </w:p>
    <w:p w14:paraId="29BCC73B" w14:textId="77777777" w:rsidR="00F76D73" w:rsidRDefault="00F76D73" w:rsidP="00F76D73">
      <w:pPr>
        <w:jc w:val="center"/>
        <w:rPr>
          <w:rFonts w:ascii="楷体" w:eastAsia="楷体" w:hAnsi="楷体" w:hint="eastAsia"/>
          <w:sz w:val="28"/>
          <w:szCs w:val="28"/>
        </w:rPr>
      </w:pPr>
      <w:r>
        <w:rPr>
          <w:noProof/>
          <w14:ligatures w14:val="none"/>
        </w:rPr>
        <w:drawing>
          <wp:inline distT="0" distB="0" distL="0" distR="0" wp14:anchorId="0B96B517" wp14:editId="2FADF272">
            <wp:extent cx="5274310" cy="4061460"/>
            <wp:effectExtent l="0" t="0" r="2540" b="0"/>
            <wp:docPr id="1344436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6985" name=""/>
                    <pic:cNvPicPr/>
                  </pic:nvPicPr>
                  <pic:blipFill>
                    <a:blip r:embed="rId59"/>
                    <a:stretch>
                      <a:fillRect/>
                    </a:stretch>
                  </pic:blipFill>
                  <pic:spPr>
                    <a:xfrm>
                      <a:off x="0" y="0"/>
                      <a:ext cx="5274310" cy="4061460"/>
                    </a:xfrm>
                    <a:prstGeom prst="rect">
                      <a:avLst/>
                    </a:prstGeom>
                  </pic:spPr>
                </pic:pic>
              </a:graphicData>
            </a:graphic>
          </wp:inline>
        </w:drawing>
      </w:r>
    </w:p>
    <w:p w14:paraId="4A33FC59" w14:textId="77777777" w:rsidR="00F76D73" w:rsidRPr="006B235C" w:rsidRDefault="00F76D73" w:rsidP="00F76D73">
      <w:pPr>
        <w:rPr>
          <w:rFonts w:ascii="楷体" w:eastAsia="楷体" w:hAnsi="楷体" w:hint="eastAsia"/>
          <w:sz w:val="21"/>
          <w:szCs w:val="21"/>
        </w:rPr>
      </w:pPr>
      <w:r w:rsidRPr="00573077">
        <w:rPr>
          <w:rFonts w:ascii="楷体" w:eastAsia="楷体" w:hAnsi="楷体" w:hint="eastAsia"/>
          <w:sz w:val="21"/>
          <w:szCs w:val="21"/>
        </w:rPr>
        <w:t>数据来源：浙商证券</w:t>
      </w:r>
    </w:p>
    <w:p w14:paraId="4764BAF9" w14:textId="77777777" w:rsidR="00F76D73" w:rsidRDefault="00F76D73" w:rsidP="00F76D73">
      <w:pPr>
        <w:ind w:firstLineChars="200" w:firstLine="560"/>
        <w:rPr>
          <w:rFonts w:ascii="楷体" w:eastAsia="楷体" w:hAnsi="楷体" w:hint="eastAsia"/>
          <w:sz w:val="28"/>
          <w:szCs w:val="28"/>
        </w:rPr>
      </w:pPr>
      <w:r w:rsidRPr="006B235C">
        <w:rPr>
          <w:rFonts w:ascii="楷体" w:eastAsia="楷体" w:hAnsi="楷体" w:hint="eastAsia"/>
          <w:sz w:val="28"/>
          <w:szCs w:val="28"/>
        </w:rPr>
        <w:t>应用后成效显著，实现功耗降低40%以上、网络速度和容量提升 5 倍、资本性支出下降 30%，同时故障发生率降低为原来的 1/50。</w:t>
      </w:r>
    </w:p>
    <w:p w14:paraId="7E65B7B9" w14:textId="77777777" w:rsidR="00F76D73" w:rsidRDefault="00F76D73" w:rsidP="00F76D73">
      <w:pPr>
        <w:ind w:firstLineChars="200" w:firstLine="560"/>
        <w:rPr>
          <w:rFonts w:ascii="楷体" w:eastAsia="楷体" w:hAnsi="楷体" w:hint="eastAsia"/>
          <w:sz w:val="28"/>
          <w:szCs w:val="28"/>
        </w:rPr>
      </w:pPr>
      <w:r w:rsidRPr="00746B73">
        <w:rPr>
          <w:rFonts w:ascii="楷体" w:eastAsia="楷体" w:hAnsi="楷体" w:hint="eastAsia"/>
          <w:sz w:val="28"/>
          <w:szCs w:val="28"/>
        </w:rPr>
        <w:t>不过，此时 OCS 的应用仍有明确边界，OCS 的光路重配置时延为毫秒级（1–10ms），远高于电交换机的纳秒级转发时延，因此 OCS 并非用于毫秒级突发流量交换，而是面向分钟级以上的大流调度场景。</w:t>
      </w:r>
      <w:r>
        <w:rPr>
          <w:rFonts w:ascii="楷体" w:eastAsia="楷体" w:hAnsi="楷体" w:hint="eastAsia"/>
          <w:sz w:val="28"/>
          <w:szCs w:val="28"/>
        </w:rPr>
        <w:t>因此相较于CPO，往服务器计算测渗透的可能性更低。</w:t>
      </w:r>
    </w:p>
    <w:p w14:paraId="1F46292C"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lastRenderedPageBreak/>
        <w:t>根据讯石光通信调研，</w:t>
      </w:r>
      <w:r>
        <w:rPr>
          <w:rFonts w:ascii="楷体" w:eastAsia="楷体" w:hAnsi="楷体"/>
          <w:sz w:val="28"/>
          <w:szCs w:val="28"/>
        </w:rPr>
        <w:t>从技术演进路径来看，当前OCS主要依托MEMS、液晶、压电陶瓷及硅光波导等方案并行发展，其中MEMS方案凭借谷歌的大规模部署验证，商用节奏最快。</w:t>
      </w:r>
    </w:p>
    <w:p w14:paraId="61A6454A" w14:textId="77777777" w:rsidR="00F76D73" w:rsidRDefault="00F76D73" w:rsidP="00F76D73">
      <w:pPr>
        <w:rPr>
          <w:rFonts w:ascii="楷体" w:eastAsia="楷体" w:hAnsi="楷体" w:hint="eastAsia"/>
          <w:sz w:val="28"/>
          <w:szCs w:val="28"/>
        </w:rPr>
      </w:pPr>
      <w:r>
        <w:rPr>
          <w:noProof/>
          <w14:ligatures w14:val="none"/>
        </w:rPr>
        <w:drawing>
          <wp:inline distT="0" distB="0" distL="0" distR="0" wp14:anchorId="3F3AD701" wp14:editId="4F57282A">
            <wp:extent cx="5274310" cy="2102485"/>
            <wp:effectExtent l="0" t="0" r="2540" b="0"/>
            <wp:docPr id="1507189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89917" name=""/>
                    <pic:cNvPicPr/>
                  </pic:nvPicPr>
                  <pic:blipFill>
                    <a:blip r:embed="rId60"/>
                    <a:stretch>
                      <a:fillRect/>
                    </a:stretch>
                  </pic:blipFill>
                  <pic:spPr>
                    <a:xfrm>
                      <a:off x="0" y="0"/>
                      <a:ext cx="5274310" cy="2102485"/>
                    </a:xfrm>
                    <a:prstGeom prst="rect">
                      <a:avLst/>
                    </a:prstGeom>
                  </pic:spPr>
                </pic:pic>
              </a:graphicData>
            </a:graphic>
          </wp:inline>
        </w:drawing>
      </w:r>
    </w:p>
    <w:p w14:paraId="42BD0C96" w14:textId="77777777" w:rsidR="00F76D73" w:rsidRPr="005D47EF" w:rsidRDefault="00F76D73" w:rsidP="00F76D73">
      <w:pPr>
        <w:rPr>
          <w:rFonts w:ascii="楷体" w:eastAsia="楷体" w:hAnsi="楷体" w:hint="eastAsia"/>
          <w:sz w:val="21"/>
          <w:szCs w:val="21"/>
        </w:rPr>
      </w:pPr>
      <w:r w:rsidRPr="00573077">
        <w:rPr>
          <w:rFonts w:ascii="楷体" w:eastAsia="楷体" w:hAnsi="楷体" w:hint="eastAsia"/>
          <w:sz w:val="21"/>
          <w:szCs w:val="21"/>
        </w:rPr>
        <w:t>数据来源：浙商证券</w:t>
      </w:r>
    </w:p>
    <w:p w14:paraId="6998B520" w14:textId="37E9E4DD" w:rsidR="00F76D73" w:rsidDel="00AF7B12" w:rsidRDefault="00F76D73" w:rsidP="00F76D73">
      <w:pPr>
        <w:ind w:firstLineChars="200" w:firstLine="560"/>
        <w:rPr>
          <w:del w:id="70" w:author="张曦瑾" w:date="2026-06-22T10:30:00Z" w16du:dateUtc="2026-06-22T02:30:00Z"/>
          <w:rFonts w:ascii="楷体" w:eastAsia="楷体" w:hAnsi="楷体"/>
          <w:sz w:val="28"/>
          <w:szCs w:val="28"/>
        </w:rPr>
      </w:pPr>
      <w:del w:id="71" w:author="张曦瑾" w:date="2026-06-22T10:30:00Z" w16du:dateUtc="2026-06-22T02:30:00Z">
        <w:r w:rsidDel="00AF7B12">
          <w:rPr>
            <w:rFonts w:ascii="楷体" w:eastAsia="楷体" w:hAnsi="楷体"/>
            <w:sz w:val="28"/>
            <w:szCs w:val="28"/>
          </w:rPr>
          <w:delText>Lumentum作为MEMS路线的核心外部供应商，其OCS订单积压已突破4亿美元，OCS技术正在北美进入加速放量阶段。液晶方案则以Coherent为代表，已拥有超过10个客户合作项目，其预估潜在增量市场空间超过20亿美元。</w:delText>
        </w:r>
        <w:r w:rsidDel="00AF7B12">
          <w:rPr>
            <w:rFonts w:ascii="楷体" w:eastAsia="楷体" w:hAnsi="楷体" w:hint="eastAsia"/>
            <w:sz w:val="28"/>
            <w:szCs w:val="28"/>
          </w:rPr>
          <w:delText>单根据近期前线调研，谷歌和英伟达已经就技术路线产生一定分歧，谷歌开始偏向硅光波导来获取更低时延和推理稳定性，保证算力不空转，本质是在scale up和scale out的需求。而英伟达更偏向OCS在Scale across场景的实现，通过在Data center interconnect之间降低成本和提升稳定性，从而更看好MEMS方案。</w:delText>
        </w:r>
      </w:del>
    </w:p>
    <w:p w14:paraId="1A43D3EE" w14:textId="5E7EB334" w:rsidR="00AF7B12" w:rsidRDefault="00AF7B12" w:rsidP="00F76D73">
      <w:pPr>
        <w:ind w:firstLineChars="200" w:firstLine="560"/>
        <w:rPr>
          <w:ins w:id="72" w:author="张曦瑾" w:date="2026-06-22T10:30:00Z" w16du:dateUtc="2026-06-22T02:30:00Z"/>
          <w:rFonts w:ascii="楷体" w:eastAsia="楷体" w:hAnsi="楷体" w:hint="eastAsia"/>
          <w:sz w:val="28"/>
          <w:szCs w:val="28"/>
        </w:rPr>
      </w:pPr>
      <w:ins w:id="73" w:author="张曦瑾" w:date="2026-06-22T10:30:00Z" w16du:dateUtc="2026-06-22T02:30:00Z">
        <w:r>
          <w:rPr>
            <w:rFonts w:ascii="楷体" w:eastAsia="楷体" w:hAnsi="楷体" w:hint="eastAsia"/>
            <w:sz w:val="28"/>
            <w:szCs w:val="28"/>
          </w:rPr>
          <w:t>根据近期</w:t>
        </w:r>
      </w:ins>
      <w:ins w:id="74" w:author="张曦瑾" w:date="2026-06-22T10:31:00Z" w16du:dateUtc="2026-06-22T02:31:00Z">
        <w:r>
          <w:rPr>
            <w:rFonts w:ascii="楷体" w:eastAsia="楷体" w:hAnsi="楷体" w:hint="eastAsia"/>
            <w:sz w:val="28"/>
            <w:szCs w:val="28"/>
          </w:rPr>
          <w:t>最新调研，海外领先企业就OCS的发展方向有一定的</w:t>
        </w:r>
      </w:ins>
      <w:ins w:id="75" w:author="张曦瑾" w:date="2026-06-22T10:34:00Z" w16du:dateUtc="2026-06-22T02:34:00Z">
        <w:r w:rsidR="00C07E7A">
          <w:rPr>
            <w:rFonts w:ascii="楷体" w:eastAsia="楷体" w:hAnsi="楷体" w:hint="eastAsia"/>
            <w:sz w:val="28"/>
            <w:szCs w:val="28"/>
          </w:rPr>
          <w:t>分歧</w:t>
        </w:r>
      </w:ins>
      <w:ins w:id="76" w:author="张曦瑾" w:date="2026-06-22T10:31:00Z" w16du:dateUtc="2026-06-22T02:31:00Z">
        <w:r>
          <w:rPr>
            <w:rFonts w:ascii="楷体" w:eastAsia="楷体" w:hAnsi="楷体" w:hint="eastAsia"/>
            <w:sz w:val="28"/>
            <w:szCs w:val="28"/>
          </w:rPr>
          <w:t>，</w:t>
        </w:r>
        <w:r w:rsidR="00CD5BC2">
          <w:rPr>
            <w:rFonts w:ascii="楷体" w:eastAsia="楷体" w:hAnsi="楷体" w:hint="eastAsia"/>
            <w:sz w:val="28"/>
            <w:szCs w:val="28"/>
          </w:rPr>
          <w:t>一部分企业认为OCS会</w:t>
        </w:r>
      </w:ins>
      <w:ins w:id="77" w:author="张曦瑾" w:date="2026-06-22T10:32:00Z" w16du:dateUtc="2026-06-22T02:32:00Z">
        <w:r w:rsidR="00CD5BC2">
          <w:rPr>
            <w:rFonts w:ascii="楷体" w:eastAsia="楷体" w:hAnsi="楷体" w:hint="eastAsia"/>
            <w:sz w:val="28"/>
            <w:szCs w:val="28"/>
          </w:rPr>
          <w:t>用于</w:t>
        </w:r>
      </w:ins>
      <w:ins w:id="78" w:author="张曦瑾" w:date="2026-06-22T10:31:00Z" w16du:dateUtc="2026-06-22T02:31:00Z">
        <w:r w:rsidR="00CD5BC2">
          <w:rPr>
            <w:rFonts w:ascii="楷体" w:eastAsia="楷体" w:hAnsi="楷体" w:hint="eastAsia"/>
            <w:sz w:val="28"/>
            <w:szCs w:val="28"/>
          </w:rPr>
          <w:t>信息在数据中心互联</w:t>
        </w:r>
      </w:ins>
      <w:ins w:id="79" w:author="张曦瑾" w:date="2026-06-22T10:32:00Z" w16du:dateUtc="2026-06-22T02:32:00Z">
        <w:r w:rsidR="00CD5BC2">
          <w:rPr>
            <w:rFonts w:ascii="楷体" w:eastAsia="楷体" w:hAnsi="楷体" w:hint="eastAsia"/>
            <w:sz w:val="28"/>
            <w:szCs w:val="28"/>
          </w:rPr>
          <w:t>领域的传输更多，因而更看好稍高时延的MEMS方案，而另一部分企业认为OCS</w:t>
        </w:r>
        <w:r w:rsidR="00CD5BC2">
          <w:rPr>
            <w:rFonts w:ascii="楷体" w:eastAsia="楷体" w:hAnsi="楷体" w:hint="eastAsia"/>
            <w:sz w:val="28"/>
            <w:szCs w:val="28"/>
          </w:rPr>
          <w:lastRenderedPageBreak/>
          <w:t>未来有入柜的可能</w:t>
        </w:r>
      </w:ins>
      <w:ins w:id="80" w:author="张曦瑾" w:date="2026-06-22T10:33:00Z" w16du:dateUtc="2026-06-22T02:33:00Z">
        <w:r w:rsidR="00CD5BC2">
          <w:rPr>
            <w:rFonts w:ascii="楷体" w:eastAsia="楷体" w:hAnsi="楷体" w:hint="eastAsia"/>
            <w:sz w:val="28"/>
            <w:szCs w:val="28"/>
          </w:rPr>
          <w:t>，可以在硅间互联甚至</w:t>
        </w:r>
        <w:r w:rsidR="008610EB">
          <w:rPr>
            <w:rFonts w:ascii="楷体" w:eastAsia="楷体" w:hAnsi="楷体" w:hint="eastAsia"/>
            <w:sz w:val="28"/>
            <w:szCs w:val="28"/>
          </w:rPr>
          <w:t>计算器件间互联有所建树，所以更看好硅波导方案以获取更低时延和推理</w:t>
        </w:r>
      </w:ins>
      <w:ins w:id="81" w:author="张曦瑾" w:date="2026-06-22T10:34:00Z" w16du:dateUtc="2026-06-22T02:34:00Z">
        <w:r w:rsidR="008610EB">
          <w:rPr>
            <w:rFonts w:ascii="楷体" w:eastAsia="楷体" w:hAnsi="楷体" w:hint="eastAsia"/>
            <w:sz w:val="28"/>
            <w:szCs w:val="28"/>
          </w:rPr>
          <w:t>稳定性。</w:t>
        </w:r>
      </w:ins>
    </w:p>
    <w:p w14:paraId="22697647" w14:textId="77777777" w:rsidR="00F76D73" w:rsidRPr="00AC4862" w:rsidRDefault="00F76D73" w:rsidP="00F76D73">
      <w:pPr>
        <w:ind w:firstLineChars="200" w:firstLine="420"/>
        <w:jc w:val="center"/>
        <w:rPr>
          <w:rFonts w:ascii="楷体" w:eastAsia="楷体" w:hAnsi="楷体" w:hint="eastAsia"/>
          <w:sz w:val="21"/>
          <w:szCs w:val="21"/>
        </w:rPr>
      </w:pPr>
      <w:r w:rsidRPr="00AC4862">
        <w:rPr>
          <w:rFonts w:ascii="楷体" w:eastAsia="楷体" w:hAnsi="楷体" w:hint="eastAsia"/>
          <w:sz w:val="21"/>
          <w:szCs w:val="21"/>
        </w:rPr>
        <w:t>图：MEMS透镜示意</w:t>
      </w:r>
    </w:p>
    <w:p w14:paraId="42EB399D" w14:textId="77777777" w:rsidR="00F76D73" w:rsidRDefault="00F76D73" w:rsidP="00F76D73">
      <w:pPr>
        <w:rPr>
          <w:rFonts w:ascii="楷体" w:eastAsia="楷体" w:hAnsi="楷体" w:hint="eastAsia"/>
          <w:sz w:val="28"/>
          <w:szCs w:val="28"/>
        </w:rPr>
      </w:pPr>
      <w:r>
        <w:rPr>
          <w:noProof/>
          <w14:ligatures w14:val="none"/>
        </w:rPr>
        <w:drawing>
          <wp:inline distT="0" distB="0" distL="0" distR="0" wp14:anchorId="5DACB530" wp14:editId="45AFDBC9">
            <wp:extent cx="5274310" cy="3901440"/>
            <wp:effectExtent l="0" t="0" r="2540" b="3810"/>
            <wp:docPr id="517043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43344" name=""/>
                    <pic:cNvPicPr/>
                  </pic:nvPicPr>
                  <pic:blipFill>
                    <a:blip r:embed="rId61"/>
                    <a:stretch>
                      <a:fillRect/>
                    </a:stretch>
                  </pic:blipFill>
                  <pic:spPr>
                    <a:xfrm>
                      <a:off x="0" y="0"/>
                      <a:ext cx="5274310" cy="3901440"/>
                    </a:xfrm>
                    <a:prstGeom prst="rect">
                      <a:avLst/>
                    </a:prstGeom>
                  </pic:spPr>
                </pic:pic>
              </a:graphicData>
            </a:graphic>
          </wp:inline>
        </w:drawing>
      </w:r>
    </w:p>
    <w:p w14:paraId="550E223D" w14:textId="77777777" w:rsidR="00F76D73" w:rsidRPr="00A45C26" w:rsidRDefault="00F76D73" w:rsidP="00F76D73">
      <w:pPr>
        <w:rPr>
          <w:rFonts w:ascii="楷体" w:eastAsia="楷体" w:hAnsi="楷体" w:hint="eastAsia"/>
          <w:sz w:val="21"/>
          <w:szCs w:val="21"/>
        </w:rPr>
      </w:pPr>
      <w:r w:rsidRPr="00A45C26">
        <w:rPr>
          <w:rFonts w:ascii="楷体" w:eastAsia="楷体" w:hAnsi="楷体" w:hint="eastAsia"/>
          <w:sz w:val="21"/>
          <w:szCs w:val="21"/>
        </w:rPr>
        <w:t>数据来源：</w:t>
      </w:r>
      <w:r>
        <w:rPr>
          <w:rFonts w:ascii="楷体" w:eastAsia="楷体" w:hAnsi="楷体" w:hint="eastAsia"/>
          <w:sz w:val="21"/>
          <w:szCs w:val="21"/>
        </w:rPr>
        <w:t>EET</w:t>
      </w:r>
      <w:r w:rsidRPr="00A45C26">
        <w:rPr>
          <w:rFonts w:ascii="楷体" w:eastAsia="楷体" w:hAnsi="楷体" w:hint="eastAsia"/>
          <w:sz w:val="21"/>
          <w:szCs w:val="21"/>
        </w:rPr>
        <w:t>-China</w:t>
      </w:r>
    </w:p>
    <w:p w14:paraId="498C59B5" w14:textId="2FBACF08" w:rsidR="00F76D73" w:rsidRPr="00CF7F9B" w:rsidRDefault="00F76D73" w:rsidP="00F76D73">
      <w:pPr>
        <w:ind w:firstLineChars="200" w:firstLine="560"/>
        <w:rPr>
          <w:rFonts w:ascii="楷体" w:eastAsia="楷体" w:hAnsi="楷体" w:hint="eastAsia"/>
          <w:sz w:val="28"/>
          <w:szCs w:val="28"/>
        </w:rPr>
      </w:pPr>
      <w:r w:rsidRPr="00CF7F9B">
        <w:rPr>
          <w:rFonts w:ascii="楷体" w:eastAsia="楷体" w:hAnsi="楷体" w:hint="eastAsia"/>
          <w:sz w:val="28"/>
          <w:szCs w:val="28"/>
        </w:rPr>
        <w:t>MEMS 微镜阵列由半导体工艺实现，MEMS 微镜单元由反射镜、驱动结构和电互联组成，镜面直径约几百微米，驱动结构驱动 MEMS反射镜实现二维偏转，从而实现光路偏转功能；常见的驱动方式有磁电驱动、静电梳齿驱动及热电驱动等，磁电驱动采用洛伦兹工作原理，微镜单元的线圈在电流通过时，磁场产生洛伦兹力驱动镜面旋转，驱动电压较低，线性度较好，但需要磁铁阵列，封装相对复杂.</w:t>
      </w:r>
    </w:p>
    <w:p w14:paraId="285A5A6F" w14:textId="77777777" w:rsidR="00F76D73" w:rsidRDefault="00F76D73" w:rsidP="00F76D73">
      <w:pPr>
        <w:ind w:firstLineChars="200" w:firstLine="560"/>
        <w:rPr>
          <w:rFonts w:ascii="楷体" w:eastAsia="楷体" w:hAnsi="楷体" w:hint="eastAsia"/>
          <w:sz w:val="28"/>
          <w:szCs w:val="28"/>
        </w:rPr>
      </w:pPr>
      <w:r w:rsidRPr="00CF7F9B">
        <w:rPr>
          <w:rFonts w:ascii="楷体" w:eastAsia="楷体" w:hAnsi="楷体" w:hint="eastAsia"/>
          <w:sz w:val="28"/>
          <w:szCs w:val="28"/>
        </w:rPr>
        <w:t>此外，由于驱动时线圈需要通电，且不同转角对应的电流不</w:t>
      </w:r>
      <w:r w:rsidRPr="00CF7F9B">
        <w:rPr>
          <w:rFonts w:ascii="楷体" w:eastAsia="楷体" w:hAnsi="楷体" w:hint="eastAsia"/>
          <w:sz w:val="28"/>
          <w:szCs w:val="28"/>
        </w:rPr>
        <w:lastRenderedPageBreak/>
        <w:t>同，容易产生发热与温漂问题；热电驱动通过改变微镜驱动臂的温度，驱动臂不同材料热膨胀温度系数不同实现微镜偏转，驱动臂温度较高容易形变产生应力，功耗较高、响应速度较慢、转角精度较差；通常 MEMS 微镜采用静电驱动，在构成的垂直梳齿结构的固定梳齿和可动梳齿之间施加电压，在交错的梳齿之间静电力作用下，可动梳齿发生位移，驱动微镜旋转。不同的偏置电压使镜面发生不同的偏转角度，如下图所示。</w:t>
      </w:r>
    </w:p>
    <w:p w14:paraId="2D4C1A75" w14:textId="77777777" w:rsidR="00F76D73" w:rsidRDefault="00F76D73" w:rsidP="00F76D73">
      <w:pPr>
        <w:jc w:val="center"/>
        <w:rPr>
          <w:rFonts w:ascii="楷体" w:eastAsia="楷体" w:hAnsi="楷体" w:hint="eastAsia"/>
          <w:sz w:val="28"/>
          <w:szCs w:val="28"/>
        </w:rPr>
      </w:pPr>
      <w:r>
        <w:rPr>
          <w:rFonts w:ascii="楷体" w:eastAsia="楷体" w:hAnsi="楷体" w:hint="eastAsia"/>
          <w:sz w:val="28"/>
          <w:szCs w:val="28"/>
        </w:rPr>
        <w:t>图：MEMS 阵列示意</w:t>
      </w:r>
    </w:p>
    <w:p w14:paraId="5B9FD4F1" w14:textId="77777777" w:rsidR="00F76D73" w:rsidRDefault="00F76D73" w:rsidP="00F76D73">
      <w:pPr>
        <w:rPr>
          <w:rFonts w:ascii="楷体" w:eastAsia="楷体" w:hAnsi="楷体" w:hint="eastAsia"/>
          <w:sz w:val="28"/>
          <w:szCs w:val="28"/>
        </w:rPr>
      </w:pPr>
      <w:r>
        <w:rPr>
          <w:noProof/>
          <w14:ligatures w14:val="none"/>
        </w:rPr>
        <w:drawing>
          <wp:inline distT="0" distB="0" distL="0" distR="0" wp14:anchorId="068F96B3" wp14:editId="4D94FAFD">
            <wp:extent cx="5274310" cy="2647950"/>
            <wp:effectExtent l="0" t="0" r="2540" b="0"/>
            <wp:docPr id="1327022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22397" name=""/>
                    <pic:cNvPicPr/>
                  </pic:nvPicPr>
                  <pic:blipFill>
                    <a:blip r:embed="rId62"/>
                    <a:stretch>
                      <a:fillRect/>
                    </a:stretch>
                  </pic:blipFill>
                  <pic:spPr>
                    <a:xfrm>
                      <a:off x="0" y="0"/>
                      <a:ext cx="5274310" cy="2647950"/>
                    </a:xfrm>
                    <a:prstGeom prst="rect">
                      <a:avLst/>
                    </a:prstGeom>
                  </pic:spPr>
                </pic:pic>
              </a:graphicData>
            </a:graphic>
          </wp:inline>
        </w:drawing>
      </w:r>
    </w:p>
    <w:p w14:paraId="1DB9049C" w14:textId="68EEFA5B" w:rsidR="00F76D73" w:rsidRDefault="00F76D73" w:rsidP="00F76D73">
      <w:pPr>
        <w:ind w:firstLineChars="200" w:firstLine="560"/>
        <w:rPr>
          <w:rFonts w:ascii="楷体" w:eastAsia="楷体" w:hAnsi="楷体" w:hint="eastAsia"/>
          <w:sz w:val="28"/>
          <w:szCs w:val="28"/>
        </w:rPr>
      </w:pPr>
      <w:r>
        <w:rPr>
          <w:rFonts w:ascii="楷体" w:eastAsia="楷体" w:hAnsi="楷体"/>
          <w:sz w:val="28"/>
          <w:szCs w:val="28"/>
        </w:rPr>
        <w:t>从应用场景来看，OCS目前已在北美呈现出三个主要落地方向：一是数据中心脊层替换，可节省约30%资本支出和40%功耗；二是AI集群拓扑重构</w:t>
      </w:r>
      <w:del w:id="82" w:author="张曦瑾" w:date="2026-06-22T10:34:00Z" w16du:dateUtc="2026-06-22T02:34:00Z">
        <w:r w:rsidDel="00594C6F">
          <w:rPr>
            <w:rFonts w:ascii="楷体" w:eastAsia="楷体" w:hAnsi="楷体"/>
            <w:sz w:val="28"/>
            <w:szCs w:val="28"/>
          </w:rPr>
          <w:delText>，目前仅谷歌实现规模化应用</w:delText>
        </w:r>
      </w:del>
      <w:r>
        <w:rPr>
          <w:rFonts w:ascii="楷体" w:eastAsia="楷体" w:hAnsi="楷体"/>
          <w:sz w:val="28"/>
          <w:szCs w:val="28"/>
        </w:rPr>
        <w:t>；三是Scale-up GPU互联和城域DCI</w:t>
      </w:r>
      <w:del w:id="83" w:author="张曦瑾" w:date="2026-06-22T10:34:00Z" w16du:dateUtc="2026-06-22T02:34:00Z">
        <w:r w:rsidDel="00594C6F">
          <w:rPr>
            <w:rFonts w:ascii="楷体" w:eastAsia="楷体" w:hAnsi="楷体"/>
            <w:sz w:val="28"/>
            <w:szCs w:val="28"/>
          </w:rPr>
          <w:delText>，英伟达等企业已开始探索使用</w:delText>
        </w:r>
      </w:del>
      <w:r>
        <w:rPr>
          <w:rFonts w:ascii="楷体" w:eastAsia="楷体" w:hAnsi="楷体"/>
          <w:sz w:val="28"/>
          <w:szCs w:val="28"/>
        </w:rPr>
        <w:t>。2026年微软、Meta等CSP厂商也在积极导入测试，CignalAI预计市场规模从当前的5至6亿美元，到2029年将超过25亿美元。</w:t>
      </w:r>
      <w:r>
        <w:rPr>
          <w:rFonts w:ascii="楷体" w:eastAsia="楷体" w:hAnsi="楷体" w:hint="eastAsia"/>
          <w:sz w:val="28"/>
          <w:szCs w:val="28"/>
        </w:rPr>
        <w:t>一旦OCS得到</w:t>
      </w:r>
      <w:r>
        <w:rPr>
          <w:rFonts w:ascii="楷体" w:eastAsia="楷体" w:hAnsi="楷体" w:hint="eastAsia"/>
          <w:sz w:val="28"/>
          <w:szCs w:val="28"/>
        </w:rPr>
        <w:lastRenderedPageBreak/>
        <w:t>推广，上述拥有OCS订单的企业会率先受益。</w:t>
      </w:r>
    </w:p>
    <w:p w14:paraId="5DF28D17" w14:textId="7DDA68DD"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OCS利好长距离高速率FR光模块（因为其本身对于中短距离模块具有出清和掠夺效应），以及OCS部件和整机，因此高速率光模块厂商</w:t>
      </w:r>
      <w:del w:id="84" w:author="张曦瑾" w:date="2026-06-22T10:34:00Z" w16du:dateUtc="2026-06-22T02:34:00Z">
        <w:r w:rsidDel="00694906">
          <w:rPr>
            <w:rFonts w:ascii="楷体" w:eastAsia="楷体" w:hAnsi="楷体" w:hint="eastAsia"/>
            <w:sz w:val="28"/>
            <w:szCs w:val="28"/>
          </w:rPr>
          <w:delText>如中际旭创和新易盛会因此受益。</w:delText>
        </w:r>
      </w:del>
      <w:ins w:id="85" w:author="张曦瑾" w:date="2026-06-22T10:34:00Z" w16du:dateUtc="2026-06-22T02:34:00Z">
        <w:r w:rsidR="00694906">
          <w:rPr>
            <w:rFonts w:ascii="楷体" w:eastAsia="楷体" w:hAnsi="楷体" w:hint="eastAsia"/>
            <w:sz w:val="28"/>
            <w:szCs w:val="28"/>
          </w:rPr>
          <w:t>，</w:t>
        </w:r>
      </w:ins>
      <w:r>
        <w:rPr>
          <w:rFonts w:ascii="楷体" w:eastAsia="楷体" w:hAnsi="楷体" w:hint="eastAsia"/>
          <w:sz w:val="28"/>
          <w:szCs w:val="28"/>
        </w:rPr>
        <w:t>OCS整机企业</w:t>
      </w:r>
      <w:del w:id="86" w:author="张曦瑾" w:date="2026-06-22T10:34:00Z" w16du:dateUtc="2026-06-22T02:34:00Z">
        <w:r w:rsidDel="00694906">
          <w:rPr>
            <w:rFonts w:ascii="楷体" w:eastAsia="楷体" w:hAnsi="楷体" w:hint="eastAsia"/>
            <w:sz w:val="28"/>
            <w:szCs w:val="28"/>
          </w:rPr>
          <w:delText>如德科立，光库科技（有整机能力）</w:delText>
        </w:r>
      </w:del>
      <w:r>
        <w:rPr>
          <w:rFonts w:ascii="楷体" w:eastAsia="楷体" w:hAnsi="楷体" w:hint="eastAsia"/>
          <w:sz w:val="28"/>
          <w:szCs w:val="28"/>
        </w:rPr>
        <w:t>，OCS器件企业</w:t>
      </w:r>
      <w:del w:id="87" w:author="张曦瑾" w:date="2026-06-22T10:35:00Z" w16du:dateUtc="2026-06-22T02:35:00Z">
        <w:r w:rsidDel="00694906">
          <w:rPr>
            <w:rFonts w:ascii="楷体" w:eastAsia="楷体" w:hAnsi="楷体" w:hint="eastAsia"/>
            <w:sz w:val="28"/>
            <w:szCs w:val="28"/>
          </w:rPr>
          <w:delText>如腾景科技，英唐智控</w:delText>
        </w:r>
      </w:del>
      <w:r>
        <w:rPr>
          <w:rFonts w:ascii="楷体" w:eastAsia="楷体" w:hAnsi="楷体" w:hint="eastAsia"/>
          <w:sz w:val="28"/>
          <w:szCs w:val="28"/>
        </w:rPr>
        <w:t>会因此受益。如果OCS得以大发展，低速率光模块的需求会大幅下降，市场进一步出清。保留电光转换的交换机CPO也会部分承压。</w:t>
      </w:r>
    </w:p>
    <w:p w14:paraId="3D1BA2F1" w14:textId="12B4CDFB" w:rsidR="00F76D73" w:rsidRDefault="00F76D73" w:rsidP="00F76D73">
      <w:pPr>
        <w:ind w:firstLineChars="200" w:firstLine="560"/>
        <w:rPr>
          <w:rFonts w:ascii="楷体" w:eastAsia="楷体" w:hAnsi="楷体" w:hint="eastAsia"/>
          <w:sz w:val="28"/>
          <w:szCs w:val="28"/>
        </w:rPr>
      </w:pPr>
      <w:r w:rsidRPr="00A91BE0">
        <w:rPr>
          <w:rFonts w:ascii="楷体" w:eastAsia="楷体" w:hAnsi="楷体"/>
          <w:sz w:val="28"/>
          <w:szCs w:val="28"/>
        </w:rPr>
        <w:t>硅光波导一直被</w:t>
      </w:r>
      <w:r>
        <w:rPr>
          <w:rFonts w:ascii="楷体" w:eastAsia="楷体" w:hAnsi="楷体" w:hint="eastAsia"/>
          <w:sz w:val="28"/>
          <w:szCs w:val="28"/>
        </w:rPr>
        <w:t>业界</w:t>
      </w:r>
      <w:r w:rsidRPr="00A91BE0">
        <w:rPr>
          <w:rFonts w:ascii="楷体" w:eastAsia="楷体" w:hAnsi="楷体"/>
          <w:sz w:val="28"/>
          <w:szCs w:val="28"/>
        </w:rPr>
        <w:t>认定为是下一代 OCS 的主要发展方向，</w:t>
      </w:r>
      <w:r w:rsidRPr="00A91BE0">
        <w:rPr>
          <w:rFonts w:ascii="楷体" w:eastAsia="楷体" w:hAnsi="楷体" w:hint="eastAsia"/>
          <w:sz w:val="28"/>
          <w:szCs w:val="28"/>
        </w:rPr>
        <w:t>其核心硅光 OCS 芯片具备完整的光交换系统的交换单元（相当于 MEMS OCS 里的 "微镜阵列 + 光学系统"），虽然单芯片本身无法独立工作，仍需要搭配外围电路、封装、接口和软件才能构成可部署的产品。但其革命性在于：把 MEMS OCS 中占 90% 体积和成本的 "分立光学组装系统" 压缩到了一颗毫米级芯片上，让完整的硅光 OCS 系统可以做到传统 MEMS OCS 的 1/1000 体积和 1/10 功</w:t>
      </w:r>
      <w:r w:rsidRPr="006679A0">
        <w:rPr>
          <w:rFonts w:ascii="楷体" w:eastAsia="楷体" w:hAnsi="楷体"/>
          <w:sz w:val="28"/>
          <w:szCs w:val="28"/>
        </w:rPr>
        <w:t>耗。</w:t>
      </w:r>
      <w:r>
        <w:rPr>
          <w:rFonts w:ascii="楷体" w:eastAsia="楷体" w:hAnsi="楷体" w:hint="eastAsia"/>
          <w:sz w:val="28"/>
          <w:szCs w:val="28"/>
        </w:rPr>
        <w:t>虽然由于</w:t>
      </w:r>
      <w:r w:rsidRPr="006679A0">
        <w:rPr>
          <w:rFonts w:ascii="楷体" w:eastAsia="楷体" w:hAnsi="楷体" w:hint="eastAsia"/>
          <w:sz w:val="28"/>
          <w:szCs w:val="28"/>
        </w:rPr>
        <w:t>当下由于封装（成本偏高-良率、光纤耦合、封装方式）、插入损耗、产业链不完善等问题</w:t>
      </w:r>
      <w:r>
        <w:rPr>
          <w:rFonts w:ascii="楷体" w:eastAsia="楷体" w:hAnsi="楷体" w:hint="eastAsia"/>
          <w:sz w:val="28"/>
          <w:szCs w:val="28"/>
        </w:rPr>
        <w:t>，</w:t>
      </w:r>
      <w:r w:rsidRPr="006679A0">
        <w:rPr>
          <w:rFonts w:ascii="楷体" w:eastAsia="楷体" w:hAnsi="楷体"/>
          <w:sz w:val="28"/>
          <w:szCs w:val="28"/>
        </w:rPr>
        <w:t>，行业整体仍然处于发展初期</w:t>
      </w:r>
      <w:r>
        <w:rPr>
          <w:rFonts w:ascii="楷体" w:eastAsia="楷体" w:hAnsi="楷体" w:hint="eastAsia"/>
          <w:sz w:val="28"/>
          <w:szCs w:val="28"/>
        </w:rPr>
        <w:t>，但是前景光明</w:t>
      </w:r>
      <w:del w:id="88" w:author="张曦瑾" w:date="2026-06-22T10:35:00Z" w16du:dateUtc="2026-06-22T02:35:00Z">
        <w:r w:rsidDel="007D3678">
          <w:rPr>
            <w:rFonts w:ascii="楷体" w:eastAsia="楷体" w:hAnsi="楷体" w:hint="eastAsia"/>
            <w:sz w:val="28"/>
            <w:szCs w:val="28"/>
          </w:rPr>
          <w:delText>，大有可为</w:delText>
        </w:r>
      </w:del>
      <w:r>
        <w:rPr>
          <w:rFonts w:ascii="楷体" w:eastAsia="楷体" w:hAnsi="楷体" w:hint="eastAsia"/>
          <w:sz w:val="28"/>
          <w:szCs w:val="28"/>
        </w:rPr>
        <w:t>。</w:t>
      </w:r>
    </w:p>
    <w:p w14:paraId="1AD30BA3" w14:textId="77777777" w:rsidR="00D07BAA" w:rsidRPr="00F76D73" w:rsidRDefault="00D07BAA" w:rsidP="00D07BAA">
      <w:pPr>
        <w:rPr>
          <w:rFonts w:ascii="楷体" w:eastAsia="楷体" w:hAnsi="楷体" w:hint="eastAsia"/>
          <w:sz w:val="28"/>
          <w:szCs w:val="28"/>
        </w:rPr>
      </w:pPr>
    </w:p>
    <w:p w14:paraId="7C953E12" w14:textId="22C82840" w:rsidR="00470C61" w:rsidRPr="00D07BAA" w:rsidRDefault="00470C61" w:rsidP="00871236">
      <w:pPr>
        <w:pStyle w:val="1"/>
        <w:rPr>
          <w:rFonts w:ascii="楷体" w:eastAsia="楷体" w:hAnsi="楷体" w:hint="eastAsia"/>
          <w:sz w:val="28"/>
          <w:szCs w:val="28"/>
        </w:rPr>
      </w:pPr>
      <w:r w:rsidRPr="00D07BAA">
        <w:rPr>
          <w:rFonts w:ascii="楷体" w:eastAsia="楷体" w:hAnsi="楷体" w:hint="eastAsia"/>
          <w:sz w:val="28"/>
          <w:szCs w:val="28"/>
        </w:rPr>
        <w:t>风险分析</w:t>
      </w:r>
    </w:p>
    <w:p w14:paraId="11C0123D" w14:textId="77777777" w:rsidR="00D07BAA" w:rsidRPr="00D07BAA" w:rsidRDefault="00D07BAA" w:rsidP="00D07BAA">
      <w:pPr>
        <w:rPr>
          <w:rFonts w:ascii="楷体" w:eastAsia="楷体" w:hAnsi="楷体" w:hint="eastAsia"/>
          <w:sz w:val="28"/>
          <w:szCs w:val="28"/>
        </w:rPr>
      </w:pPr>
    </w:p>
    <w:sectPr w:rsidR="00D07BAA" w:rsidRPr="00D07BA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Shiqing Tang" w:date="2026-06-01T13:07:00Z" w:initials="">
    <w:p w14:paraId="676D8AF5" w14:textId="77777777" w:rsidR="00F76D73" w:rsidRDefault="00F76D73" w:rsidP="00F76D73">
      <w:pPr>
        <w:pStyle w:val="af2"/>
        <w:numPr>
          <w:ilvl w:val="0"/>
          <w:numId w:val="2"/>
        </w:numPr>
        <w:rPr>
          <w:rFonts w:hint="eastAsia"/>
        </w:rPr>
      </w:pPr>
      <w:r>
        <w:rPr>
          <w:rStyle w:val="af4"/>
          <w:rFonts w:hint="eastAsia"/>
        </w:rPr>
        <w:annotationRef/>
      </w:r>
      <w:r>
        <w:rPr>
          <w:rFonts w:hint="eastAsia"/>
        </w:rPr>
        <w:t>语序？</w:t>
      </w:r>
    </w:p>
    <w:p w14:paraId="7078CB0B" w14:textId="77777777" w:rsidR="00F76D73" w:rsidRDefault="00F76D73" w:rsidP="00F76D73">
      <w:pPr>
        <w:pStyle w:val="af2"/>
        <w:rPr>
          <w:rFonts w:hint="eastAsia"/>
        </w:rPr>
      </w:pPr>
      <w:r>
        <w:rPr>
          <w:rFonts w:hint="eastAsia"/>
        </w:rPr>
        <w:t>2.意思是将从易中天调整到晶圆厂？我的问题是晶圆厂会不会只负责生产，设计环节还是在传统大头？</w:t>
      </w:r>
    </w:p>
  </w:comment>
  <w:comment w:id="38" w:author="张曦瑾" w:date="2026-06-02T15:27:00Z" w:initials="ZX">
    <w:p w14:paraId="6512505E" w14:textId="77777777" w:rsidR="00F76D73" w:rsidRDefault="00F76D73">
      <w:pPr>
        <w:pStyle w:val="af2"/>
        <w:rPr>
          <w:rFonts w:hint="eastAsia"/>
        </w:rPr>
      </w:pPr>
      <w:r>
        <w:rPr>
          <w:rStyle w:val="af4"/>
          <w:rFonts w:hint="eastAsia"/>
        </w:rPr>
        <w:annotationRef/>
      </w:r>
      <w:r>
        <w:rPr>
          <w:rFonts w:hint="eastAsia"/>
        </w:rPr>
        <w:t>这里表达的意思是，从lumentum，coherent等光芯片企业，转移到具备硅光设计能力和利用CMOS工艺进行硅光制造，或者找得到成熟制程晶圆代工的的企业（一个例子就是旭创，旭创就是自己捏着硅光设计能力，然后又有合作的成熟晶圆代工，其今年毛利率提升的一大原因就是硅光渗透的加深）。如果硅光不突破，那么中游产多少光模块，很大程度上还是要受限于上游光芯片厂。简而言之，就是从给光模块卖铲子的（上游光芯片厂）转移到正儿八经设计和做光模块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78CB0B" w15:done="0"/>
  <w15:commentEx w15:paraId="6512505E" w15:paraIdParent="7078CB0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78CB0B" w16cid:durableId="2052EE0F"/>
  <w16cid:commentId w16cid:paraId="6512505E" w16cid:durableId="7675E8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712B2" w14:textId="77777777" w:rsidR="00FD63B3" w:rsidRDefault="00FD63B3" w:rsidP="00F81E57">
      <w:pPr>
        <w:spacing w:after="0" w:line="240" w:lineRule="auto"/>
        <w:rPr>
          <w:rFonts w:hint="eastAsia"/>
        </w:rPr>
      </w:pPr>
      <w:r>
        <w:separator/>
      </w:r>
    </w:p>
  </w:endnote>
  <w:endnote w:type="continuationSeparator" w:id="0">
    <w:p w14:paraId="2C9C4634" w14:textId="77777777" w:rsidR="00FD63B3" w:rsidRDefault="00FD63B3" w:rsidP="00F81E5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DE7F7" w14:textId="77777777" w:rsidR="00FD63B3" w:rsidRDefault="00FD63B3" w:rsidP="00F81E57">
      <w:pPr>
        <w:spacing w:after="0" w:line="240" w:lineRule="auto"/>
        <w:rPr>
          <w:rFonts w:hint="eastAsia"/>
        </w:rPr>
      </w:pPr>
      <w:r>
        <w:separator/>
      </w:r>
    </w:p>
  </w:footnote>
  <w:footnote w:type="continuationSeparator" w:id="0">
    <w:p w14:paraId="2F9D1A57" w14:textId="77777777" w:rsidR="00FD63B3" w:rsidRDefault="00FD63B3" w:rsidP="00F81E5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A27"/>
    <w:multiLevelType w:val="multilevel"/>
    <w:tmpl w:val="0A9A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1464C"/>
    <w:multiLevelType w:val="hybridMultilevel"/>
    <w:tmpl w:val="98CC5E94"/>
    <w:lvl w:ilvl="0" w:tplc="6A583E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52A4F13"/>
    <w:multiLevelType w:val="multilevel"/>
    <w:tmpl w:val="812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E329A"/>
    <w:multiLevelType w:val="multilevel"/>
    <w:tmpl w:val="1EAE329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F735DB4"/>
    <w:multiLevelType w:val="multilevel"/>
    <w:tmpl w:val="3F735DB4"/>
    <w:lvl w:ilvl="0">
      <w:start w:val="1"/>
      <w:numFmt w:val="decimal"/>
      <w:lvlText w:val="%1."/>
      <w:lvlJc w:val="left"/>
      <w:pPr>
        <w:ind w:left="360" w:hanging="360"/>
      </w:pPr>
      <w:rPr>
        <w:rFonts w:hint="default"/>
      </w:rPr>
    </w:lvl>
    <w:lvl w:ilvl="1">
      <w:start w:val="5"/>
      <w:numFmt w:val="decimal"/>
      <w:isLgl/>
      <w:lvlText w:val="%1.%2"/>
      <w:lvlJc w:val="left"/>
      <w:pPr>
        <w:ind w:left="989"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494431"/>
    <w:multiLevelType w:val="multilevel"/>
    <w:tmpl w:val="983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56A4C"/>
    <w:multiLevelType w:val="hybridMultilevel"/>
    <w:tmpl w:val="423AFF52"/>
    <w:lvl w:ilvl="0" w:tplc="00E00F3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0B20F66"/>
    <w:multiLevelType w:val="multilevel"/>
    <w:tmpl w:val="50B20F66"/>
    <w:lvl w:ilvl="0">
      <w:start w:val="1"/>
      <w:numFmt w:val="decimal"/>
      <w:lvlText w:val="%1."/>
      <w:lvlJc w:val="left"/>
      <w:pPr>
        <w:ind w:left="360" w:hanging="360"/>
      </w:pPr>
      <w:rPr>
        <w:rFonts w:hint="default"/>
      </w:rPr>
    </w:lvl>
    <w:lvl w:ilvl="1">
      <w:start w:val="2"/>
      <w:numFmt w:val="decimal"/>
      <w:isLgl/>
      <w:lvlText w:val="%1.%2"/>
      <w:lvlJc w:val="left"/>
      <w:pPr>
        <w:ind w:left="675" w:hanging="67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5B0F2075"/>
    <w:multiLevelType w:val="multilevel"/>
    <w:tmpl w:val="A19C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A21EA1"/>
    <w:multiLevelType w:val="hybridMultilevel"/>
    <w:tmpl w:val="8E6AF782"/>
    <w:lvl w:ilvl="0" w:tplc="00E00F3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CE4446D"/>
    <w:multiLevelType w:val="multilevel"/>
    <w:tmpl w:val="A5C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811CA"/>
    <w:multiLevelType w:val="multilevel"/>
    <w:tmpl w:val="5052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D0114"/>
    <w:multiLevelType w:val="multilevel"/>
    <w:tmpl w:val="784D0114"/>
    <w:lvl w:ilvl="0">
      <w:start w:val="1"/>
      <w:numFmt w:val="decimal"/>
      <w:lvlText w:val="%1."/>
      <w:lvlJc w:val="left"/>
      <w:pPr>
        <w:ind w:left="360" w:hanging="360"/>
      </w:pPr>
      <w:rPr>
        <w:rFonts w:hint="default"/>
      </w:rPr>
    </w:lvl>
    <w:lvl w:ilvl="1">
      <w:start w:val="2"/>
      <w:numFmt w:val="decimal"/>
      <w:isLgl/>
      <w:lvlText w:val="%1.%2"/>
      <w:lvlJc w:val="left"/>
      <w:pPr>
        <w:ind w:left="795" w:hanging="795"/>
      </w:pPr>
      <w:rPr>
        <w:rFonts w:hint="default"/>
      </w:rPr>
    </w:lvl>
    <w:lvl w:ilvl="2">
      <w:start w:val="4"/>
      <w:numFmt w:val="decimal"/>
      <w:isLgl/>
      <w:lvlText w:val="%1.%2.%3"/>
      <w:lvlJc w:val="left"/>
      <w:pPr>
        <w:ind w:left="795" w:hanging="795"/>
      </w:pPr>
      <w:rPr>
        <w:rFonts w:hint="default"/>
      </w:rPr>
    </w:lvl>
    <w:lvl w:ilvl="3">
      <w:start w:val="1"/>
      <w:numFmt w:val="decimal"/>
      <w:isLgl/>
      <w:lvlText w:val="%1.%2.%3.%4"/>
      <w:lvlJc w:val="left"/>
      <w:pPr>
        <w:ind w:left="795" w:hanging="795"/>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344479557">
    <w:abstractNumId w:val="1"/>
  </w:num>
  <w:num w:numId="2" w16cid:durableId="917010827">
    <w:abstractNumId w:val="3"/>
  </w:num>
  <w:num w:numId="3" w16cid:durableId="1429697947">
    <w:abstractNumId w:val="12"/>
  </w:num>
  <w:num w:numId="4" w16cid:durableId="1105997261">
    <w:abstractNumId w:val="7"/>
  </w:num>
  <w:num w:numId="5" w16cid:durableId="861357867">
    <w:abstractNumId w:val="4"/>
  </w:num>
  <w:num w:numId="6" w16cid:durableId="1161505262">
    <w:abstractNumId w:val="11"/>
  </w:num>
  <w:num w:numId="7" w16cid:durableId="831288627">
    <w:abstractNumId w:val="8"/>
  </w:num>
  <w:num w:numId="8" w16cid:durableId="1401250954">
    <w:abstractNumId w:val="0"/>
  </w:num>
  <w:num w:numId="9" w16cid:durableId="1662537191">
    <w:abstractNumId w:val="5"/>
  </w:num>
  <w:num w:numId="10" w16cid:durableId="1411151133">
    <w:abstractNumId w:val="10"/>
  </w:num>
  <w:num w:numId="11" w16cid:durableId="987169177">
    <w:abstractNumId w:val="9"/>
  </w:num>
  <w:num w:numId="12" w16cid:durableId="2012566885">
    <w:abstractNumId w:val="2"/>
  </w:num>
  <w:num w:numId="13" w16cid:durableId="176129003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张曦瑾">
    <w15:presenceInfo w15:providerId="None" w15:userId="张曦瑾"/>
  </w15:person>
  <w15:person w15:author="Shiqing Tang">
    <w15:presenceInfo w15:providerId="Windows Live" w15:userId="4285ab65906504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41"/>
    <w:rsid w:val="00025081"/>
    <w:rsid w:val="00067BBE"/>
    <w:rsid w:val="000E20ED"/>
    <w:rsid w:val="000E5B17"/>
    <w:rsid w:val="00103D6B"/>
    <w:rsid w:val="00105881"/>
    <w:rsid w:val="00110DA7"/>
    <w:rsid w:val="00190000"/>
    <w:rsid w:val="0021050E"/>
    <w:rsid w:val="002527F3"/>
    <w:rsid w:val="002957DD"/>
    <w:rsid w:val="002A3CD6"/>
    <w:rsid w:val="002E4ED9"/>
    <w:rsid w:val="002F5D54"/>
    <w:rsid w:val="00342D46"/>
    <w:rsid w:val="00371FB0"/>
    <w:rsid w:val="003A2275"/>
    <w:rsid w:val="003B1FE6"/>
    <w:rsid w:val="003C3C2B"/>
    <w:rsid w:val="004503DE"/>
    <w:rsid w:val="00463AF4"/>
    <w:rsid w:val="004656EF"/>
    <w:rsid w:val="00470C61"/>
    <w:rsid w:val="004867F9"/>
    <w:rsid w:val="004A64F3"/>
    <w:rsid w:val="00507401"/>
    <w:rsid w:val="00526627"/>
    <w:rsid w:val="00553E41"/>
    <w:rsid w:val="005732F0"/>
    <w:rsid w:val="00594C6F"/>
    <w:rsid w:val="005B2CF9"/>
    <w:rsid w:val="005D5246"/>
    <w:rsid w:val="0060044D"/>
    <w:rsid w:val="00622061"/>
    <w:rsid w:val="00633A13"/>
    <w:rsid w:val="006400AC"/>
    <w:rsid w:val="00661614"/>
    <w:rsid w:val="006836E0"/>
    <w:rsid w:val="00691A52"/>
    <w:rsid w:val="00694906"/>
    <w:rsid w:val="0070227D"/>
    <w:rsid w:val="00706EE4"/>
    <w:rsid w:val="00713197"/>
    <w:rsid w:val="007368E3"/>
    <w:rsid w:val="007470BD"/>
    <w:rsid w:val="007A3084"/>
    <w:rsid w:val="007D3678"/>
    <w:rsid w:val="00805698"/>
    <w:rsid w:val="0084158E"/>
    <w:rsid w:val="008451D1"/>
    <w:rsid w:val="00847E6F"/>
    <w:rsid w:val="008610EB"/>
    <w:rsid w:val="00871236"/>
    <w:rsid w:val="008A5D76"/>
    <w:rsid w:val="008C6D7E"/>
    <w:rsid w:val="008F0B95"/>
    <w:rsid w:val="009472FD"/>
    <w:rsid w:val="00971A38"/>
    <w:rsid w:val="0098092D"/>
    <w:rsid w:val="009C3B9A"/>
    <w:rsid w:val="009F706C"/>
    <w:rsid w:val="00A35FF1"/>
    <w:rsid w:val="00A366D7"/>
    <w:rsid w:val="00A45CAE"/>
    <w:rsid w:val="00A5281F"/>
    <w:rsid w:val="00A77F88"/>
    <w:rsid w:val="00AA29F7"/>
    <w:rsid w:val="00AB7ACA"/>
    <w:rsid w:val="00AE4C10"/>
    <w:rsid w:val="00AF7B12"/>
    <w:rsid w:val="00B03988"/>
    <w:rsid w:val="00B322D6"/>
    <w:rsid w:val="00B5558B"/>
    <w:rsid w:val="00B75C48"/>
    <w:rsid w:val="00BB141A"/>
    <w:rsid w:val="00BC188B"/>
    <w:rsid w:val="00BF292F"/>
    <w:rsid w:val="00C00374"/>
    <w:rsid w:val="00C0395B"/>
    <w:rsid w:val="00C07E7A"/>
    <w:rsid w:val="00C11496"/>
    <w:rsid w:val="00C20C4D"/>
    <w:rsid w:val="00C44249"/>
    <w:rsid w:val="00C710B0"/>
    <w:rsid w:val="00C73543"/>
    <w:rsid w:val="00C93168"/>
    <w:rsid w:val="00CA329D"/>
    <w:rsid w:val="00CB4154"/>
    <w:rsid w:val="00CD5BC2"/>
    <w:rsid w:val="00D07BAA"/>
    <w:rsid w:val="00D31A9B"/>
    <w:rsid w:val="00D45214"/>
    <w:rsid w:val="00D72BBA"/>
    <w:rsid w:val="00DC5172"/>
    <w:rsid w:val="00DF3D41"/>
    <w:rsid w:val="00DF7888"/>
    <w:rsid w:val="00E47E41"/>
    <w:rsid w:val="00E52DE5"/>
    <w:rsid w:val="00E72FED"/>
    <w:rsid w:val="00E96D31"/>
    <w:rsid w:val="00F26F59"/>
    <w:rsid w:val="00F325C5"/>
    <w:rsid w:val="00F55A4A"/>
    <w:rsid w:val="00F76D73"/>
    <w:rsid w:val="00F81E57"/>
    <w:rsid w:val="00F83E7E"/>
    <w:rsid w:val="00FC4CD8"/>
    <w:rsid w:val="00FC6664"/>
    <w:rsid w:val="00FD63B3"/>
    <w:rsid w:val="00FE5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60EC4"/>
  <w15:chartTrackingRefBased/>
  <w15:docId w15:val="{0997CD15-666E-4885-83E0-9454F2890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7E4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E47E4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E47E4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47E4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47E4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47E4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47E4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7E4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47E4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7E4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E47E4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qFormat/>
    <w:rsid w:val="00E47E4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47E41"/>
    <w:rPr>
      <w:rFonts w:cstheme="majorBidi"/>
      <w:color w:val="2F5496" w:themeColor="accent1" w:themeShade="BF"/>
      <w:sz w:val="28"/>
      <w:szCs w:val="28"/>
    </w:rPr>
  </w:style>
  <w:style w:type="character" w:customStyle="1" w:styleId="50">
    <w:name w:val="标题 5 字符"/>
    <w:basedOn w:val="a0"/>
    <w:link w:val="5"/>
    <w:uiPriority w:val="9"/>
    <w:semiHidden/>
    <w:rsid w:val="00E47E41"/>
    <w:rPr>
      <w:rFonts w:cstheme="majorBidi"/>
      <w:color w:val="2F5496" w:themeColor="accent1" w:themeShade="BF"/>
      <w:sz w:val="24"/>
    </w:rPr>
  </w:style>
  <w:style w:type="character" w:customStyle="1" w:styleId="60">
    <w:name w:val="标题 6 字符"/>
    <w:basedOn w:val="a0"/>
    <w:link w:val="6"/>
    <w:uiPriority w:val="9"/>
    <w:semiHidden/>
    <w:rsid w:val="00E47E41"/>
    <w:rPr>
      <w:rFonts w:cstheme="majorBidi"/>
      <w:b/>
      <w:bCs/>
      <w:color w:val="2F5496" w:themeColor="accent1" w:themeShade="BF"/>
    </w:rPr>
  </w:style>
  <w:style w:type="character" w:customStyle="1" w:styleId="70">
    <w:name w:val="标题 7 字符"/>
    <w:basedOn w:val="a0"/>
    <w:link w:val="7"/>
    <w:uiPriority w:val="9"/>
    <w:semiHidden/>
    <w:rsid w:val="00E47E41"/>
    <w:rPr>
      <w:rFonts w:cstheme="majorBidi"/>
      <w:b/>
      <w:bCs/>
      <w:color w:val="595959" w:themeColor="text1" w:themeTint="A6"/>
    </w:rPr>
  </w:style>
  <w:style w:type="character" w:customStyle="1" w:styleId="80">
    <w:name w:val="标题 8 字符"/>
    <w:basedOn w:val="a0"/>
    <w:link w:val="8"/>
    <w:uiPriority w:val="9"/>
    <w:semiHidden/>
    <w:rsid w:val="00E47E41"/>
    <w:rPr>
      <w:rFonts w:cstheme="majorBidi"/>
      <w:color w:val="595959" w:themeColor="text1" w:themeTint="A6"/>
    </w:rPr>
  </w:style>
  <w:style w:type="character" w:customStyle="1" w:styleId="90">
    <w:name w:val="标题 9 字符"/>
    <w:basedOn w:val="a0"/>
    <w:link w:val="9"/>
    <w:uiPriority w:val="9"/>
    <w:semiHidden/>
    <w:rsid w:val="00E47E41"/>
    <w:rPr>
      <w:rFonts w:eastAsiaTheme="majorEastAsia" w:cstheme="majorBidi"/>
      <w:color w:val="595959" w:themeColor="text1" w:themeTint="A6"/>
    </w:rPr>
  </w:style>
  <w:style w:type="paragraph" w:styleId="a3">
    <w:name w:val="Title"/>
    <w:basedOn w:val="a"/>
    <w:next w:val="a"/>
    <w:link w:val="a4"/>
    <w:uiPriority w:val="10"/>
    <w:qFormat/>
    <w:rsid w:val="00E47E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7E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7E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7E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7E41"/>
    <w:pPr>
      <w:spacing w:before="160"/>
      <w:jc w:val="center"/>
    </w:pPr>
    <w:rPr>
      <w:i/>
      <w:iCs/>
      <w:color w:val="404040" w:themeColor="text1" w:themeTint="BF"/>
    </w:rPr>
  </w:style>
  <w:style w:type="character" w:customStyle="1" w:styleId="a8">
    <w:name w:val="引用 字符"/>
    <w:basedOn w:val="a0"/>
    <w:link w:val="a7"/>
    <w:uiPriority w:val="29"/>
    <w:rsid w:val="00E47E41"/>
    <w:rPr>
      <w:i/>
      <w:iCs/>
      <w:color w:val="404040" w:themeColor="text1" w:themeTint="BF"/>
    </w:rPr>
  </w:style>
  <w:style w:type="paragraph" w:styleId="a9">
    <w:name w:val="List Paragraph"/>
    <w:basedOn w:val="a"/>
    <w:uiPriority w:val="34"/>
    <w:qFormat/>
    <w:rsid w:val="00E47E41"/>
    <w:pPr>
      <w:ind w:left="720"/>
      <w:contextualSpacing/>
    </w:pPr>
  </w:style>
  <w:style w:type="character" w:styleId="aa">
    <w:name w:val="Intense Emphasis"/>
    <w:basedOn w:val="a0"/>
    <w:uiPriority w:val="21"/>
    <w:qFormat/>
    <w:rsid w:val="00E47E41"/>
    <w:rPr>
      <w:i/>
      <w:iCs/>
      <w:color w:val="2F5496" w:themeColor="accent1" w:themeShade="BF"/>
    </w:rPr>
  </w:style>
  <w:style w:type="paragraph" w:styleId="ab">
    <w:name w:val="Intense Quote"/>
    <w:basedOn w:val="a"/>
    <w:next w:val="a"/>
    <w:link w:val="ac"/>
    <w:uiPriority w:val="30"/>
    <w:qFormat/>
    <w:rsid w:val="00E47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47E41"/>
    <w:rPr>
      <w:i/>
      <w:iCs/>
      <w:color w:val="2F5496" w:themeColor="accent1" w:themeShade="BF"/>
    </w:rPr>
  </w:style>
  <w:style w:type="character" w:styleId="ad">
    <w:name w:val="Intense Reference"/>
    <w:basedOn w:val="a0"/>
    <w:uiPriority w:val="32"/>
    <w:qFormat/>
    <w:rsid w:val="00E47E41"/>
    <w:rPr>
      <w:b/>
      <w:bCs/>
      <w:smallCaps/>
      <w:color w:val="2F5496" w:themeColor="accent1" w:themeShade="BF"/>
      <w:spacing w:val="5"/>
    </w:rPr>
  </w:style>
  <w:style w:type="paragraph" w:styleId="ae">
    <w:name w:val="header"/>
    <w:basedOn w:val="a"/>
    <w:link w:val="af"/>
    <w:uiPriority w:val="99"/>
    <w:unhideWhenUsed/>
    <w:rsid w:val="00F81E5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81E57"/>
    <w:rPr>
      <w:sz w:val="18"/>
      <w:szCs w:val="18"/>
    </w:rPr>
  </w:style>
  <w:style w:type="paragraph" w:styleId="af0">
    <w:name w:val="footer"/>
    <w:basedOn w:val="a"/>
    <w:link w:val="af1"/>
    <w:uiPriority w:val="99"/>
    <w:unhideWhenUsed/>
    <w:rsid w:val="00F81E5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81E57"/>
    <w:rPr>
      <w:sz w:val="18"/>
      <w:szCs w:val="18"/>
    </w:rPr>
  </w:style>
  <w:style w:type="paragraph" w:styleId="af2">
    <w:name w:val="annotation text"/>
    <w:basedOn w:val="a"/>
    <w:link w:val="af3"/>
    <w:uiPriority w:val="99"/>
    <w:unhideWhenUsed/>
    <w:rsid w:val="003A2275"/>
  </w:style>
  <w:style w:type="character" w:customStyle="1" w:styleId="af3">
    <w:name w:val="批注文字 字符"/>
    <w:basedOn w:val="a0"/>
    <w:link w:val="af2"/>
    <w:uiPriority w:val="99"/>
    <w:rsid w:val="003A2275"/>
  </w:style>
  <w:style w:type="character" w:styleId="af4">
    <w:name w:val="annotation reference"/>
    <w:basedOn w:val="a0"/>
    <w:uiPriority w:val="99"/>
    <w:semiHidden/>
    <w:unhideWhenUsed/>
    <w:rsid w:val="003A2275"/>
    <w:rPr>
      <w:sz w:val="21"/>
      <w:szCs w:val="21"/>
    </w:rPr>
  </w:style>
  <w:style w:type="table" w:styleId="af5">
    <w:name w:val="Table Grid"/>
    <w:basedOn w:val="a1"/>
    <w:uiPriority w:val="39"/>
    <w:qFormat/>
    <w:rsid w:val="007368E3"/>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Hyperlink"/>
    <w:basedOn w:val="a0"/>
    <w:uiPriority w:val="99"/>
    <w:unhideWhenUsed/>
    <w:rsid w:val="00F76D73"/>
    <w:rPr>
      <w:color w:val="0563C1"/>
      <w:u w:val="single"/>
    </w:rPr>
  </w:style>
  <w:style w:type="paragraph" w:styleId="af7">
    <w:name w:val="Revision"/>
    <w:hidden/>
    <w:uiPriority w:val="99"/>
    <w:semiHidden/>
    <w:rsid w:val="00C735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microsoft.com/office/2011/relationships/commentsExtended" Target="commentsExtended.xml"/><Relationship Id="rId47" Type="http://schemas.openxmlformats.org/officeDocument/2006/relationships/image" Target="media/image38.png"/><Relationship Id="rId50" Type="http://schemas.openxmlformats.org/officeDocument/2006/relationships/hyperlink" Target="https://zhuanlan.zhihu.com/p/1990895830761243944" TargetMode="External"/><Relationship Id="rId55" Type="http://schemas.openxmlformats.org/officeDocument/2006/relationships/hyperlink" Target="https://www.163.com/dy/article/KQ2G7U9U05568W0A.html?spss=dy_author"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6.png"/><Relationship Id="rId53" Type="http://schemas.openxmlformats.org/officeDocument/2006/relationships/hyperlink" Target="http://vip.stock.finance.sina.com.cn/q/go.php/vReport_Show/kind/lastest/rptid/830558283430/index.phtml" TargetMode="External"/><Relationship Id="rId58" Type="http://schemas.openxmlformats.org/officeDocument/2006/relationships/image" Target="media/image40.png"/><Relationship Id="rId5" Type="http://schemas.openxmlformats.org/officeDocument/2006/relationships/footnotes" Target="footnotes.xml"/><Relationship Id="rId61" Type="http://schemas.openxmlformats.org/officeDocument/2006/relationships/image" Target="media/image43.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microsoft.com/office/2016/09/relationships/commentsIds" Target="commentsIds.xml"/><Relationship Id="rId48" Type="http://schemas.openxmlformats.org/officeDocument/2006/relationships/image" Target="media/image39.png"/><Relationship Id="rId56" Type="http://schemas.openxmlformats.org/officeDocument/2006/relationships/hyperlink" Target="http://vip.stock.finance.sina.com.cn/q/go.php/vReport_Show/kind/lastest/rptid/830558283430/index.phtml" TargetMode="External"/><Relationship Id="rId64" Type="http://schemas.microsoft.com/office/2011/relationships/people" Target="people.xml"/><Relationship Id="rId8" Type="http://schemas.openxmlformats.org/officeDocument/2006/relationships/image" Target="media/image2.png"/><Relationship Id="rId51" Type="http://schemas.openxmlformats.org/officeDocument/2006/relationships/hyperlink" Target="https://zhuanlan.zhihu.com/p/1990895830761243944"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7.png"/><Relationship Id="rId59" Type="http://schemas.openxmlformats.org/officeDocument/2006/relationships/image" Target="media/image41.png"/><Relationship Id="rId20" Type="http://schemas.openxmlformats.org/officeDocument/2006/relationships/image" Target="media/image14.png"/><Relationship Id="rId41" Type="http://schemas.openxmlformats.org/officeDocument/2006/relationships/comments" Target="comments.xml"/><Relationship Id="rId54" Type="http://schemas.openxmlformats.org/officeDocument/2006/relationships/hyperlink" Target="https://zhuanlan.zhihu.com/p/1990895830761243944" TargetMode="External"/><Relationship Id="rId62"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zhuanlan.zhihu.com/p/1990895830761243944" TargetMode="External"/><Relationship Id="rId57" Type="http://schemas.openxmlformats.org/officeDocument/2006/relationships/hyperlink" Target="https://www.163.com/dy/article/KQ2G7U9U05568W0A.html?spss=dy_author"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5.png"/><Relationship Id="rId52" Type="http://schemas.openxmlformats.org/officeDocument/2006/relationships/hyperlink" Target="https://zhuanlan.zhihu.com/p/1990895830761243944" TargetMode="External"/><Relationship Id="rId60" Type="http://schemas.openxmlformats.org/officeDocument/2006/relationships/image" Target="media/image42.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71</Pages>
  <Words>5120</Words>
  <Characters>29190</Characters>
  <Application>Microsoft Office Word</Application>
  <DocSecurity>0</DocSecurity>
  <Lines>243</Lines>
  <Paragraphs>68</Paragraphs>
  <ScaleCrop>false</ScaleCrop>
  <Company/>
  <LinksUpToDate>false</LinksUpToDate>
  <CharactersWithSpaces>34242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2</cp:revision>
  <dcterms:created xsi:type="dcterms:W3CDTF">2026-06-22T05:16:00Z</dcterms:created>
  <dcterms:modified xsi:type="dcterms:W3CDTF">2026-06-22T05:16:00Z</dcterms:modified>
</cp:coreProperties>
</file>